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bookmarkStart w:colFirst="0" w:colLast="0" w:name="_j3bqemp74th0" w:id="0"/>
      <w:bookmarkEnd w:id="0"/>
      <w:r w:rsidDel="00000000" w:rsidR="00000000" w:rsidRPr="00000000">
        <w:rPr>
          <w:rtl w:val="0"/>
        </w:rPr>
        <w:t xml:space="preserve">FSD for Disbursement</w:t>
      </w:r>
    </w:p>
    <w:p w:rsidR="00000000" w:rsidDel="00000000" w:rsidP="00000000" w:rsidRDefault="00000000" w:rsidRPr="00000000" w14:paraId="00000002">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03">
      <w:pPr>
        <w:pStyle w:val="Heading1"/>
        <w:spacing w:after="0" w:lineRule="auto"/>
        <w:rPr/>
      </w:pPr>
      <w:bookmarkStart w:colFirst="0" w:colLast="0" w:name="_p1anv5v2fzal" w:id="1"/>
      <w:bookmarkEnd w:id="1"/>
      <w:r w:rsidDel="00000000" w:rsidR="00000000" w:rsidRPr="00000000">
        <w:rPr>
          <w:sz w:val="32"/>
          <w:szCs w:val="32"/>
          <w:rtl w:val="0"/>
        </w:rPr>
        <w:t xml:space="preserve"> </w:t>
      </w:r>
      <w:r w:rsidDel="00000000" w:rsidR="00000000" w:rsidRPr="00000000">
        <w:rPr>
          <w:rtl w:val="0"/>
        </w:rPr>
        <w:t xml:space="preserve">1. High Level User Procedure</w:t>
      </w:r>
    </w:p>
    <w:p w:rsidR="00000000" w:rsidDel="00000000" w:rsidP="00000000" w:rsidRDefault="00000000" w:rsidRPr="00000000" w14:paraId="00000004">
      <w:pPr>
        <w:pStyle w:val="Heading2"/>
        <w:keepNext w:val="0"/>
        <w:keepLines w:val="0"/>
        <w:rPr/>
      </w:pPr>
      <w:bookmarkStart w:colFirst="0" w:colLast="0" w:name="_sq76s8tbxn74" w:id="2"/>
      <w:bookmarkEnd w:id="2"/>
      <w:r w:rsidDel="00000000" w:rsidR="00000000" w:rsidRPr="00000000">
        <w:rPr>
          <w:rFonts w:ascii="Arial Unicode MS" w:cs="Arial Unicode MS" w:eastAsia="Arial Unicode MS" w:hAnsi="Arial Unicode MS"/>
          <w:rtl w:val="0"/>
        </w:rPr>
        <w:t xml:space="preserve">1.1 【Same as Batch2】Normal Process</w:t>
      </w:r>
    </w:p>
    <w:p w:rsidR="00000000" w:rsidDel="00000000" w:rsidP="00000000" w:rsidRDefault="00000000" w:rsidRPr="00000000" w14:paraId="00000005">
      <w:pPr>
        <w:spacing w:after="0" w:lineRule="auto"/>
        <w:jc w:val="center"/>
        <w:rPr>
          <w:b w:val="1"/>
          <w:bCs w:val="1"/>
          <w:sz w:val="21"/>
          <w:szCs w:val="21"/>
        </w:rPr>
      </w:pPr>
      <w:r w:rsidDel="00000000" w:rsidR="00000000" w:rsidRPr="00000000">
        <w:rPr>
          <w:b w:val="1"/>
          <w:bCs w:val="1"/>
          <w:sz w:val="21"/>
          <w:szCs w:val="21"/>
        </w:rPr>
        <w:drawing>
          <wp:inline distB="114300" distT="114300" distL="114300" distR="114300">
            <wp:extent cx="1781175" cy="7465362"/>
            <wp:effectExtent b="0" l="0" r="0" t="0"/>
            <wp:docPr descr="图表, 雷达图  AI 生成的内容可能不正确。" id="25" name="image28.jpg"/>
            <a:graphic>
              <a:graphicData uri="http://schemas.openxmlformats.org/drawingml/2006/picture">
                <pic:pic>
                  <pic:nvPicPr>
                    <pic:cNvPr descr="图表, 雷达图  AI 生成的内容可能不正确。" id="0" name="image28.jpg"/>
                    <pic:cNvPicPr preferRelativeResize="0"/>
                  </pic:nvPicPr>
                  <pic:blipFill>
                    <a:blip r:embed="rId7"/>
                    <a:srcRect b="0" l="0" r="0" t="0"/>
                    <a:stretch>
                      <a:fillRect/>
                    </a:stretch>
                  </pic:blipFill>
                  <pic:spPr>
                    <a:xfrm>
                      <a:off x="0" y="0"/>
                      <a:ext cx="1781175" cy="746536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Rule="auto"/>
        <w:jc w:val="center"/>
        <w:rPr>
          <w:b w:val="1"/>
          <w:bCs w:val="1"/>
          <w:sz w:val="21"/>
          <w:szCs w:val="21"/>
        </w:rPr>
      </w:pPr>
      <w:r w:rsidDel="00000000" w:rsidR="00000000" w:rsidRPr="00000000">
        <w:rPr>
          <w:rtl w:val="0"/>
        </w:rPr>
      </w:r>
    </w:p>
    <w:p w:rsidR="00000000" w:rsidDel="00000000" w:rsidP="00000000" w:rsidRDefault="00000000" w:rsidRPr="00000000" w14:paraId="0000000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pPr>
      <w:bookmarkStart w:colFirst="0" w:colLast="0" w:name="_5sgyvains4br" w:id="3"/>
      <w:bookmarkEnd w:id="3"/>
      <w:r w:rsidDel="00000000" w:rsidR="00000000" w:rsidRPr="00000000">
        <w:rPr>
          <w:rtl w:val="0"/>
        </w:rPr>
        <w:t xml:space="preserve">1.2</w:t>
      </w:r>
      <w:r w:rsidDel="00000000" w:rsidR="00000000" w:rsidRPr="00000000">
        <w:rPr>
          <w:rFonts w:ascii="Arial Unicode MS" w:cs="Arial Unicode MS" w:eastAsia="Arial Unicode MS" w:hAnsi="Arial Unicode MS"/>
          <w:rtl w:val="0"/>
        </w:rPr>
        <w:t xml:space="preserve"> 【Same as Batch2】</w:t>
      </w:r>
      <w:r w:rsidDel="00000000" w:rsidR="00000000" w:rsidRPr="00000000">
        <w:rPr>
          <w:rtl w:val="0"/>
        </w:rPr>
        <w:t xml:space="preserve">FBR/</w:t>
      </w:r>
      <w:r w:rsidDel="00000000" w:rsidR="00000000" w:rsidRPr="00000000">
        <w:rPr>
          <w:rtl w:val="0"/>
        </w:rPr>
        <w:t xml:space="preserve">FBT</w:t>
      </w:r>
      <w:r w:rsidDel="00000000" w:rsidR="00000000" w:rsidRPr="00000000">
        <w:rPr>
          <w:rtl w:val="0"/>
        </w:rPr>
      </w:r>
    </w:p>
    <w:p w:rsidR="00000000" w:rsidDel="00000000" w:rsidP="00000000" w:rsidRDefault="00000000" w:rsidRPr="00000000" w14:paraId="00000008">
      <w:pPr>
        <w:spacing w:after="0" w:lineRule="auto"/>
        <w:jc w:val="center"/>
        <w:rPr>
          <w:b w:val="1"/>
          <w:bCs w:val="1"/>
          <w:sz w:val="21"/>
          <w:szCs w:val="21"/>
        </w:rPr>
      </w:pPr>
      <w:r w:rsidDel="00000000" w:rsidR="00000000" w:rsidRPr="00000000">
        <w:rPr>
          <w:b w:val="1"/>
          <w:bCs w:val="1"/>
          <w:sz w:val="21"/>
          <w:szCs w:val="21"/>
        </w:rPr>
        <w:drawing>
          <wp:inline distB="114300" distT="114300" distL="114300" distR="114300">
            <wp:extent cx="1543050" cy="8285294"/>
            <wp:effectExtent b="0" l="0" r="0" t="0"/>
            <wp:docPr descr="图表, 雷达图  AI 生成的内容可能不正确。" id="109" name="image122.jpg"/>
            <a:graphic>
              <a:graphicData uri="http://schemas.openxmlformats.org/drawingml/2006/picture">
                <pic:pic>
                  <pic:nvPicPr>
                    <pic:cNvPr descr="图表, 雷达图  AI 生成的内容可能不正确。" id="0" name="image122.jpg"/>
                    <pic:cNvPicPr preferRelativeResize="0"/>
                  </pic:nvPicPr>
                  <pic:blipFill>
                    <a:blip r:embed="rId8"/>
                    <a:srcRect b="0" l="0" r="0" t="0"/>
                    <a:stretch>
                      <a:fillRect/>
                    </a:stretch>
                  </pic:blipFill>
                  <pic:spPr>
                    <a:xfrm>
                      <a:off x="0" y="0"/>
                      <a:ext cx="1543050" cy="828529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Rule="auto"/>
        <w:jc w:val="center"/>
        <w:rPr>
          <w:b w:val="1"/>
          <w:bCs w:val="1"/>
          <w:sz w:val="21"/>
          <w:szCs w:val="21"/>
        </w:rPr>
      </w:pPr>
      <w:r w:rsidDel="00000000" w:rsidR="00000000" w:rsidRPr="00000000">
        <w:rPr>
          <w:rtl w:val="0"/>
        </w:rPr>
      </w:r>
    </w:p>
    <w:p w:rsidR="00000000" w:rsidDel="00000000" w:rsidP="00000000" w:rsidRDefault="00000000" w:rsidRPr="00000000" w14:paraId="0000000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pPr>
      <w:bookmarkStart w:colFirst="0" w:colLast="0" w:name="_xltkdn2xjhpi" w:id="4"/>
      <w:bookmarkEnd w:id="4"/>
      <w:r w:rsidDel="00000000" w:rsidR="00000000" w:rsidRPr="00000000">
        <w:rPr>
          <w:rtl w:val="0"/>
        </w:rPr>
        <w:t xml:space="preserve">1.3.</w:t>
      </w:r>
      <w:r w:rsidDel="00000000" w:rsidR="00000000" w:rsidRPr="00000000">
        <w:rPr>
          <w:rFonts w:ascii="Arial Unicode MS" w:cs="Arial Unicode MS" w:eastAsia="Arial Unicode MS" w:hAnsi="Arial Unicode MS"/>
          <w:rtl w:val="0"/>
        </w:rPr>
        <w:t xml:space="preserve">  【Same as Batch2】</w:t>
      </w:r>
      <w:r w:rsidDel="00000000" w:rsidR="00000000" w:rsidRPr="00000000">
        <w:rPr>
          <w:rtl w:val="0"/>
        </w:rPr>
        <w:t xml:space="preserve">Funded </w:t>
      </w:r>
      <w:r w:rsidDel="00000000" w:rsidR="00000000" w:rsidRPr="00000000">
        <w:rPr>
          <w:rtl w:val="0"/>
        </w:rPr>
        <w:t xml:space="preserve">with</w:t>
      </w:r>
      <w:r w:rsidDel="00000000" w:rsidR="00000000" w:rsidRPr="00000000">
        <w:rPr>
          <w:rtl w:val="0"/>
        </w:rPr>
        <w:t xml:space="preserve"> Defect</w:t>
      </w:r>
    </w:p>
    <w:p w:rsidR="00000000" w:rsidDel="00000000" w:rsidP="00000000" w:rsidRDefault="00000000" w:rsidRPr="00000000" w14:paraId="0000000B">
      <w:pPr>
        <w:spacing w:after="0" w:lineRule="auto"/>
        <w:jc w:val="center"/>
        <w:rPr>
          <w:b w:val="1"/>
          <w:bCs w:val="1"/>
          <w:sz w:val="21"/>
          <w:szCs w:val="21"/>
        </w:rPr>
      </w:pPr>
      <w:r w:rsidDel="00000000" w:rsidR="00000000" w:rsidRPr="00000000">
        <w:rPr>
          <w:b w:val="1"/>
          <w:bCs w:val="1"/>
          <w:sz w:val="21"/>
          <w:szCs w:val="21"/>
        </w:rPr>
        <w:drawing>
          <wp:inline distB="114300" distT="114300" distL="114300" distR="114300">
            <wp:extent cx="2557463" cy="8368017"/>
            <wp:effectExtent b="0" l="0" r="0" t="0"/>
            <wp:docPr descr="图示  AI 生成的内容可能不正确。" id="20" name="image20.jpg"/>
            <a:graphic>
              <a:graphicData uri="http://schemas.openxmlformats.org/drawingml/2006/picture">
                <pic:pic>
                  <pic:nvPicPr>
                    <pic:cNvPr descr="图示  AI 生成的内容可能不正确。" id="0" name="image20.jpg"/>
                    <pic:cNvPicPr preferRelativeResize="0"/>
                  </pic:nvPicPr>
                  <pic:blipFill>
                    <a:blip r:embed="rId9"/>
                    <a:srcRect b="0" l="0" r="0" t="0"/>
                    <a:stretch>
                      <a:fillRect/>
                    </a:stretch>
                  </pic:blipFill>
                  <pic:spPr>
                    <a:xfrm>
                      <a:off x="0" y="0"/>
                      <a:ext cx="2557463" cy="836801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Rule="auto"/>
        <w:jc w:val="center"/>
        <w:rPr>
          <w:b w:val="1"/>
          <w:bCs w:val="1"/>
          <w:sz w:val="21"/>
          <w:szCs w:val="21"/>
        </w:rPr>
      </w:pPr>
      <w:r w:rsidDel="00000000" w:rsidR="00000000" w:rsidRPr="00000000">
        <w:rPr>
          <w:rtl w:val="0"/>
        </w:rPr>
      </w:r>
    </w:p>
    <w:p w:rsidR="00000000" w:rsidDel="00000000" w:rsidP="00000000" w:rsidRDefault="00000000" w:rsidRPr="00000000" w14:paraId="0000000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pPr>
      <w:bookmarkStart w:colFirst="0" w:colLast="0" w:name="_f3dkabwn8e10" w:id="5"/>
      <w:bookmarkEnd w:id="5"/>
      <w:r w:rsidDel="00000000" w:rsidR="00000000" w:rsidRPr="00000000">
        <w:rPr>
          <w:rtl w:val="0"/>
        </w:rPr>
        <w:t xml:space="preserve">1.4.</w:t>
      </w:r>
      <w:r w:rsidDel="00000000" w:rsidR="00000000" w:rsidRPr="00000000">
        <w:rPr>
          <w:rtl w:val="0"/>
        </w:rPr>
        <w:t xml:space="preserve">  </w:t>
      </w:r>
      <w:r w:rsidDel="00000000" w:rsidR="00000000" w:rsidRPr="00000000">
        <w:rPr>
          <w:rtl w:val="0"/>
        </w:rPr>
        <w:t xml:space="preserve">STP</w:t>
      </w:r>
    </w:p>
    <w:p w:rsidR="00000000" w:rsidDel="00000000" w:rsidP="00000000" w:rsidRDefault="00000000" w:rsidRPr="00000000" w14:paraId="0000000E">
      <w:pPr>
        <w:pStyle w:val="Heading3"/>
        <w:rPr/>
      </w:pPr>
      <w:bookmarkStart w:colFirst="0" w:colLast="0" w:name="_7jti64onie6s" w:id="6"/>
      <w:bookmarkEnd w:id="6"/>
      <w:r w:rsidDel="00000000" w:rsidR="00000000" w:rsidRPr="00000000">
        <w:rPr>
          <w:rtl w:val="0"/>
        </w:rPr>
        <w:t xml:space="preserve">1.4.1 Definition</w:t>
      </w:r>
    </w:p>
    <w:p w:rsidR="00000000" w:rsidDel="00000000" w:rsidP="00000000" w:rsidRDefault="00000000" w:rsidRPr="00000000" w14:paraId="0000000F">
      <w:pPr>
        <w:ind w:left="566.9291338582675" w:right="153.54330708661507" w:firstLine="0"/>
        <w:rPr/>
      </w:pPr>
      <w:r w:rsidDel="00000000" w:rsidR="00000000" w:rsidRPr="00000000">
        <w:rPr>
          <w:b w:val="1"/>
          <w:bCs w:val="1"/>
          <w:rtl w:val="0"/>
        </w:rPr>
        <w:t xml:space="preserve">STP (Straight-Through Processing) </w:t>
      </w:r>
      <w:r w:rsidDel="00000000" w:rsidR="00000000" w:rsidRPr="00000000">
        <w:rPr>
          <w:rtl w:val="0"/>
        </w:rPr>
        <w:t xml:space="preserve">: refers to a processing mode in which, after Sales submits a case to CRA and the case passes the Expert Rules validation, no intervention by a CRA Authorizer is required before disbursement is completed.</w:t>
      </w:r>
    </w:p>
    <w:p w:rsidR="00000000" w:rsidDel="00000000" w:rsidP="00000000" w:rsidRDefault="00000000" w:rsidRPr="00000000" w14:paraId="00000010">
      <w:pPr>
        <w:rPr/>
      </w:pPr>
      <w:r w:rsidDel="00000000" w:rsidR="00000000" w:rsidRPr="00000000">
        <w:rPr>
          <w:rtl w:val="0"/>
        </w:rPr>
        <w:t xml:space="preserve">Note: The Expert Rules validation result checking and modification step is performed by OCR and the CRA Checker and Maintenance roles. This step is not considered a manual authorization activity and therefore does not affect the determination of whether a case qualifies for STP.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g9vv78d0ou4c" w:id="7"/>
      <w:bookmarkEnd w:id="7"/>
      <w:r w:rsidDel="00000000" w:rsidR="00000000" w:rsidRPr="00000000">
        <w:rPr>
          <w:rtl w:val="0"/>
        </w:rPr>
        <w:t xml:space="preserve">1.4.2 High Level Flow  </w:t>
      </w:r>
    </w:p>
    <w:p w:rsidR="00000000" w:rsidDel="00000000" w:rsidP="00000000" w:rsidRDefault="00000000" w:rsidRPr="00000000" w14:paraId="00000013">
      <w:pPr>
        <w:numPr>
          <w:ilvl w:val="0"/>
          <w:numId w:val="35"/>
        </w:numPr>
        <w:ind w:left="720" w:hanging="360"/>
      </w:pPr>
      <w:r w:rsidDel="00000000" w:rsidR="00000000" w:rsidRPr="00000000">
        <w:rPr>
          <w:rtl w:val="0"/>
        </w:rPr>
        <w:t xml:space="preserve">Sales uploads the required files and submits the case. Upon submission, the system triggers real-time CRA Expert Rules validation, which consists of both OCR-based automated validation and manual verification.</w:t>
      </w:r>
    </w:p>
    <w:p w:rsidR="00000000" w:rsidDel="00000000" w:rsidP="00000000" w:rsidRDefault="00000000" w:rsidRPr="00000000" w14:paraId="00000014">
      <w:pPr>
        <w:numPr>
          <w:ilvl w:val="0"/>
          <w:numId w:val="35"/>
        </w:numPr>
        <w:ind w:left="720" w:hanging="360"/>
      </w:pPr>
      <w:r w:rsidDel="00000000" w:rsidR="00000000" w:rsidRPr="00000000">
        <w:rPr>
          <w:rtl w:val="0"/>
        </w:rPr>
        <w:t xml:space="preserve">If any file is identified as incorrect, Sales is required to re-upload the file and complete the file classification and case re-submission procedure.</w:t>
      </w:r>
    </w:p>
    <w:p w:rsidR="00000000" w:rsidDel="00000000" w:rsidP="00000000" w:rsidRDefault="00000000" w:rsidRPr="00000000" w14:paraId="00000015">
      <w:pPr>
        <w:numPr>
          <w:ilvl w:val="0"/>
          <w:numId w:val="35"/>
        </w:numPr>
        <w:ind w:left="720" w:hanging="360"/>
      </w:pPr>
      <w:r w:rsidDel="00000000" w:rsidR="00000000" w:rsidRPr="00000000">
        <w:rPr>
          <w:rtl w:val="0"/>
        </w:rPr>
        <w:t xml:space="preserve">CRA Checker and Maintenance reviews the OCR results, performs an overall assessment of the Expert Rules validation results, and records any identified defects. If defects are identified, the case may be returned to Sales for file re-upload.</w:t>
      </w:r>
    </w:p>
    <w:p w:rsidR="00000000" w:rsidDel="00000000" w:rsidP="00000000" w:rsidRDefault="00000000" w:rsidRPr="00000000" w14:paraId="00000016">
      <w:pPr>
        <w:numPr>
          <w:ilvl w:val="0"/>
          <w:numId w:val="35"/>
        </w:numPr>
        <w:ind w:left="720" w:hanging="360"/>
      </w:pPr>
      <w:r w:rsidDel="00000000" w:rsidR="00000000" w:rsidRPr="00000000">
        <w:rPr>
          <w:rtl w:val="0"/>
        </w:rPr>
        <w:t xml:space="preserve">After completing the Expert Rules validation result checking and modification and maintaining the required disbursement information, CRA clicks “Next” at the bottom-right corner of the Detail page to submit the case.</w:t>
      </w:r>
    </w:p>
    <w:p w:rsidR="00000000" w:rsidDel="00000000" w:rsidP="00000000" w:rsidRDefault="00000000" w:rsidRPr="00000000" w14:paraId="00000017">
      <w:pPr>
        <w:numPr>
          <w:ilvl w:val="0"/>
          <w:numId w:val="35"/>
        </w:numPr>
        <w:ind w:left="720" w:hanging="360"/>
      </w:pPr>
      <w:r w:rsidDel="00000000" w:rsidR="00000000" w:rsidRPr="00000000">
        <w:rPr>
          <w:rtl w:val="0"/>
        </w:rPr>
        <w:t xml:space="preserve">Once the information is successfully saved, the system performs the STP eligibility assessment. If the case qualifies for STP, the CRA Authorizer step is skipped and the system proceeds directly to invoke the subsequent disbursement interface. If the case does not qualify for STP, it is routed to the CRA Authorizer for manual authorization.</w:t>
      </w:r>
    </w:p>
    <w:p w:rsidR="00000000" w:rsidDel="00000000" w:rsidP="00000000" w:rsidRDefault="00000000" w:rsidRPr="00000000" w14:paraId="00000018">
      <w:pPr>
        <w:ind w:left="360" w:firstLine="0"/>
        <w:jc w:val="center"/>
        <w:rPr/>
      </w:pPr>
      <w:r w:rsidDel="00000000" w:rsidR="00000000" w:rsidRPr="00000000">
        <w:rPr/>
        <w:drawing>
          <wp:inline distB="114300" distT="114300" distL="114300" distR="114300">
            <wp:extent cx="3971925" cy="8529392"/>
            <wp:effectExtent b="0" l="0" r="0" t="0"/>
            <wp:docPr descr="图表, 雷达图  AI 生成的内容可能不正确。" id="16" name="image35.jpg"/>
            <a:graphic>
              <a:graphicData uri="http://schemas.openxmlformats.org/drawingml/2006/picture">
                <pic:pic>
                  <pic:nvPicPr>
                    <pic:cNvPr descr="图表, 雷达图  AI 生成的内容可能不正确。" id="0" name="image35.jpg"/>
                    <pic:cNvPicPr preferRelativeResize="0"/>
                  </pic:nvPicPr>
                  <pic:blipFill>
                    <a:blip r:embed="rId10"/>
                    <a:srcRect b="0" l="0" r="0" t="0"/>
                    <a:stretch>
                      <a:fillRect/>
                    </a:stretch>
                  </pic:blipFill>
                  <pic:spPr>
                    <a:xfrm>
                      <a:off x="0" y="0"/>
                      <a:ext cx="3971925" cy="852939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360" w:firstLine="0"/>
        <w:jc w:val="center"/>
        <w:rPr/>
      </w:pPr>
      <w:r w:rsidDel="00000000" w:rsidR="00000000" w:rsidRPr="00000000">
        <w:rPr/>
        <w:drawing>
          <wp:inline distB="114300" distT="114300" distL="114300" distR="114300">
            <wp:extent cx="6675120" cy="9283700"/>
            <wp:effectExtent b="0" l="0" r="0" t="0"/>
            <wp:docPr id="41"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675120" cy="9283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rPr/>
      </w:pPr>
      <w:bookmarkStart w:colFirst="0" w:colLast="0" w:name="_ea0cok8lx7c9" w:id="8"/>
      <w:bookmarkEnd w:id="8"/>
      <w:r w:rsidDel="00000000" w:rsidR="00000000" w:rsidRPr="00000000">
        <w:rPr>
          <w:rtl w:val="0"/>
        </w:rPr>
        <w:t xml:space="preserve">2. </w:t>
      </w:r>
      <w:r w:rsidDel="00000000" w:rsidR="00000000" w:rsidRPr="00000000">
        <w:rPr>
          <w:rtl w:val="0"/>
        </w:rPr>
        <w:t xml:space="preserve">Disbursement Document Collection and submission by Sales</w:t>
      </w:r>
    </w:p>
    <w:p w:rsidR="00000000" w:rsidDel="00000000" w:rsidP="00000000" w:rsidRDefault="00000000" w:rsidRPr="00000000" w14:paraId="0000001B">
      <w:pPr>
        <w:rPr/>
      </w:pPr>
      <w:r w:rsidDel="00000000" w:rsidR="00000000" w:rsidRPr="00000000">
        <w:rPr>
          <w:rtl w:val="0"/>
        </w:rPr>
        <w:t xml:space="preserve">After collecting the loan disbursement documents, the sales staff upload them to CrediOS. After completing the integrity check of the documents, they submit the loan disbursement application to CRA.</w:t>
      </w:r>
    </w:p>
    <w:p w:rsidR="00000000" w:rsidDel="00000000" w:rsidP="00000000" w:rsidRDefault="00000000" w:rsidRPr="00000000" w14:paraId="0000001C">
      <w:pPr>
        <w:spacing w:after="0" w:lineRule="auto"/>
        <w:ind w:left="4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01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pPr>
      <w:bookmarkStart w:colFirst="0" w:colLast="0" w:name="_gpz726r8xf4v" w:id="9"/>
      <w:bookmarkEnd w:id="9"/>
      <w:r w:rsidDel="00000000" w:rsidR="00000000" w:rsidRPr="00000000">
        <w:rPr>
          <w:rtl w:val="0"/>
        </w:rPr>
        <w:t xml:space="preserve">2.1.</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【Same as Batch2】CRA To Do List </w:t>
      </w:r>
      <w:r w:rsidDel="00000000" w:rsidR="00000000" w:rsidRPr="00000000">
        <w:rPr>
          <w:rtl w:val="0"/>
        </w:rPr>
      </w:r>
    </w:p>
    <w:p w:rsidR="00000000" w:rsidDel="00000000" w:rsidP="00000000" w:rsidRDefault="00000000" w:rsidRPr="00000000" w14:paraId="0000001E">
      <w:pPr>
        <w:numPr>
          <w:ilvl w:val="0"/>
          <w:numId w:val="16"/>
        </w:numPr>
        <w:spacing w:after="0" w:afterAutospacing="0"/>
        <w:ind w:left="720" w:hanging="360"/>
        <w:rPr>
          <w:u w:val="none"/>
        </w:rPr>
        <w:pPrChange w:author="姚佳宇" w:id="0" w:date="2026-09-02T06:11:25Z">
          <w:pPr>
            <w:numPr>
              <w:ilvl w:val="0"/>
              <w:numId w:val="16"/>
            </w:numPr>
            <w:ind w:left="720" w:hanging="360"/>
          </w:pPr>
        </w:pPrChange>
      </w:pPr>
      <w:r w:rsidDel="00000000" w:rsidR="00000000" w:rsidRPr="00000000">
        <w:rPr>
          <w:rtl w:val="0"/>
        </w:rPr>
        <w:t xml:space="preserve">Entry Point: CRA - To Do List</w:t>
      </w:r>
      <w:r w:rsidDel="00000000" w:rsidR="00000000" w:rsidRPr="00000000">
        <w:rPr>
          <w:rtl w:val="0"/>
        </w:rPr>
      </w:r>
    </w:p>
    <w:p w:rsidR="00000000" w:rsidDel="00000000" w:rsidP="00000000" w:rsidRDefault="00000000" w:rsidRPr="00000000" w14:paraId="0000001F">
      <w:pPr>
        <w:numPr>
          <w:ilvl w:val="0"/>
          <w:numId w:val="42"/>
        </w:numPr>
        <w:ind w:left="720" w:hanging="360"/>
        <w:rPr>
          <w:u w:val="none"/>
        </w:rPr>
      </w:pPr>
      <w:r w:rsidDel="00000000" w:rsidR="00000000" w:rsidRPr="00000000">
        <w:rPr>
          <w:rtl w:val="0"/>
        </w:rPr>
        <w:t xml:space="preserve">Filter Criteria and display will follow Sales Page Uniform Style</w:t>
      </w:r>
    </w:p>
    <w:p w:rsidR="00000000" w:rsidDel="00000000" w:rsidP="00000000" w:rsidRDefault="00000000" w:rsidRPr="00000000" w14:paraId="00000020">
      <w:pPr>
        <w:spacing w:after="0" w:lineRule="auto"/>
        <w:ind w:left="0" w:right="0" w:firstLine="0"/>
        <w:rPr/>
      </w:pPr>
      <w:r w:rsidDel="00000000" w:rsidR="00000000" w:rsidRPr="00000000">
        <w:rPr>
          <w:sz w:val="21"/>
          <w:szCs w:val="21"/>
        </w:rPr>
        <w:drawing>
          <wp:inline distB="114300" distT="114300" distL="114300" distR="114300">
            <wp:extent cx="5740400" cy="2197100"/>
            <wp:effectExtent b="0" l="0" r="0" t="0"/>
            <wp:docPr descr="图形用户界面, 文本, 应用程序  AI 生成的内容可能不正确。" id="7" name="image55.jpg"/>
            <a:graphic>
              <a:graphicData uri="http://schemas.openxmlformats.org/drawingml/2006/picture">
                <pic:pic>
                  <pic:nvPicPr>
                    <pic:cNvPr descr="图形用户界面, 文本, 应用程序  AI 生成的内容可能不正确。" id="0" name="image55.jpg"/>
                    <pic:cNvPicPr preferRelativeResize="0"/>
                  </pic:nvPicPr>
                  <pic:blipFill>
                    <a:blip r:embed="rId12"/>
                    <a:srcRect b="0" l="0" r="0" t="0"/>
                    <a:stretch>
                      <a:fillRect/>
                    </a:stretch>
                  </pic:blipFill>
                  <pic:spPr>
                    <a:xfrm>
                      <a:off x="0" y="0"/>
                      <a:ext cx="57404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2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pPr>
      <w:bookmarkStart w:colFirst="0" w:colLast="0" w:name="_nu3n7rp34w48" w:id="10"/>
      <w:bookmarkEnd w:id="10"/>
      <w:r w:rsidDel="00000000" w:rsidR="00000000" w:rsidRPr="00000000">
        <w:rPr>
          <w:rtl w:val="0"/>
        </w:rPr>
        <w:t xml:space="preserve">2.2.</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【Same as Batch2】Application Query</w:t>
      </w:r>
      <w:r w:rsidDel="00000000" w:rsidR="00000000" w:rsidRPr="00000000">
        <w:rPr>
          <w:rtl w:val="0"/>
        </w:rPr>
      </w:r>
    </w:p>
    <w:p w:rsidR="00000000" w:rsidDel="00000000" w:rsidP="00000000" w:rsidRDefault="00000000" w:rsidRPr="00000000" w14:paraId="00000023">
      <w:pPr>
        <w:spacing w:after="0" w:lineRule="auto"/>
        <w:ind w:left="1600" w:hanging="360"/>
        <w:rPr>
          <w:b w:val="1"/>
          <w:bCs w:val="1"/>
          <w:sz w:val="21"/>
          <w:szCs w:val="2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153.54330708661507" w:hanging="360"/>
        <w:jc w:val="left"/>
      </w:pPr>
      <w:r w:rsidDel="00000000" w:rsidR="00000000" w:rsidRPr="00000000">
        <w:rPr>
          <w:rtl w:val="0"/>
        </w:rPr>
        <w:t xml:space="preserve">Query</w:t>
      </w:r>
      <w:r w:rsidDel="00000000" w:rsidR="00000000" w:rsidRPr="00000000">
        <w:rPr>
          <w:sz w:val="21"/>
          <w:szCs w:val="21"/>
          <w:rtl w:val="0"/>
        </w:rPr>
        <w:t xml:space="preserve"> Entry Point</w:t>
      </w:r>
    </w:p>
    <w:p w:rsidR="00000000" w:rsidDel="00000000" w:rsidP="00000000" w:rsidRDefault="00000000" w:rsidRPr="00000000" w14:paraId="00000025">
      <w:pPr>
        <w:spacing w:after="0" w:lineRule="auto"/>
        <w:ind w:left="120" w:firstLine="0"/>
        <w:rPr>
          <w:sz w:val="21"/>
          <w:szCs w:val="21"/>
        </w:rPr>
      </w:pPr>
      <w:r w:rsidDel="00000000" w:rsidR="00000000" w:rsidRPr="00000000">
        <w:rPr>
          <w:sz w:val="21"/>
          <w:szCs w:val="21"/>
        </w:rPr>
        <w:drawing>
          <wp:inline distB="114300" distT="114300" distL="114300" distR="114300">
            <wp:extent cx="5283200" cy="381000"/>
            <wp:effectExtent b="0" l="0" r="0" t="0"/>
            <wp:docPr id="62" name="image81.jpg"/>
            <a:graphic>
              <a:graphicData uri="http://schemas.openxmlformats.org/drawingml/2006/picture">
                <pic:pic>
                  <pic:nvPicPr>
                    <pic:cNvPr id="0" name="image81.jpg"/>
                    <pic:cNvPicPr preferRelativeResize="0"/>
                  </pic:nvPicPr>
                  <pic:blipFill>
                    <a:blip r:embed="rId13"/>
                    <a:srcRect b="0" l="0" r="0" t="0"/>
                    <a:stretch>
                      <a:fillRect/>
                    </a:stretch>
                  </pic:blipFill>
                  <pic:spPr>
                    <a:xfrm>
                      <a:off x="0" y="0"/>
                      <a:ext cx="5283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153.54330708661507" w:hanging="360"/>
        <w:jc w:val="left"/>
        <w:rPr/>
      </w:pPr>
      <w:r w:rsidDel="00000000" w:rsidR="00000000" w:rsidRPr="00000000">
        <w:rPr>
          <w:rtl w:val="0"/>
        </w:rPr>
        <w:t xml:space="preserve">Filter Criteria and display will follow Sales Page Uniform Style</w:t>
      </w:r>
    </w:p>
    <w:p w:rsidR="00000000" w:rsidDel="00000000" w:rsidP="00000000" w:rsidRDefault="00000000" w:rsidRPr="00000000" w14:paraId="00000027">
      <w:pPr>
        <w:spacing w:after="0" w:lineRule="auto"/>
        <w:ind w:left="200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02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highlight w:val="yellow"/>
        </w:rPr>
      </w:pPr>
      <w:bookmarkStart w:colFirst="0" w:colLast="0" w:name="_nem9vkvmj6w9" w:id="11"/>
      <w:bookmarkEnd w:id="11"/>
      <w:r w:rsidDel="00000000" w:rsidR="00000000" w:rsidRPr="00000000">
        <w:rPr>
          <w:rtl w:val="0"/>
        </w:rPr>
        <w:t xml:space="preserve">2.3.</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30days Instinct</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Trigger lodgment</w:t>
      </w:r>
      <w:r w:rsidDel="00000000" w:rsidR="00000000" w:rsidRPr="00000000">
        <w:rPr>
          <w:rtl w:val="0"/>
        </w:rPr>
        <w:t xml:space="preserve">—</w:t>
      </w:r>
      <w:r w:rsidDel="00000000" w:rsidR="00000000" w:rsidRPr="00000000">
        <w:rPr>
          <w:rFonts w:ascii="Arial Unicode MS" w:cs="Arial Unicode MS" w:eastAsia="Arial Unicode MS" w:hAnsi="Arial Unicode MS"/>
          <w:highlight w:val="yellow"/>
          <w:rtl w:val="0"/>
        </w:rPr>
        <w:t xml:space="preserve">【</w:t>
      </w:r>
      <w:r w:rsidDel="00000000" w:rsidR="00000000" w:rsidRPr="00000000">
        <w:rPr>
          <w:b w:val="0"/>
          <w:bCs w:val="0"/>
          <w:sz w:val="21"/>
          <w:szCs w:val="21"/>
          <w:highlight w:val="yellow"/>
          <w:rtl w:val="0"/>
        </w:rPr>
        <w:t xml:space="preserve">Waiting for Risk team to provide details on the 30-day instinct</w:t>
      </w:r>
      <w:r w:rsidDel="00000000" w:rsidR="00000000" w:rsidRPr="00000000">
        <w:rPr>
          <w:rFonts w:ascii="Arial Unicode MS" w:cs="Arial Unicode MS" w:eastAsia="Arial Unicode MS" w:hAnsi="Arial Unicode MS"/>
          <w:highlight w:val="yellow"/>
          <w:rtl w:val="0"/>
        </w:rPr>
        <w:t xml:space="preserve">】</w:t>
      </w:r>
      <w:r w:rsidDel="00000000" w:rsidR="00000000" w:rsidRPr="00000000">
        <w:rPr>
          <w:rtl w:val="0"/>
        </w:rPr>
      </w:r>
    </w:p>
    <w:p w:rsidR="00000000" w:rsidDel="00000000" w:rsidP="00000000" w:rsidRDefault="00000000" w:rsidRPr="00000000" w14:paraId="00000029">
      <w:pPr>
        <w:spacing w:after="0" w:lineRule="auto"/>
        <w:ind w:left="1600" w:hanging="360"/>
        <w:rPr>
          <w:b w:val="1"/>
          <w:bCs w:val="1"/>
          <w:sz w:val="21"/>
          <w:szCs w:val="21"/>
        </w:rPr>
      </w:pPr>
      <w:r w:rsidDel="00000000" w:rsidR="00000000" w:rsidRPr="00000000">
        <w:rPr>
          <w:rtl w:val="0"/>
        </w:rPr>
      </w:r>
    </w:p>
    <w:p w:rsidR="00000000" w:rsidDel="00000000" w:rsidP="00000000" w:rsidRDefault="00000000" w:rsidRPr="00000000" w14:paraId="0000002A">
      <w:pPr>
        <w:numPr>
          <w:ilvl w:val="0"/>
          <w:numId w:val="15"/>
        </w:numPr>
        <w:spacing w:after="0" w:afterAutospacing="0"/>
        <w:ind w:left="720" w:hanging="360"/>
        <w:rPr>
          <w:u w:val="none"/>
        </w:rPr>
      </w:pPr>
      <w:r w:rsidDel="00000000" w:rsidR="00000000" w:rsidRPr="00000000">
        <w:rPr>
          <w:rtl w:val="0"/>
        </w:rPr>
        <w:t xml:space="preserve"> Entry Point: Fundamental function follows Sales Page. Details refer to </w:t>
      </w:r>
      <w:r w:rsidDel="00000000" w:rsidR="00000000" w:rsidRPr="00000000">
        <w:rPr>
          <w:rtl w:val="0"/>
        </w:rPr>
        <w:t xml:space="preserve">“Common Capabilities - Trigger Lodgment”</w:t>
      </w:r>
    </w:p>
    <w:p w:rsidR="00000000" w:rsidDel="00000000" w:rsidP="00000000" w:rsidRDefault="00000000" w:rsidRPr="00000000" w14:paraId="0000002B">
      <w:pPr>
        <w:numPr>
          <w:ilvl w:val="0"/>
          <w:numId w:val="15"/>
        </w:numPr>
        <w:spacing w:after="0" w:afterAutospacing="0"/>
        <w:ind w:left="720" w:hanging="360"/>
        <w:rPr>
          <w:u w:val="none"/>
        </w:rPr>
      </w:pPr>
      <w:r w:rsidDel="00000000" w:rsidR="00000000" w:rsidRPr="00000000">
        <w:rPr>
          <w:rtl w:val="0"/>
        </w:rPr>
        <w:t xml:space="preserve">Lodgment interface status: success, failure.</w:t>
      </w:r>
      <w:r w:rsidDel="00000000" w:rsidR="00000000" w:rsidRPr="00000000">
        <w:rPr>
          <w:rtl w:val="0"/>
        </w:rPr>
        <w:t xml:space="preserve">(Same as Batch 2)</w:t>
      </w:r>
    </w:p>
    <w:p w:rsidR="00000000" w:rsidDel="00000000" w:rsidP="00000000" w:rsidRDefault="00000000" w:rsidRPr="00000000" w14:paraId="0000002C">
      <w:pPr>
        <w:numPr>
          <w:ilvl w:val="0"/>
          <w:numId w:val="15"/>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If interface result is success, retrigger is not allowed；otherwise, retrigger is allowed.</w:t>
      </w:r>
    </w:p>
    <w:p w:rsidR="00000000" w:rsidDel="00000000" w:rsidP="00000000" w:rsidRDefault="00000000" w:rsidRPr="00000000" w14:paraId="0000002D">
      <w:pPr>
        <w:numPr>
          <w:ilvl w:val="0"/>
          <w:numId w:val="15"/>
        </w:numPr>
        <w:ind w:left="720" w:hanging="360"/>
        <w:rPr>
          <w:u w:val="none"/>
        </w:rPr>
      </w:pPr>
      <w:r w:rsidDel="00000000" w:rsidR="00000000" w:rsidRPr="00000000">
        <w:rPr>
          <w:rtl w:val="0"/>
        </w:rPr>
        <w:t xml:space="preserve">Support generate and download E-Hakmilik slip.</w:t>
      </w:r>
    </w:p>
    <w:p w:rsidR="00000000" w:rsidDel="00000000" w:rsidP="00000000" w:rsidRDefault="00000000" w:rsidRPr="00000000" w14:paraId="0000002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b w:val="1"/>
          <w:bCs w:val="1"/>
          <w:sz w:val="24"/>
          <w:szCs w:val="24"/>
        </w:rPr>
      </w:pPr>
      <w:bookmarkStart w:colFirst="0" w:colLast="0" w:name="_5m7su5ay789r" w:id="12"/>
      <w:bookmarkEnd w:id="12"/>
      <w:r w:rsidDel="00000000" w:rsidR="00000000" w:rsidRPr="00000000">
        <w:rPr>
          <w:rtl w:val="0"/>
        </w:rPr>
      </w:r>
    </w:p>
    <w:p w:rsidR="00000000" w:rsidDel="00000000" w:rsidP="00000000" w:rsidRDefault="00000000" w:rsidRPr="00000000" w14:paraId="0000002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pPr>
      <w:bookmarkStart w:colFirst="0" w:colLast="0" w:name="_6px729aahpp" w:id="13"/>
      <w:bookmarkEnd w:id="13"/>
      <w:r w:rsidDel="00000000" w:rsidR="00000000" w:rsidRPr="00000000">
        <w:rPr>
          <w:rtl w:val="0"/>
        </w:rPr>
        <w:t xml:space="preserve">2.4. [Batch-3] Enhancement to E-Hakmilik Lodgment</w:t>
      </w:r>
      <w:r w:rsidDel="00000000" w:rsidR="00000000" w:rsidRPr="00000000">
        <w:rPr>
          <w:rtl w:val="0"/>
        </w:rPr>
      </w:r>
    </w:p>
    <w:p w:rsidR="00000000" w:rsidDel="00000000" w:rsidP="00000000" w:rsidRDefault="00000000" w:rsidRPr="00000000" w14:paraId="00000030">
      <w:pPr>
        <w:numPr>
          <w:ilvl w:val="0"/>
          <w:numId w:val="14"/>
        </w:numPr>
        <w:spacing w:after="0" w:afterAutospacing="0"/>
        <w:ind w:left="720" w:hanging="360"/>
        <w:rPr>
          <w:u w:val="none"/>
        </w:rPr>
      </w:pPr>
      <w:r w:rsidDel="00000000" w:rsidR="00000000" w:rsidRPr="00000000">
        <w:rPr>
          <w:rtl w:val="0"/>
        </w:rPr>
        <w:t xml:space="preserve">Entry Point: Common Functions -&gt; </w:t>
      </w:r>
      <w:r w:rsidDel="00000000" w:rsidR="00000000" w:rsidRPr="00000000">
        <w:rPr>
          <w:rtl w:val="0"/>
        </w:rPr>
        <w:t xml:space="preserve">E-Hakmilik -&gt; View</w:t>
      </w:r>
      <w:r w:rsidDel="00000000" w:rsidR="00000000" w:rsidRPr="00000000">
        <w:rPr>
          <w:rtl w:val="0"/>
        </w:rPr>
      </w:r>
    </w:p>
    <w:p w:rsidR="00000000" w:rsidDel="00000000" w:rsidP="00000000" w:rsidRDefault="00000000" w:rsidRPr="00000000" w14:paraId="00000031">
      <w:pPr>
        <w:numPr>
          <w:ilvl w:val="0"/>
          <w:numId w:val="14"/>
        </w:numPr>
        <w:ind w:left="720" w:hanging="360"/>
        <w:rPr>
          <w:u w:val="none"/>
        </w:rPr>
      </w:pPr>
      <w:r w:rsidDel="00000000" w:rsidR="00000000" w:rsidRPr="00000000">
        <w:rPr>
          <w:rtl w:val="0"/>
        </w:rPr>
        <w:t xml:space="preserve">The screen displays a table with all interface log records for an application. Each record contains the following fields</w:t>
      </w:r>
    </w:p>
    <w:p w:rsidR="00000000" w:rsidDel="00000000" w:rsidP="00000000" w:rsidRDefault="00000000" w:rsidRPr="00000000" w14:paraId="00000032">
      <w:pPr>
        <w:spacing w:after="0" w:lineRule="auto"/>
        <w:ind w:left="2000" w:hanging="340"/>
        <w:rPr>
          <w:sz w:val="21"/>
          <w:szCs w:val="21"/>
        </w:rPr>
      </w:pPr>
      <w:r w:rsidDel="00000000" w:rsidR="00000000" w:rsidRPr="00000000">
        <w:rPr>
          <w:rtl w:val="0"/>
        </w:rPr>
      </w:r>
    </w:p>
    <w:tbl>
      <w:tblPr>
        <w:tblStyle w:val="Table1"/>
        <w:tblW w:w="8490.0" w:type="dxa"/>
        <w:jc w:val="left"/>
        <w:tblInd w:w="2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060"/>
        <w:tblGridChange w:id="0">
          <w:tblGrid>
            <w:gridCol w:w="2430"/>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1"/>
                <w:szCs w:val="21"/>
                <w:highlight w:val="yellow"/>
              </w:rPr>
            </w:pPr>
            <w:r w:rsidDel="00000000" w:rsidR="00000000" w:rsidRPr="00000000">
              <w:rPr>
                <w:color w:val="ff0000"/>
                <w:sz w:val="21"/>
                <w:szCs w:val="21"/>
                <w:highlight w:val="yellow"/>
                <w:rtl w:val="0"/>
              </w:rPr>
              <w:t xml:space="preserve">Enumeration Values for the Field  </w:t>
            </w:r>
            <w:r w:rsidDel="00000000" w:rsidR="00000000" w:rsidRPr="00000000">
              <w:rPr>
                <w:color w:val="ff0000"/>
                <w:sz w:val="21"/>
                <w:szCs w:val="21"/>
                <w:highlight w:val="yellow"/>
                <w:rtl w:val="0"/>
              </w:rPr>
              <w:t xml:space="preserve">TBD</w:t>
            </w:r>
            <w:r w:rsidDel="00000000" w:rsidR="00000000" w:rsidRPr="00000000">
              <w:rPr>
                <w:color w:val="ff0000"/>
                <w:sz w:val="21"/>
                <w:szCs w:val="21"/>
                <w:highlight w:val="yellow"/>
                <w:rtl w:val="0"/>
              </w:rPr>
              <w:t xml:space="preserve"> by CRA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FIS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Mapped from the FIS result in E-Hakmilik</w:t>
            </w:r>
            <w:r w:rsidDel="00000000" w:rsidR="00000000" w:rsidRPr="00000000">
              <w:rPr>
                <w:sz w:val="21"/>
                <w:szCs w:val="21"/>
                <w:rtl w:val="0"/>
              </w:rPr>
              <w:t xml:space="preserve"> and Inquiry screen</w:t>
            </w:r>
            <w:r w:rsidDel="00000000" w:rsidR="00000000" w:rsidRPr="00000000">
              <w:rPr>
                <w:sz w:val="21"/>
                <w:szCs w:val="21"/>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COMPLETED -&gt; Berjaya (Verified)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FAILED -&gt; Gagal (Fail)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ERROR -&gt; Error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SOCKET_TIMEOUT -&gt; Connection Timeout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Remark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The field ‘desc’ from lodgment interface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Request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Request time of this interface. Format: dd/MM/yyyy HH:mm, EEE (example: 16/08/2026 18:20, Sun)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Response time of this interface. Format is the same as Request Time.</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r w:rsidDel="00000000" w:rsidR="00000000" w:rsidRPr="00000000">
        <w:rPr>
          <w:rtl w:val="0"/>
        </w:rPr>
        <w:t xml:space="preserve">Note: There is a mapping relationship between the two sets of enumerated values:</w:t>
      </w:r>
    </w:p>
    <w:p w:rsidR="00000000" w:rsidDel="00000000" w:rsidP="00000000" w:rsidRDefault="00000000" w:rsidRPr="00000000" w14:paraId="00000046">
      <w:pPr>
        <w:numPr>
          <w:ilvl w:val="0"/>
          <w:numId w:val="9"/>
        </w:numPr>
        <w:spacing w:after="0" w:afterAutospacing="0" w:before="240" w:lineRule="auto"/>
        <w:ind w:left="720" w:right="0" w:hanging="360"/>
      </w:pPr>
      <w:r w:rsidDel="00000000" w:rsidR="00000000" w:rsidRPr="00000000">
        <w:rPr>
          <w:rtl w:val="0"/>
        </w:rPr>
        <w:t xml:space="preserve">One set is the </w:t>
      </w:r>
      <w:r w:rsidDel="00000000" w:rsidR="00000000" w:rsidRPr="00000000">
        <w:rPr>
          <w:b w:val="1"/>
          <w:bCs w:val="1"/>
          <w:rtl w:val="0"/>
        </w:rPr>
        <w:t xml:space="preserve">order-level FIS Result</w:t>
      </w:r>
      <w:r w:rsidDel="00000000" w:rsidR="00000000" w:rsidRPr="00000000">
        <w:rPr>
          <w:rtl w:val="0"/>
        </w:rPr>
        <w:t xml:space="preserve">, which is displayed in the order list on the </w:t>
      </w:r>
      <w:r w:rsidDel="00000000" w:rsidR="00000000" w:rsidRPr="00000000">
        <w:rPr>
          <w:b w:val="1"/>
          <w:bCs w:val="1"/>
          <w:rtl w:val="0"/>
        </w:rPr>
        <w:t xml:space="preserve">E-Hakmilik and Inquiry</w:t>
      </w:r>
      <w:r w:rsidDel="00000000" w:rsidR="00000000" w:rsidRPr="00000000">
        <w:rPr>
          <w:rtl w:val="0"/>
        </w:rPr>
        <w:t xml:space="preserve"> page described earlier.</w:t>
      </w:r>
    </w:p>
    <w:p w:rsidR="00000000" w:rsidDel="00000000" w:rsidP="00000000" w:rsidRDefault="00000000" w:rsidRPr="00000000" w14:paraId="00000047">
      <w:pPr>
        <w:numPr>
          <w:ilvl w:val="0"/>
          <w:numId w:val="9"/>
        </w:numPr>
        <w:spacing w:after="240" w:before="0" w:beforeAutospacing="0" w:lineRule="auto"/>
        <w:ind w:left="720" w:right="0" w:hanging="360"/>
      </w:pPr>
      <w:r w:rsidDel="00000000" w:rsidR="00000000" w:rsidRPr="00000000">
        <w:rPr>
          <w:rtl w:val="0"/>
        </w:rPr>
        <w:t xml:space="preserve">The other set is the </w:t>
      </w:r>
      <w:r w:rsidDel="00000000" w:rsidR="00000000" w:rsidRPr="00000000">
        <w:rPr>
          <w:b w:val="1"/>
          <w:bCs w:val="1"/>
          <w:rtl w:val="0"/>
        </w:rPr>
        <w:t xml:space="preserve">interface-level FIS Result</w:t>
      </w:r>
      <w:r w:rsidDel="00000000" w:rsidR="00000000" w:rsidRPr="00000000">
        <w:rPr>
          <w:rtl w:val="0"/>
        </w:rPr>
        <w:t xml:space="preserve">, which is displayed in the interface log table on the </w:t>
      </w:r>
      <w:r w:rsidDel="00000000" w:rsidR="00000000" w:rsidRPr="00000000">
        <w:rPr>
          <w:b w:val="1"/>
          <w:bCs w:val="1"/>
          <w:rtl w:val="0"/>
        </w:rPr>
        <w:t xml:space="preserve">E-Hakmilik detail page</w:t>
      </w:r>
      <w:r w:rsidDel="00000000" w:rsidR="00000000" w:rsidRPr="00000000">
        <w:rPr>
          <w:rtl w:val="0"/>
        </w:rPr>
        <w:t xml:space="preserve"> after opening a specific order. This is the set of FIS Result values covered in this section of the requirements.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pPr>
      <w:bookmarkStart w:colFirst="0" w:colLast="0" w:name="_pbi4bt6mxdqd" w:id="14"/>
      <w:bookmarkEnd w:id="14"/>
      <w:r w:rsidDel="00000000" w:rsidR="00000000" w:rsidRPr="00000000">
        <w:rPr>
          <w:rtl w:val="0"/>
        </w:rPr>
        <w:t xml:space="preserve">2.5.  FIS Query</w:t>
      </w:r>
      <w:r w:rsidDel="00000000" w:rsidR="00000000" w:rsidRPr="00000000">
        <w:rPr>
          <w:rtl w:val="0"/>
        </w:rPr>
      </w:r>
    </w:p>
    <w:p w:rsidR="00000000" w:rsidDel="00000000" w:rsidP="00000000" w:rsidRDefault="00000000" w:rsidRPr="00000000" w14:paraId="0000004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pPr>
      <w:bookmarkStart w:colFirst="0" w:colLast="0" w:name="_8zio9l7t807k" w:id="15"/>
      <w:bookmarkEnd w:id="15"/>
      <w:r w:rsidDel="00000000" w:rsidR="00000000" w:rsidRPr="00000000">
        <w:rPr>
          <w:rFonts w:ascii="Arial Unicode MS" w:cs="Arial Unicode MS" w:eastAsia="Arial Unicode MS" w:hAnsi="Arial Unicode MS"/>
          <w:rtl w:val="0"/>
        </w:rPr>
        <w:t xml:space="preserve">2.5.1【Same as Batch2】Business rules</w:t>
      </w:r>
    </w:p>
    <w:p w:rsidR="00000000" w:rsidDel="00000000" w:rsidP="00000000" w:rsidRDefault="00000000" w:rsidRPr="00000000" w14:paraId="0000004B">
      <w:pPr>
        <w:numPr>
          <w:ilvl w:val="0"/>
          <w:numId w:val="46"/>
        </w:numPr>
        <w:spacing w:after="0" w:afterAutospacing="0"/>
        <w:ind w:left="720" w:hanging="360"/>
        <w:rPr/>
      </w:pPr>
      <w:r w:rsidDel="00000000" w:rsidR="00000000" w:rsidRPr="00000000">
        <w:rPr>
          <w:rtl w:val="0"/>
        </w:rPr>
        <w:t xml:space="preserve">The system automatically initiates a query upon entering the case details page.​</w:t>
      </w:r>
    </w:p>
    <w:p w:rsidR="00000000" w:rsidDel="00000000" w:rsidP="00000000" w:rsidRDefault="00000000" w:rsidRPr="00000000" w14:paraId="0000004C">
      <w:pPr>
        <w:numPr>
          <w:ilvl w:val="0"/>
          <w:numId w:val="46"/>
        </w:numPr>
        <w:spacing w:after="0" w:afterAutospacing="0"/>
        <w:ind w:left="720" w:hanging="360"/>
        <w:rPr/>
      </w:pPr>
      <w:r w:rsidDel="00000000" w:rsidR="00000000" w:rsidRPr="00000000">
        <w:rPr>
          <w:rtl w:val="0"/>
        </w:rPr>
        <w:t xml:space="preserve">Page display refer to “Common Capabilities - FIS Query”</w:t>
      </w:r>
    </w:p>
    <w:p w:rsidR="00000000" w:rsidDel="00000000" w:rsidP="00000000" w:rsidRDefault="00000000" w:rsidRPr="00000000" w14:paraId="0000004D">
      <w:pPr>
        <w:numPr>
          <w:ilvl w:val="0"/>
          <w:numId w:val="46"/>
        </w:numPr>
        <w:spacing w:after="0" w:afterAutospacing="0"/>
        <w:ind w:left="720" w:hanging="360"/>
        <w:rPr/>
      </w:pPr>
      <w:r w:rsidDel="00000000" w:rsidR="00000000" w:rsidRPr="00000000">
        <w:rPr>
          <w:rtl w:val="0"/>
        </w:rPr>
        <w:t xml:space="preserve">Provide a button next to the FIS result display area to support re-querying.​</w:t>
      </w:r>
    </w:p>
    <w:p w:rsidR="00000000" w:rsidDel="00000000" w:rsidP="00000000" w:rsidRDefault="00000000" w:rsidRPr="00000000" w14:paraId="0000004E">
      <w:pPr>
        <w:numPr>
          <w:ilvl w:val="0"/>
          <w:numId w:val="46"/>
        </w:numPr>
        <w:spacing w:after="0" w:afterAutospacing="0"/>
        <w:ind w:left="720" w:hanging="360"/>
        <w:rPr/>
      </w:pPr>
      <w:r w:rsidDel="00000000" w:rsidR="00000000" w:rsidRPr="00000000">
        <w:rPr>
          <w:rtl w:val="0"/>
        </w:rPr>
        <w:t xml:space="preserve">The system shall save the latest query result.​</w:t>
      </w:r>
    </w:p>
    <w:p w:rsidR="00000000" w:rsidDel="00000000" w:rsidP="00000000" w:rsidRDefault="00000000" w:rsidRPr="00000000" w14:paraId="0000004F">
      <w:pPr>
        <w:numPr>
          <w:ilvl w:val="0"/>
          <w:numId w:val="46"/>
        </w:numPr>
        <w:spacing w:after="0" w:afterAutospacing="0"/>
        <w:ind w:left="720" w:hanging="360"/>
        <w:rPr/>
      </w:pPr>
      <w:r w:rsidDel="00000000" w:rsidR="00000000" w:rsidRPr="00000000">
        <w:rPr>
          <w:rtl w:val="0"/>
        </w:rPr>
        <w:t xml:space="preserve">Automatic query upon case entry is suppressed if the latest saved vehicle status is "verified"; the query button, however, remains clickable.​</w:t>
      </w:r>
    </w:p>
    <w:p w:rsidR="00000000" w:rsidDel="00000000" w:rsidP="00000000" w:rsidRDefault="00000000" w:rsidRPr="00000000" w14:paraId="00000050">
      <w:pPr>
        <w:numPr>
          <w:ilvl w:val="0"/>
          <w:numId w:val="46"/>
        </w:numPr>
        <w:spacing w:after="0" w:afterAutospacing="0"/>
        <w:ind w:left="720" w:hanging="360"/>
        <w:rPr/>
      </w:pPr>
      <w:r w:rsidDel="00000000" w:rsidR="00000000" w:rsidRPr="00000000">
        <w:rPr>
          <w:rtl w:val="0"/>
        </w:rPr>
        <w:t xml:space="preserve">Automatic query upon case entry is suppressed if the latest saved vehicle status is "processed"; additionally, the query button is disabled (grayed out).​</w:t>
      </w:r>
    </w:p>
    <w:p w:rsidR="00000000" w:rsidDel="00000000" w:rsidP="00000000" w:rsidRDefault="00000000" w:rsidRPr="00000000" w14:paraId="00000051">
      <w:pPr>
        <w:numPr>
          <w:ilvl w:val="0"/>
          <w:numId w:val="46"/>
        </w:numPr>
        <w:ind w:left="720" w:hanging="360"/>
        <w:rPr/>
      </w:pPr>
      <w:r w:rsidDel="00000000" w:rsidR="00000000" w:rsidRPr="00000000">
        <w:rPr>
          <w:rtl w:val="0"/>
        </w:rPr>
        <w:t xml:space="preserve">Re-query Button should be controlled by User Access. Set disabled as default to sales, it depends on the sales team to determine whether to grant this access to sales personnel. The button is display in the position referred to the snipping below.</w:t>
      </w:r>
    </w:p>
    <w:p w:rsidR="00000000" w:rsidDel="00000000" w:rsidP="00000000" w:rsidRDefault="00000000" w:rsidRPr="00000000" w14:paraId="00000052">
      <w:pPr>
        <w:spacing w:after="0" w:lineRule="auto"/>
        <w:jc w:val="center"/>
        <w:rPr>
          <w:sz w:val="21"/>
          <w:szCs w:val="21"/>
          <w:highlight w:val="cyan"/>
        </w:rPr>
      </w:pPr>
      <w:r w:rsidDel="00000000" w:rsidR="00000000" w:rsidRPr="00000000">
        <w:rPr>
          <w:sz w:val="21"/>
          <w:szCs w:val="21"/>
          <w:highlight w:val="cyan"/>
        </w:rPr>
        <w:drawing>
          <wp:inline distB="114300" distT="114300" distL="114300" distR="114300">
            <wp:extent cx="5727700" cy="2705100"/>
            <wp:effectExtent b="0" l="0" r="0" t="0"/>
            <wp:docPr id="40" name="image41.jpg"/>
            <a:graphic>
              <a:graphicData uri="http://schemas.openxmlformats.org/drawingml/2006/picture">
                <pic:pic>
                  <pic:nvPicPr>
                    <pic:cNvPr id="0" name="image41.jpg"/>
                    <pic:cNvPicPr preferRelativeResize="0"/>
                  </pic:nvPicPr>
                  <pic:blipFill>
                    <a:blip r:embed="rId14"/>
                    <a:srcRect b="0" l="0" r="0" t="0"/>
                    <a:stretch>
                      <a:fillRect/>
                    </a:stretch>
                  </pic:blipFill>
                  <pic:spPr>
                    <a:xfrm>
                      <a:off x="0" y="0"/>
                      <a:ext cx="57277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Rule="auto"/>
        <w:jc w:val="center"/>
        <w:rPr>
          <w:sz w:val="21"/>
          <w:szCs w:val="21"/>
          <w:highlight w:val="cyan"/>
        </w:rPr>
      </w:pPr>
      <w:r w:rsidDel="00000000" w:rsidR="00000000" w:rsidRPr="00000000">
        <w:rPr>
          <w:rtl w:val="0"/>
        </w:rPr>
      </w:r>
    </w:p>
    <w:p w:rsidR="00000000" w:rsidDel="00000000" w:rsidP="00000000" w:rsidRDefault="00000000" w:rsidRPr="00000000" w14:paraId="00000054">
      <w:pPr>
        <w:numPr>
          <w:ilvl w:val="0"/>
          <w:numId w:val="44"/>
        </w:numPr>
        <w:spacing w:after="0" w:afterAutospacing="0"/>
        <w:ind w:left="720" w:hanging="360"/>
        <w:rPr>
          <w:u w:val="none"/>
        </w:rPr>
      </w:pPr>
      <w:r w:rsidDel="00000000" w:rsidR="00000000" w:rsidRPr="00000000">
        <w:rPr>
          <w:rtl w:val="0"/>
        </w:rPr>
        <w:t xml:space="preserve">To reduce cost, before automatically querying FIS upon page entry or refresh, the system first checks if a query has been made within the last X hours, X is configurable(Constant name: FIS_AUTO_INQUIRY_SPAN ). If yes, the cached result is used directly.</w:t>
      </w:r>
    </w:p>
    <w:p w:rsidR="00000000" w:rsidDel="00000000" w:rsidP="00000000" w:rsidRDefault="00000000" w:rsidRPr="00000000" w14:paraId="00000055">
      <w:pPr>
        <w:numPr>
          <w:ilvl w:val="0"/>
          <w:numId w:val="44"/>
        </w:numPr>
        <w:spacing w:after="0" w:afterAutospacing="0"/>
        <w:ind w:left="720" w:hanging="360"/>
        <w:rPr>
          <w:u w:val="none"/>
        </w:rPr>
      </w:pPr>
      <w:r w:rsidDel="00000000" w:rsidR="00000000" w:rsidRPr="00000000">
        <w:rPr>
          <w:rtl w:val="0"/>
        </w:rPr>
        <w:t xml:space="preserve"> In addition to saving cost, If FBR/FBT or IHP application, system to bypass the automatic FIS query.</w:t>
      </w:r>
    </w:p>
    <w:p w:rsidR="00000000" w:rsidDel="00000000" w:rsidP="00000000" w:rsidRDefault="00000000" w:rsidRPr="00000000" w14:paraId="00000056">
      <w:pPr>
        <w:numPr>
          <w:ilvl w:val="0"/>
          <w:numId w:val="44"/>
        </w:numPr>
        <w:spacing w:after="0" w:afterAutospacing="0"/>
        <w:ind w:left="720" w:hanging="360"/>
        <w:rPr>
          <w:u w:val="none"/>
        </w:rPr>
      </w:pPr>
      <w:r w:rsidDel="00000000" w:rsidR="00000000" w:rsidRPr="00000000">
        <w:rPr>
          <w:rtl w:val="0"/>
        </w:rPr>
        <w:t xml:space="preserve">If FIS_INQUIRY_SWITCH is OFF, the system should not call the FIS interface and prompt “FIS inquiry is out of service, please try later.” and should gray out the re-query button.</w:t>
      </w:r>
    </w:p>
    <w:p w:rsidR="00000000" w:rsidDel="00000000" w:rsidP="00000000" w:rsidRDefault="00000000" w:rsidRPr="00000000" w14:paraId="00000057">
      <w:pPr>
        <w:numPr>
          <w:ilvl w:val="0"/>
          <w:numId w:val="44"/>
        </w:numPr>
        <w:ind w:left="720" w:hanging="360"/>
        <w:rPr>
          <w:u w:val="none"/>
        </w:rPr>
      </w:pPr>
      <w:r w:rsidDel="00000000" w:rsidR="00000000" w:rsidRPr="00000000">
        <w:rPr>
          <w:rtl w:val="0"/>
        </w:rPr>
        <w:t xml:space="preserve">When displaying FIS result in the application detail page, show “Last query datetime” on the right of “Status”, as demonstrated below.</w:t>
      </w:r>
      <w:r w:rsidDel="00000000" w:rsidR="00000000" w:rsidRPr="00000000">
        <w:rPr>
          <w:rtl w:val="0"/>
        </w:rPr>
      </w:r>
    </w:p>
    <w:p w:rsidR="00000000" w:rsidDel="00000000" w:rsidP="00000000" w:rsidRDefault="00000000" w:rsidRPr="00000000" w14:paraId="0000005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pPr>
      <w:bookmarkStart w:colFirst="0" w:colLast="0" w:name="_2jl1k1mpgov5" w:id="16"/>
      <w:bookmarkEnd w:id="16"/>
      <w:r w:rsidDel="00000000" w:rsidR="00000000" w:rsidRPr="00000000">
        <w:rPr>
          <w:rtl w:val="0"/>
        </w:rPr>
        <w:t xml:space="preserve">2.5.2 Re-query Permission</w:t>
      </w:r>
      <w:r w:rsidDel="00000000" w:rsidR="00000000" w:rsidRPr="00000000">
        <w:rPr>
          <w:rtl w:val="0"/>
        </w:rPr>
      </w:r>
    </w:p>
    <w:p w:rsidR="00000000" w:rsidDel="00000000" w:rsidP="00000000" w:rsidRDefault="00000000" w:rsidRPr="00000000" w14:paraId="00000059">
      <w:pPr>
        <w:numPr>
          <w:ilvl w:val="0"/>
          <w:numId w:val="44"/>
        </w:numPr>
        <w:spacing w:after="0" w:afterAutospacing="0"/>
        <w:ind w:left="720" w:hanging="360"/>
        <w:rPr>
          <w:highlight w:val="yellow"/>
        </w:rPr>
      </w:pPr>
      <w:r w:rsidDel="00000000" w:rsidR="00000000" w:rsidRPr="00000000">
        <w:rPr>
          <w:b w:val="1"/>
          <w:bCs w:val="1"/>
          <w:highlight w:val="yellow"/>
          <w:rtl w:val="0"/>
        </w:rPr>
        <w:t xml:space="preserve">[Batch-3]</w:t>
      </w:r>
      <w:r w:rsidDel="00000000" w:rsidR="00000000" w:rsidRPr="00000000">
        <w:rPr>
          <w:highlight w:val="yellow"/>
          <w:rtl w:val="0"/>
        </w:rPr>
        <w:t xml:space="preserve"> Grant the permission for FIS Re-query button only to users with the following roles:</w:t>
      </w:r>
    </w:p>
    <w:p w:rsidR="00000000" w:rsidDel="00000000" w:rsidP="00000000" w:rsidRDefault="00000000" w:rsidRPr="00000000" w14:paraId="0000005A">
      <w:pPr>
        <w:numPr>
          <w:ilvl w:val="1"/>
          <w:numId w:val="44"/>
        </w:numPr>
        <w:spacing w:after="0" w:afterAutospacing="0"/>
        <w:ind w:left="1440" w:hanging="360"/>
        <w:rPr>
          <w:u w:val="none"/>
        </w:rPr>
      </w:pPr>
      <w:r w:rsidDel="00000000" w:rsidR="00000000" w:rsidRPr="00000000">
        <w:rPr>
          <w:rtl w:val="0"/>
        </w:rPr>
        <w:t xml:space="preserve">HP_CRA_CHECKER_MAINTENANCE</w:t>
      </w:r>
    </w:p>
    <w:p w:rsidR="00000000" w:rsidDel="00000000" w:rsidP="00000000" w:rsidRDefault="00000000" w:rsidRPr="00000000" w14:paraId="0000005B">
      <w:pPr>
        <w:numPr>
          <w:ilvl w:val="1"/>
          <w:numId w:val="44"/>
        </w:numPr>
        <w:spacing w:after="0" w:afterAutospacing="0"/>
        <w:ind w:left="1440" w:hanging="360"/>
        <w:rPr>
          <w:u w:val="none"/>
        </w:rPr>
      </w:pPr>
      <w:r w:rsidDel="00000000" w:rsidR="00000000" w:rsidRPr="00000000">
        <w:rPr>
          <w:rtl w:val="0"/>
        </w:rPr>
        <w:t xml:space="preserve">HP_CRA_AUTHORIZER</w:t>
      </w:r>
    </w:p>
    <w:p w:rsidR="00000000" w:rsidDel="00000000" w:rsidP="00000000" w:rsidRDefault="00000000" w:rsidRPr="00000000" w14:paraId="0000005C">
      <w:pPr>
        <w:numPr>
          <w:ilvl w:val="1"/>
          <w:numId w:val="44"/>
        </w:numPr>
        <w:spacing w:after="0" w:afterAutospacing="0"/>
        <w:ind w:left="1440" w:hanging="360"/>
        <w:rPr>
          <w:u w:val="none"/>
        </w:rPr>
      </w:pPr>
      <w:r w:rsidDel="00000000" w:rsidR="00000000" w:rsidRPr="00000000">
        <w:rPr>
          <w:rtl w:val="0"/>
        </w:rPr>
        <w:t xml:space="preserve">HP_CRA_DEFECT_TEAM</w:t>
      </w:r>
    </w:p>
    <w:p w:rsidR="00000000" w:rsidDel="00000000" w:rsidP="00000000" w:rsidRDefault="00000000" w:rsidRPr="00000000" w14:paraId="0000005D">
      <w:pPr>
        <w:numPr>
          <w:ilvl w:val="1"/>
          <w:numId w:val="44"/>
        </w:numPr>
        <w:spacing w:after="0" w:afterAutospacing="0"/>
        <w:ind w:left="1440" w:hanging="360"/>
        <w:rPr>
          <w:u w:val="none"/>
        </w:rPr>
      </w:pPr>
      <w:r w:rsidDel="00000000" w:rsidR="00000000" w:rsidRPr="00000000">
        <w:rPr>
          <w:rtl w:val="0"/>
        </w:rPr>
        <w:t xml:space="preserve">HP_CRA_POST_MAINTENANCE</w:t>
      </w:r>
    </w:p>
    <w:p w:rsidR="00000000" w:rsidDel="00000000" w:rsidP="00000000" w:rsidRDefault="00000000" w:rsidRPr="00000000" w14:paraId="0000005E">
      <w:pPr>
        <w:numPr>
          <w:ilvl w:val="1"/>
          <w:numId w:val="44"/>
        </w:numPr>
        <w:spacing w:after="0" w:afterAutospacing="0"/>
        <w:ind w:left="1440" w:hanging="360"/>
        <w:rPr>
          <w:u w:val="none"/>
        </w:rPr>
      </w:pPr>
      <w:r w:rsidDel="00000000" w:rsidR="00000000" w:rsidRPr="00000000">
        <w:rPr>
          <w:rtl w:val="0"/>
        </w:rPr>
        <w:t xml:space="preserve">HP_CRA_POST_AUTHORIZER</w:t>
      </w:r>
    </w:p>
    <w:p w:rsidR="00000000" w:rsidDel="00000000" w:rsidP="00000000" w:rsidRDefault="00000000" w:rsidRPr="00000000" w14:paraId="0000005F">
      <w:pPr>
        <w:numPr>
          <w:ilvl w:val="1"/>
          <w:numId w:val="44"/>
        </w:numPr>
        <w:spacing w:after="0" w:afterAutospacing="0"/>
        <w:ind w:left="1440" w:hanging="360"/>
        <w:rPr>
          <w:u w:val="none"/>
        </w:rPr>
      </w:pPr>
      <w:r w:rsidDel="00000000" w:rsidR="00000000" w:rsidRPr="00000000">
        <w:rPr>
          <w:rtl w:val="0"/>
        </w:rPr>
        <w:t xml:space="preserve">HP_CRA_MANAGER</w:t>
      </w:r>
    </w:p>
    <w:p w:rsidR="00000000" w:rsidDel="00000000" w:rsidP="00000000" w:rsidRDefault="00000000" w:rsidRPr="00000000" w14:paraId="00000060">
      <w:pPr>
        <w:numPr>
          <w:ilvl w:val="1"/>
          <w:numId w:val="44"/>
        </w:numPr>
        <w:ind w:left="1440" w:hanging="360"/>
        <w:rPr>
          <w:u w:val="none"/>
        </w:rPr>
      </w:pPr>
      <w:r w:rsidDel="00000000" w:rsidR="00000000" w:rsidRPr="00000000">
        <w:rPr>
          <w:rtl w:val="0"/>
        </w:rPr>
        <w:t xml:space="preserve">Certain Sales roles: </w:t>
      </w:r>
      <w:r w:rsidDel="00000000" w:rsidR="00000000" w:rsidRPr="00000000">
        <w:rPr>
          <w:rFonts w:ascii="Roboto" w:cs="Roboto" w:eastAsia="Roboto" w:hAnsi="Roboto"/>
          <w:sz w:val="21"/>
          <w:szCs w:val="21"/>
          <w:rtl w:val="0"/>
        </w:rPr>
        <w:t xml:space="preserve">t</w:t>
      </w:r>
      <w:r w:rsidDel="00000000" w:rsidR="00000000" w:rsidRPr="00000000">
        <w:rPr>
          <w:rFonts w:ascii="Roboto" w:cs="Roboto" w:eastAsia="Roboto" w:hAnsi="Roboto"/>
          <w:sz w:val="21"/>
          <w:szCs w:val="21"/>
          <w:rtl w:val="0"/>
        </w:rPr>
        <w:t xml:space="preserve">o grant access to Sales Manager &amp; Sales Head</w:t>
      </w:r>
      <w:r w:rsidDel="00000000" w:rsidR="00000000" w:rsidRPr="00000000">
        <w:rPr>
          <w:rtl w:val="0"/>
        </w:rPr>
      </w:r>
    </w:p>
    <w:p w:rsidR="00000000" w:rsidDel="00000000" w:rsidP="00000000" w:rsidRDefault="00000000" w:rsidRPr="00000000" w14:paraId="00000061">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62">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6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b w:val="1"/>
          <w:bCs w:val="1"/>
          <w:color w:val="000000"/>
          <w:sz w:val="21"/>
          <w:szCs w:val="21"/>
        </w:rPr>
      </w:pPr>
      <w:bookmarkStart w:colFirst="0" w:colLast="0" w:name="_u34bto8b9a06" w:id="17"/>
      <w:bookmarkEnd w:id="17"/>
      <w:r w:rsidDel="00000000" w:rsidR="00000000" w:rsidRPr="00000000">
        <w:rPr>
          <w:sz w:val="24"/>
          <w:szCs w:val="24"/>
          <w:rtl w:val="0"/>
        </w:rPr>
        <w:t xml:space="preserve">2.6.</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rtl w:val="0"/>
        </w:rPr>
        <w:t xml:space="preserve">【Same as Batch2】</w:t>
      </w:r>
      <w:commentRangeStart w:id="0"/>
      <w:commentRangeStart w:id="1"/>
      <w:r w:rsidDel="00000000" w:rsidR="00000000" w:rsidRPr="00000000">
        <w:rPr>
          <w:sz w:val="24"/>
          <w:szCs w:val="24"/>
          <w:rtl w:val="0"/>
        </w:rPr>
        <w:t xml:space="preserve">Dealer Information Query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Sales verify the dealer’s qualification for conducting FBR/FBT business, and determine whether to adopt the FBR/FBT model based on the vehicle lodgment registration status.</w:t>
      </w:r>
    </w:p>
    <w:p w:rsidR="00000000" w:rsidDel="00000000" w:rsidP="00000000" w:rsidRDefault="00000000" w:rsidRPr="00000000" w14:paraId="00000065">
      <w:pPr>
        <w:numPr>
          <w:ilvl w:val="0"/>
          <w:numId w:val="40"/>
        </w:numPr>
        <w:spacing w:after="0" w:afterAutospacing="0"/>
        <w:ind w:left="720" w:hanging="360"/>
        <w:rPr>
          <w:u w:val="none"/>
        </w:rPr>
      </w:pPr>
      <w:r w:rsidDel="00000000" w:rsidR="00000000" w:rsidRPr="00000000">
        <w:rPr>
          <w:rtl w:val="0"/>
        </w:rPr>
        <w:t xml:space="preserve">This query is only for indirect business mode</w:t>
      </w:r>
    </w:p>
    <w:p w:rsidR="00000000" w:rsidDel="00000000" w:rsidP="00000000" w:rsidRDefault="00000000" w:rsidRPr="00000000" w14:paraId="00000066">
      <w:pPr>
        <w:numPr>
          <w:ilvl w:val="0"/>
          <w:numId w:val="40"/>
        </w:numPr>
        <w:spacing w:after="0" w:afterAutospacing="0"/>
        <w:ind w:left="720" w:hanging="360"/>
        <w:rPr>
          <w:u w:val="none"/>
        </w:rPr>
      </w:pPr>
      <w:r w:rsidDel="00000000" w:rsidR="00000000" w:rsidRPr="00000000">
        <w:rPr>
          <w:rtl w:val="0"/>
        </w:rPr>
        <w:t xml:space="preserve">Automatically initiate a query upon entering the case details page</w:t>
      </w:r>
    </w:p>
    <w:p w:rsidR="00000000" w:rsidDel="00000000" w:rsidP="00000000" w:rsidRDefault="00000000" w:rsidRPr="00000000" w14:paraId="00000067">
      <w:pPr>
        <w:numPr>
          <w:ilvl w:val="0"/>
          <w:numId w:val="40"/>
        </w:numPr>
        <w:ind w:left="720" w:hanging="360"/>
        <w:rPr>
          <w:u w:val="none"/>
        </w:rPr>
      </w:pPr>
      <w:r w:rsidDel="00000000" w:rsidR="00000000" w:rsidRPr="00000000">
        <w:rPr>
          <w:rtl w:val="0"/>
        </w:rPr>
        <w:t xml:space="preserve">Query the dealer’s FBR/FBT qualification</w:t>
      </w:r>
    </w:p>
    <w:p w:rsidR="00000000" w:rsidDel="00000000" w:rsidP="00000000" w:rsidRDefault="00000000" w:rsidRPr="00000000" w14:paraId="00000068">
      <w:pPr>
        <w:rPr/>
      </w:pPr>
      <w:r w:rsidDel="00000000" w:rsidR="00000000" w:rsidRPr="00000000">
        <w:rPr>
          <w:rtl w:val="0"/>
        </w:rPr>
        <w:t xml:space="preserve">a. To confirm whether the dealer have FBR/FBT quality based on the Undertaking Limit for FBR or Undertaking Limit for FBT. IF not empty and undertaking limit &gt;=loan amount[h1]  then have corresponding quality. FBR/FBT quality are configured separately.</w:t>
      </w:r>
    </w:p>
    <w:p w:rsidR="00000000" w:rsidDel="00000000" w:rsidP="00000000" w:rsidRDefault="00000000" w:rsidRPr="00000000" w14:paraId="00000069">
      <w:pPr>
        <w:rPr>
          <w:highlight w:val="yellow"/>
        </w:rPr>
      </w:pPr>
      <w:r w:rsidDel="00000000" w:rsidR="00000000" w:rsidRPr="00000000">
        <w:rPr>
          <w:highlight w:val="yellow"/>
          <w:rtl w:val="0"/>
        </w:rPr>
        <w:t xml:space="preserve">b. If the vehicle status is verified​ and the dealer is qualified​ for FBR/FBT, </w:t>
      </w:r>
      <w:commentRangeStart w:id="2"/>
      <w:commentRangeStart w:id="3"/>
      <w:r w:rsidDel="00000000" w:rsidR="00000000" w:rsidRPr="00000000">
        <w:rPr>
          <w:highlight w:val="yellow"/>
          <w:rtl w:val="0"/>
        </w:rPr>
        <w:t xml:space="preserve">display the prompt: "FBR/FBT applicable for this case".</w:t>
      </w:r>
      <w:commentRangeEnd w:id="2"/>
      <w:r w:rsidDel="00000000" w:rsidR="00000000" w:rsidRPr="00000000">
        <w:commentReference w:id="2"/>
      </w:r>
      <w:commentRangeEnd w:id="3"/>
      <w:r w:rsidDel="00000000" w:rsidR="00000000" w:rsidRPr="00000000">
        <w:commentReference w:id="3"/>
      </w:r>
      <w:r w:rsidDel="00000000" w:rsidR="00000000" w:rsidRPr="00000000">
        <w:rPr>
          <w:highlight w:val="yellow"/>
          <w:rtl w:val="0"/>
        </w:rPr>
        <w:t xml:space="preserve"> The salesperson must manually check an indicator​ to confirm.</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c.If the vehicle status is not verified, display the prompt: "Vehicle lodgment status does not meet requirements"​ and disable​ the FBR/FBT option；</w:t>
      </w:r>
    </w:p>
    <w:p w:rsidR="00000000" w:rsidDel="00000000" w:rsidP="00000000" w:rsidRDefault="00000000" w:rsidRPr="00000000" w14:paraId="0000006B">
      <w:pPr>
        <w:rPr/>
      </w:pPr>
      <w:r w:rsidDel="00000000" w:rsidR="00000000" w:rsidRPr="00000000">
        <w:rPr>
          <w:rtl w:val="0"/>
        </w:rPr>
        <w:t xml:space="preserve">d.If the vehicle status is verified but the dealer is not qualified, display the prompt: "Dealer not qualified" and disable​ the FBR/FBT option.</w:t>
      </w:r>
    </w:p>
    <w:p w:rsidR="00000000" w:rsidDel="00000000" w:rsidP="00000000" w:rsidRDefault="00000000" w:rsidRPr="00000000" w14:paraId="0000006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153.54330708661507" w:hanging="360"/>
        <w:jc w:val="left"/>
      </w:pPr>
      <w:r w:rsidDel="00000000" w:rsidR="00000000" w:rsidRPr="00000000">
        <w:rPr>
          <w:rtl w:val="0"/>
        </w:rPr>
        <w:t xml:space="preserve">If the automatic query upon entering the case details page fails, provide a "Re-query dealer information button". After the  query  completes, follow the prompts and controls described above.​</w:t>
      </w:r>
    </w:p>
    <w:p w:rsidR="00000000" w:rsidDel="00000000" w:rsidP="00000000" w:rsidRDefault="00000000" w:rsidRPr="00000000" w14:paraId="0000006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6" w:lineRule="auto"/>
        <w:ind w:left="720" w:right="153.54330708661507" w:hanging="360"/>
        <w:jc w:val="left"/>
      </w:pPr>
      <w:r w:rsidDel="00000000" w:rsidR="00000000" w:rsidRPr="00000000">
        <w:rPr>
          <w:rtl w:val="0"/>
        </w:rPr>
        <w:t xml:space="preserve">Determine the applicable scenario (FBR or FBT) based on the vehicle type (NEW/USED). Use FBR for new vehicles and FBT for used vehicles.</w:t>
      </w:r>
    </w:p>
    <w:p w:rsidR="00000000" w:rsidDel="00000000" w:rsidP="00000000" w:rsidRDefault="00000000" w:rsidRPr="00000000" w14:paraId="0000006E">
      <w:pPr>
        <w:spacing w:after="0" w:lineRule="auto"/>
        <w:ind w:left="2000" w:hanging="340"/>
        <w:rPr>
          <w:sz w:val="21"/>
          <w:szCs w:val="21"/>
        </w:rPr>
      </w:pPr>
      <w:r w:rsidDel="00000000" w:rsidR="00000000" w:rsidRPr="00000000">
        <w:rPr>
          <w:rtl w:val="0"/>
        </w:rPr>
      </w:r>
    </w:p>
    <w:p w:rsidR="00000000" w:rsidDel="00000000" w:rsidP="00000000" w:rsidRDefault="00000000" w:rsidRPr="00000000" w14:paraId="0000006F">
      <w:pPr>
        <w:spacing w:after="0" w:lineRule="auto"/>
        <w:ind w:left="0" w:firstLine="0"/>
        <w:jc w:val="center"/>
        <w:rPr>
          <w:sz w:val="21"/>
          <w:szCs w:val="21"/>
        </w:rPr>
      </w:pPr>
      <w:r w:rsidDel="00000000" w:rsidR="00000000" w:rsidRPr="00000000">
        <w:rPr>
          <w:sz w:val="21"/>
          <w:szCs w:val="21"/>
        </w:rPr>
        <w:drawing>
          <wp:inline distB="114300" distT="114300" distL="114300" distR="114300">
            <wp:extent cx="5466398" cy="3329746"/>
            <wp:effectExtent b="0" l="0" r="0" t="0"/>
            <wp:docPr id="103" name="image98.png"/>
            <a:graphic>
              <a:graphicData uri="http://schemas.openxmlformats.org/drawingml/2006/picture">
                <pic:pic>
                  <pic:nvPicPr>
                    <pic:cNvPr id="0" name="image98.png"/>
                    <pic:cNvPicPr preferRelativeResize="0"/>
                  </pic:nvPicPr>
                  <pic:blipFill>
                    <a:blip r:embed="rId15"/>
                    <a:srcRect b="0" l="0" r="0" t="0"/>
                    <a:stretch>
                      <a:fillRect/>
                    </a:stretch>
                  </pic:blipFill>
                  <pic:spPr>
                    <a:xfrm>
                      <a:off x="0" y="0"/>
                      <a:ext cx="5466398" cy="332974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07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pPr>
      <w:bookmarkStart w:colFirst="0" w:colLast="0" w:name="_34v8ica3ayo0" w:id="18"/>
      <w:bookmarkEnd w:id="18"/>
      <w:r w:rsidDel="00000000" w:rsidR="00000000" w:rsidRPr="00000000">
        <w:rPr>
          <w:rtl w:val="0"/>
        </w:rPr>
        <w:t xml:space="preserve">2.7.</w:t>
      </w:r>
      <w:r w:rsidDel="00000000" w:rsidR="00000000" w:rsidRPr="00000000">
        <w:rPr>
          <w:rtl w:val="0"/>
        </w:rPr>
        <w:t xml:space="preserve">  </w:t>
      </w:r>
      <w:r w:rsidDel="00000000" w:rsidR="00000000" w:rsidRPr="00000000">
        <w:rPr>
          <w:rtl w:val="0"/>
        </w:rPr>
        <w:t xml:space="preserve">File Upload</w:t>
      </w:r>
    </w:p>
    <w:p w:rsidR="00000000" w:rsidDel="00000000" w:rsidP="00000000" w:rsidRDefault="00000000" w:rsidRPr="00000000" w14:paraId="0000007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pPr>
      <w:bookmarkStart w:colFirst="0" w:colLast="0" w:name="_ypykstmjuvdw" w:id="19"/>
      <w:bookmarkEnd w:id="19"/>
      <w:r w:rsidDel="00000000" w:rsidR="00000000" w:rsidRPr="00000000">
        <w:rPr>
          <w:rtl w:val="0"/>
        </w:rPr>
        <w:t xml:space="preserve">2.7.1 Source Type</w:t>
      </w:r>
    </w:p>
    <w:p w:rsidR="00000000" w:rsidDel="00000000" w:rsidP="00000000" w:rsidRDefault="00000000" w:rsidRPr="00000000" w14:paraId="00000073">
      <w:pPr>
        <w:spacing w:after="240" w:before="240" w:lineRule="auto"/>
        <w:ind w:left="0" w:right="0" w:firstLine="0"/>
        <w:rPr/>
      </w:pPr>
      <w:r w:rsidDel="00000000" w:rsidR="00000000" w:rsidRPr="00000000">
        <w:rPr>
          <w:rtl w:val="0"/>
        </w:rPr>
        <w:t xml:space="preserve">The File Center is the centralized entry point for file upload, classification, recognition, and rule validation during the Disbursement stage, covering all file-related operations under the Disbursement tab.</w:t>
      </w:r>
    </w:p>
    <w:p w:rsidR="00000000" w:rsidDel="00000000" w:rsidP="00000000" w:rsidRDefault="00000000" w:rsidRPr="00000000" w14:paraId="00000074">
      <w:pPr>
        <w:spacing w:after="240" w:before="240" w:lineRule="auto"/>
        <w:ind w:left="0" w:right="0" w:firstLine="0"/>
        <w:rPr/>
      </w:pPr>
      <w:r w:rsidDel="00000000" w:rsidR="00000000" w:rsidRPr="00000000">
        <w:rPr>
          <w:rtl w:val="0"/>
        </w:rPr>
        <w:t xml:space="preserve">Users shall upload files requiring OCR processing through the OCR entry and upload other files through the Non-OCR entry, in accordance with the page guidance, to ensure the accuracy of AI OCR processing.</w:t>
      </w:r>
    </w:p>
    <w:p w:rsidR="00000000" w:rsidDel="00000000" w:rsidP="00000000" w:rsidRDefault="00000000" w:rsidRPr="00000000" w14:paraId="00000075">
      <w:pPr>
        <w:spacing w:after="240" w:before="240" w:lineRule="auto"/>
        <w:ind w:left="0" w:right="0" w:firstLine="0"/>
        <w:rPr/>
      </w:pPr>
      <w:r w:rsidDel="00000000" w:rsidR="00000000" w:rsidRPr="00000000">
        <w:rPr>
          <w:b w:val="1"/>
          <w:bCs w:val="1"/>
          <w:rtl w:val="0"/>
        </w:rPr>
        <w:t xml:space="preserve">a. OCR Files:</w:t>
        <w:br w:type="textWrapping"/>
      </w:r>
      <w:r w:rsidDel="00000000" w:rsidR="00000000" w:rsidRPr="00000000">
        <w:rPr>
          <w:rtl w:val="0"/>
        </w:rPr>
        <w:t xml:space="preserve">Files uploaded through the OCR entry will be processed by the AI/OCR engine. The document types currently supported by the system are defined in the </w:t>
      </w:r>
      <w:r w:rsidDel="00000000" w:rsidR="00000000" w:rsidRPr="00000000">
        <w:rPr>
          <w:b w:val="1"/>
          <w:bCs w:val="1"/>
          <w:rtl w:val="0"/>
        </w:rPr>
        <w:t xml:space="preserve">OCR File List</w:t>
      </w:r>
      <w:r w:rsidDel="00000000" w:rsidR="00000000" w:rsidRPr="00000000">
        <w:rPr>
          <w:rtl w:val="0"/>
        </w:rPr>
        <w:t xml:space="preserve">.</w:t>
      </w:r>
    </w:p>
    <w:p w:rsidR="00000000" w:rsidDel="00000000" w:rsidP="00000000" w:rsidRDefault="00000000" w:rsidRPr="00000000" w14:paraId="00000076">
      <w:pPr>
        <w:spacing w:after="240" w:before="240" w:lineRule="auto"/>
        <w:ind w:left="0" w:right="0" w:firstLine="0"/>
        <w:rPr/>
      </w:pPr>
      <w:r w:rsidDel="00000000" w:rsidR="00000000" w:rsidRPr="00000000">
        <w:rPr>
          <w:rtl w:val="0"/>
        </w:rPr>
        <w:t xml:space="preserve">Exception Handling:</w:t>
      </w:r>
    </w:p>
    <w:p w:rsidR="00000000" w:rsidDel="00000000" w:rsidP="00000000" w:rsidRDefault="00000000" w:rsidRPr="00000000" w14:paraId="00000077">
      <w:pPr>
        <w:numPr>
          <w:ilvl w:val="0"/>
          <w:numId w:val="68"/>
        </w:numPr>
        <w:spacing w:after="0" w:afterAutospacing="0" w:before="240" w:lineRule="auto"/>
        <w:ind w:left="720" w:right="0" w:hanging="360"/>
      </w:pPr>
      <w:r w:rsidDel="00000000" w:rsidR="00000000" w:rsidRPr="00000000">
        <w:rPr>
          <w:rtl w:val="0"/>
        </w:rPr>
        <w:t xml:space="preserve">Files outside the OCR File List can still be uploaded through the OCR entry; however, the OCR system may not be able to classify, recognize, or extract information from such files.</w:t>
      </w:r>
    </w:p>
    <w:p w:rsidR="00000000" w:rsidDel="00000000" w:rsidP="00000000" w:rsidRDefault="00000000" w:rsidRPr="00000000" w14:paraId="00000078">
      <w:pPr>
        <w:numPr>
          <w:ilvl w:val="0"/>
          <w:numId w:val="68"/>
        </w:numPr>
        <w:spacing w:after="240" w:before="0" w:beforeAutospacing="0" w:lineRule="auto"/>
        <w:ind w:left="720" w:right="0" w:hanging="360"/>
      </w:pPr>
      <w:r w:rsidDel="00000000" w:rsidR="00000000" w:rsidRPr="00000000">
        <w:rPr>
          <w:rtl w:val="0"/>
        </w:rPr>
        <w:t xml:space="preserve">Where one source file contains multiple sub-documents that require different processing paths, e.g. some sub-documents require OCR while others do not, the system will not block the upload. However, OCR may not be able to accurately classify, recognize, or extract the contents of the file.</w:t>
      </w:r>
    </w:p>
    <w:p w:rsidR="00000000" w:rsidDel="00000000" w:rsidP="00000000" w:rsidRDefault="00000000" w:rsidRPr="00000000" w14:paraId="00000079">
      <w:pPr>
        <w:spacing w:after="240" w:before="240" w:lineRule="auto"/>
        <w:ind w:left="0" w:right="0" w:firstLine="0"/>
        <w:rPr/>
      </w:pPr>
      <w:r w:rsidDel="00000000" w:rsidR="00000000" w:rsidRPr="00000000">
        <w:rPr>
          <w:b w:val="1"/>
          <w:bCs w:val="1"/>
          <w:rtl w:val="0"/>
        </w:rPr>
        <w:t xml:space="preserve">b. Non-OCR Files:</w:t>
        <w:br w:type="textWrapping"/>
      </w:r>
      <w:r w:rsidDel="00000000" w:rsidR="00000000" w:rsidRPr="00000000">
        <w:rPr>
          <w:rtl w:val="0"/>
        </w:rPr>
        <w:t xml:space="preserve">Files uploaded through the Non-OCR entry will not be processed by the AI/OCR engine by default. No AI-based classification or extraction will be performed for files uploaded through this entry.</w:t>
      </w:r>
    </w:p>
    <w:p w:rsidR="00000000" w:rsidDel="00000000" w:rsidP="00000000" w:rsidRDefault="00000000" w:rsidRPr="00000000" w14:paraId="0000007A">
      <w:pPr>
        <w:spacing w:after="240" w:before="240" w:lineRule="auto"/>
        <w:ind w:left="0" w:right="0" w:firstLine="0"/>
        <w:rPr/>
      </w:pPr>
      <w:r w:rsidDel="00000000" w:rsidR="00000000" w:rsidRPr="00000000">
        <w:rPr>
          <w:rtl w:val="0"/>
        </w:rPr>
        <w:t xml:space="preserve">Regardless of whether the document type itself is supported by OCR, any file uploaded through the Non-OCR entry shall be treated as a Non-OCR file.</w:t>
      </w:r>
    </w:p>
    <w:p w:rsidR="00000000" w:rsidDel="00000000" w:rsidP="00000000" w:rsidRDefault="00000000" w:rsidRPr="00000000" w14:paraId="0000007B">
      <w:pPr>
        <w:spacing w:after="240" w:before="240" w:lineRule="auto"/>
        <w:ind w:left="0" w:right="0" w:firstLine="0"/>
        <w:rPr/>
      </w:pPr>
      <w:r w:rsidDel="00000000" w:rsidR="00000000" w:rsidRPr="00000000">
        <w:rPr>
          <w:b w:val="1"/>
          <w:bCs w:val="1"/>
          <w:rtl w:val="0"/>
        </w:rPr>
        <w:t xml:space="preserve">c. System-Generated Documents:</w:t>
        <w:br w:type="textWrapping"/>
      </w:r>
      <w:r w:rsidDel="00000000" w:rsidR="00000000" w:rsidRPr="00000000">
        <w:rPr>
          <w:rtl w:val="0"/>
        </w:rPr>
        <w:t xml:space="preserve">Documents automatically generated by the system and archived in the File Center are categorized as system-generated documents. Such documents may also be manually uploaded through the Non-OCR entry for storage purposes.</w:t>
      </w:r>
    </w:p>
    <w:p w:rsidR="00000000" w:rsidDel="00000000" w:rsidP="00000000" w:rsidRDefault="00000000" w:rsidRPr="00000000" w14:paraId="0000007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pPr>
      <w:bookmarkStart w:colFirst="0" w:colLast="0" w:name="_cd0vnhlggdq7" w:id="20"/>
      <w:bookmarkEnd w:id="20"/>
      <w:r w:rsidDel="00000000" w:rsidR="00000000" w:rsidRPr="00000000">
        <w:rPr>
          <w:rtl w:val="0"/>
        </w:rPr>
        <w:t xml:space="preserve">2.7.2 Upload Role and Entry</w:t>
      </w:r>
    </w:p>
    <w:p w:rsidR="00000000" w:rsidDel="00000000" w:rsidP="00000000" w:rsidRDefault="00000000" w:rsidRPr="00000000" w14:paraId="0000007D">
      <w:pPr>
        <w:spacing w:after="240" w:before="240" w:lineRule="auto"/>
        <w:ind w:left="0" w:right="0" w:firstLine="0"/>
        <w:rPr/>
      </w:pPr>
      <w:r w:rsidDel="00000000" w:rsidR="00000000" w:rsidRPr="00000000">
        <w:rPr>
          <w:rtl w:val="0"/>
        </w:rPr>
        <w:t xml:space="preserve">Separate upload entries shall be provided based on the entity/role to which the document belongs. Each role entry shall provide both OCR and Non-OCR upload options.</w:t>
      </w:r>
    </w:p>
    <w:p w:rsidR="00000000" w:rsidDel="00000000" w:rsidP="00000000" w:rsidRDefault="00000000" w:rsidRPr="00000000" w14:paraId="0000007E">
      <w:pPr>
        <w:spacing w:after="240" w:before="240" w:lineRule="auto"/>
        <w:ind w:left="0" w:right="0" w:firstLine="0"/>
        <w:rPr/>
      </w:pPr>
      <w:r w:rsidDel="00000000" w:rsidR="00000000" w:rsidRPr="00000000">
        <w:rPr>
          <w:rtl w:val="0"/>
        </w:rPr>
        <w:t xml:space="preserve">The purpose of separating the upload entries by role is to associate the uploaded documents with the corresponding entity ID for subsequent matching and validation, thereby ensuring the accuracy of file recognition and data extraction.</w:t>
      </w:r>
    </w:p>
    <w:p w:rsidR="00000000" w:rsidDel="00000000" w:rsidP="00000000" w:rsidRDefault="00000000" w:rsidRPr="00000000" w14:paraId="0000007F">
      <w:pPr>
        <w:spacing w:after="240" w:before="240" w:lineRule="auto"/>
        <w:ind w:left="0" w:right="0" w:firstLine="0"/>
        <w:rPr/>
      </w:pPr>
      <w:r w:rsidDel="00000000" w:rsidR="00000000" w:rsidRPr="00000000">
        <w:rPr>
          <w:b w:val="1"/>
          <w:bCs w:val="1"/>
          <w:rtl w:val="0"/>
        </w:rPr>
        <w:t xml:space="preserve">a. Main Applicant:</w:t>
        <w:br w:type="textWrapping"/>
      </w:r>
      <w:r w:rsidDel="00000000" w:rsidR="00000000" w:rsidRPr="00000000">
        <w:rPr>
          <w:rtl w:val="0"/>
        </w:rPr>
        <w:t xml:space="preserve">Includes identity, income, vehicle, acceptance/signing, application, biometric, and other related documents of the main applicant. The scope follows the Batch 2 implementation.</w:t>
      </w:r>
    </w:p>
    <w:p w:rsidR="00000000" w:rsidDel="00000000" w:rsidP="00000000" w:rsidRDefault="00000000" w:rsidRPr="00000000" w14:paraId="00000080">
      <w:pPr>
        <w:spacing w:after="240" w:before="240" w:lineRule="auto"/>
        <w:ind w:left="0" w:right="0" w:firstLine="0"/>
        <w:rPr/>
      </w:pPr>
      <w:r w:rsidDel="00000000" w:rsidR="00000000" w:rsidRPr="00000000">
        <w:rPr>
          <w:b w:val="1"/>
          <w:bCs w:val="1"/>
          <w:rtl w:val="0"/>
        </w:rPr>
        <w:t xml:space="preserve">b. Guarantor:</w:t>
        <w:br w:type="textWrapping"/>
      </w:r>
      <w:r w:rsidDel="00000000" w:rsidR="00000000" w:rsidRPr="00000000">
        <w:rPr>
          <w:rtl w:val="0"/>
        </w:rPr>
        <w:t xml:space="preserve">Includes guarantor identity, income, agreement/signing, and other related documents.</w:t>
      </w:r>
    </w:p>
    <w:p w:rsidR="00000000" w:rsidDel="00000000" w:rsidP="00000000" w:rsidRDefault="00000000" w:rsidRPr="00000000" w14:paraId="00000081">
      <w:pPr>
        <w:spacing w:after="240" w:before="240" w:lineRule="auto"/>
        <w:ind w:left="0" w:right="0" w:firstLine="0"/>
        <w:rPr/>
      </w:pPr>
      <w:r w:rsidDel="00000000" w:rsidR="00000000" w:rsidRPr="00000000">
        <w:rPr>
          <w:rtl w:val="0"/>
        </w:rPr>
        <w:t xml:space="preserve">Each guarantor shall have an independent upload entry. The corresponding guarantor file upload entry will only become available after the guarantor information has been entered and the guarantor ID has been queried and confirmed.</w:t>
      </w:r>
    </w:p>
    <w:p w:rsidR="00000000" w:rsidDel="00000000" w:rsidP="00000000" w:rsidRDefault="00000000" w:rsidRPr="00000000" w14:paraId="00000082">
      <w:pPr>
        <w:spacing w:after="240" w:before="240" w:lineRule="auto"/>
        <w:ind w:left="0" w:right="0" w:firstLine="0"/>
        <w:rPr/>
      </w:pPr>
      <w:r w:rsidDel="00000000" w:rsidR="00000000" w:rsidRPr="00000000">
        <w:rPr>
          <w:b w:val="1"/>
          <w:bCs w:val="1"/>
          <w:rtl w:val="0"/>
        </w:rPr>
        <w:t xml:space="preserve">c. Seller:</w:t>
        <w:br w:type="textWrapping"/>
      </w:r>
      <w:r w:rsidDel="00000000" w:rsidR="00000000" w:rsidRPr="00000000">
        <w:rPr>
          <w:rtl w:val="0"/>
        </w:rPr>
        <w:t xml:space="preserve">Includes seller </w:t>
      </w:r>
      <w:r w:rsidDel="00000000" w:rsidR="00000000" w:rsidRPr="00000000">
        <w:rPr>
          <w:b w:val="1"/>
          <w:bCs w:val="1"/>
          <w:rtl w:val="0"/>
        </w:rPr>
        <w:t xml:space="preserve">identity</w:t>
      </w:r>
      <w:r w:rsidDel="00000000" w:rsidR="00000000" w:rsidRPr="00000000">
        <w:rPr>
          <w:rtl w:val="0"/>
        </w:rPr>
        <w:t xml:space="preserve">-related documents.</w:t>
      </w:r>
    </w:p>
    <w:p w:rsidR="00000000" w:rsidDel="00000000" w:rsidP="00000000" w:rsidRDefault="00000000" w:rsidRPr="00000000" w14:paraId="0000008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pPr>
      <w:bookmarkStart w:colFirst="0" w:colLast="0" w:name="_9l4fc4wzkivt" w:id="21"/>
      <w:bookmarkEnd w:id="21"/>
      <w:r w:rsidDel="00000000" w:rsidR="00000000" w:rsidRPr="00000000">
        <w:rPr>
          <w:rtl w:val="0"/>
        </w:rPr>
        <w:t xml:space="preserve">2.7.3 Guarantor File Maintenance</w:t>
      </w:r>
    </w:p>
    <w:p w:rsidR="00000000" w:rsidDel="00000000" w:rsidP="00000000" w:rsidRDefault="00000000" w:rsidRPr="00000000" w14:paraId="00000084">
      <w:pPr>
        <w:numPr>
          <w:ilvl w:val="0"/>
          <w:numId w:val="37"/>
        </w:numPr>
        <w:spacing w:after="0" w:afterAutospacing="0" w:before="240" w:lineRule="auto"/>
        <w:ind w:left="720" w:right="0" w:hanging="360"/>
        <w:rPr>
          <w:u w:val="none"/>
        </w:rPr>
      </w:pPr>
      <w:r w:rsidDel="00000000" w:rsidR="00000000" w:rsidRPr="00000000">
        <w:rPr>
          <w:rtl w:val="0"/>
        </w:rPr>
        <w:t xml:space="preserve">Sales shall complete the guarantor information before the corresponding guarantor upload entry is enabled in the File Center.</w:t>
      </w:r>
    </w:p>
    <w:p w:rsidR="00000000" w:rsidDel="00000000" w:rsidP="00000000" w:rsidRDefault="00000000" w:rsidRPr="00000000" w14:paraId="00000085">
      <w:pPr>
        <w:numPr>
          <w:ilvl w:val="0"/>
          <w:numId w:val="37"/>
        </w:numPr>
        <w:spacing w:after="0" w:afterAutospacing="0" w:before="0" w:beforeAutospacing="0" w:lineRule="auto"/>
        <w:ind w:left="720" w:right="0" w:hanging="360"/>
        <w:rPr>
          <w:u w:val="none"/>
        </w:rPr>
      </w:pPr>
      <w:r w:rsidDel="00000000" w:rsidR="00000000" w:rsidRPr="00000000">
        <w:rPr>
          <w:rFonts w:ascii="Arial Unicode MS" w:cs="Arial Unicode MS" w:eastAsia="Arial Unicode MS" w:hAnsi="Arial Unicode MS"/>
          <w:rtl w:val="0"/>
        </w:rPr>
        <w:t xml:space="preserve">If a guarantor is deleted：</w:t>
      </w:r>
    </w:p>
    <w:p w:rsidR="00000000" w:rsidDel="00000000" w:rsidP="00000000" w:rsidRDefault="00000000" w:rsidRPr="00000000" w14:paraId="00000086">
      <w:pPr>
        <w:numPr>
          <w:ilvl w:val="1"/>
          <w:numId w:val="37"/>
        </w:numPr>
        <w:spacing w:after="0" w:afterAutospacing="0" w:before="0" w:beforeAutospacing="0" w:lineRule="auto"/>
        <w:ind w:left="1440" w:right="0" w:hanging="360"/>
        <w:rPr>
          <w:u w:val="none"/>
        </w:rPr>
      </w:pPr>
      <w:r w:rsidDel="00000000" w:rsidR="00000000" w:rsidRPr="00000000">
        <w:rPr>
          <w:rtl w:val="0"/>
        </w:rPr>
        <w:t xml:space="preserve">the system shall prompt Sales that all files associated with the guarantor will also be automatically deleted from the active file list.</w:t>
      </w:r>
    </w:p>
    <w:p w:rsidR="00000000" w:rsidDel="00000000" w:rsidP="00000000" w:rsidRDefault="00000000" w:rsidRPr="00000000" w14:paraId="00000087">
      <w:pPr>
        <w:numPr>
          <w:ilvl w:val="1"/>
          <w:numId w:val="37"/>
        </w:numPr>
        <w:spacing w:after="0" w:afterAutospacing="0" w:before="0" w:beforeAutospacing="0" w:lineRule="auto"/>
        <w:ind w:left="1440" w:right="0" w:hanging="360"/>
        <w:rPr>
          <w:u w:val="none"/>
        </w:rPr>
      </w:pPr>
      <w:r w:rsidDel="00000000" w:rsidR="00000000" w:rsidRPr="00000000">
        <w:rPr>
          <w:rtl w:val="0"/>
        </w:rPr>
        <w:t xml:space="preserve">the related files will be moved to the </w:t>
      </w:r>
      <w:r w:rsidDel="00000000" w:rsidR="00000000" w:rsidRPr="00000000">
        <w:rPr>
          <w:b w:val="1"/>
          <w:bCs w:val="1"/>
          <w:rtl w:val="0"/>
        </w:rPr>
        <w:t xml:space="preserve">Deleted Files</w:t>
      </w:r>
      <w:r w:rsidDel="00000000" w:rsidR="00000000" w:rsidRPr="00000000">
        <w:rPr>
          <w:rtl w:val="0"/>
        </w:rPr>
        <w:t xml:space="preserve"> list;</w:t>
      </w:r>
    </w:p>
    <w:p w:rsidR="00000000" w:rsidDel="00000000" w:rsidP="00000000" w:rsidRDefault="00000000" w:rsidRPr="00000000" w14:paraId="00000088">
      <w:pPr>
        <w:numPr>
          <w:ilvl w:val="1"/>
          <w:numId w:val="37"/>
        </w:numPr>
        <w:spacing w:after="240" w:before="0" w:beforeAutospacing="0" w:lineRule="auto"/>
        <w:ind w:left="1440" w:right="0" w:hanging="360"/>
        <w:rPr>
          <w:u w:val="none"/>
        </w:rPr>
      </w:pPr>
      <w:r w:rsidDel="00000000" w:rsidR="00000000" w:rsidRPr="00000000">
        <w:rPr>
          <w:rtl w:val="0"/>
        </w:rPr>
        <w:t xml:space="preserve">the deletion records shall remain available for record-tracking purposes.</w:t>
      </w:r>
    </w:p>
    <w:p w:rsidR="00000000" w:rsidDel="00000000" w:rsidP="00000000" w:rsidRDefault="00000000" w:rsidRPr="00000000" w14:paraId="00000089">
      <w:pPr>
        <w:spacing w:after="240" w:before="240" w:lineRule="auto"/>
        <w:ind w:left="0" w:right="0" w:firstLine="0"/>
        <w:rPr/>
      </w:pPr>
      <w:r w:rsidDel="00000000" w:rsidR="00000000" w:rsidRPr="00000000">
        <w:rPr>
          <w:rtl w:val="0"/>
        </w:rPr>
      </w:r>
    </w:p>
    <w:p w:rsidR="00000000" w:rsidDel="00000000" w:rsidP="00000000" w:rsidRDefault="00000000" w:rsidRPr="00000000" w14:paraId="0000008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sz w:val="26"/>
          <w:szCs w:val="26"/>
        </w:rPr>
      </w:pPr>
      <w:bookmarkStart w:colFirst="0" w:colLast="0" w:name="_tlhf4jqpqkp" w:id="22"/>
      <w:bookmarkEnd w:id="22"/>
      <w:r w:rsidDel="00000000" w:rsidR="00000000" w:rsidRPr="00000000">
        <w:rPr>
          <w:rtl w:val="0"/>
        </w:rPr>
        <w:t xml:space="preserve">2.7.4 Mandatory File List</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Different case scenarios may require different mandatory document sets during the Disbursement stage. The Mandatory File List is used to guide Sales document preparation and subsequent CRA document checking.</w:t>
      </w:r>
    </w:p>
    <w:p w:rsidR="00000000" w:rsidDel="00000000" w:rsidP="00000000" w:rsidRDefault="00000000" w:rsidRPr="00000000" w14:paraId="0000008C">
      <w:pPr>
        <w:rPr/>
      </w:pPr>
      <w:r w:rsidDel="00000000" w:rsidR="00000000" w:rsidRPr="00000000">
        <w:rPr>
          <w:rtl w:val="0"/>
        </w:rPr>
        <w:t xml:space="preserve">Currently, there are three different document-list scopes in the system that are related to mandatory file checking, and these scopes are not fully aligned:</w:t>
      </w:r>
    </w:p>
    <w:p w:rsidR="00000000" w:rsidDel="00000000" w:rsidP="00000000" w:rsidRDefault="00000000" w:rsidRPr="00000000" w14:paraId="0000008D">
      <w:pPr>
        <w:numPr>
          <w:ilvl w:val="0"/>
          <w:numId w:val="61"/>
        </w:numPr>
        <w:spacing w:after="0" w:afterAutospacing="0" w:before="240" w:lineRule="auto"/>
        <w:ind w:left="992.1259842519685" w:right="0" w:hanging="360"/>
        <w:rPr>
          <w:u w:val="none"/>
        </w:rPr>
      </w:pPr>
      <w:r w:rsidDel="00000000" w:rsidR="00000000" w:rsidRPr="00000000">
        <w:rPr>
          <w:b w:val="1"/>
          <w:bCs w:val="1"/>
          <w:rtl w:val="0"/>
        </w:rPr>
        <w:t xml:space="preserve">Files actually uploaded by Sales during the application process:</w:t>
        <w:br w:type="textWrapping"/>
      </w:r>
      <w:r w:rsidDel="00000000" w:rsidR="00000000" w:rsidRPr="00000000">
        <w:rPr>
          <w:rtl w:val="0"/>
        </w:rPr>
        <w:t xml:space="preserve">The current scope is relatively limited and may not cover all documents that are actually required from a business perspective.</w:t>
      </w:r>
    </w:p>
    <w:p w:rsidR="00000000" w:rsidDel="00000000" w:rsidP="00000000" w:rsidRDefault="00000000" w:rsidRPr="00000000" w14:paraId="0000008E">
      <w:pPr>
        <w:numPr>
          <w:ilvl w:val="0"/>
          <w:numId w:val="61"/>
        </w:numPr>
        <w:spacing w:after="0" w:afterAutospacing="0" w:before="0" w:beforeAutospacing="0" w:lineRule="auto"/>
        <w:ind w:left="992.1259842519685" w:right="0" w:hanging="360"/>
        <w:rPr>
          <w:u w:val="none"/>
        </w:rPr>
      </w:pPr>
      <w:r w:rsidDel="00000000" w:rsidR="00000000" w:rsidRPr="00000000">
        <w:rPr>
          <w:b w:val="1"/>
          <w:bCs w:val="1"/>
          <w:rtl w:val="0"/>
        </w:rPr>
        <w:t xml:space="preserve">Validation rules based on classified Document Types:</w:t>
        <w:br w:type="textWrapping"/>
      </w:r>
      <w:r w:rsidDel="00000000" w:rsidR="00000000" w:rsidRPr="00000000">
        <w:rPr>
          <w:rtl w:val="0"/>
        </w:rPr>
        <w:t xml:space="preserve">The system currently applies relevant validation rules only when a file has been assigned a specific Document Type.</w:t>
        <w:br w:type="textWrapping"/>
        <w:t xml:space="preserve">If no corresponding Document Type exists, the document will not be treated as mandatory and no validation will be triggered.</w:t>
      </w:r>
    </w:p>
    <w:p w:rsidR="00000000" w:rsidDel="00000000" w:rsidP="00000000" w:rsidRDefault="00000000" w:rsidRPr="00000000" w14:paraId="0000008F">
      <w:pPr>
        <w:numPr>
          <w:ilvl w:val="0"/>
          <w:numId w:val="61"/>
        </w:numPr>
        <w:spacing w:after="240" w:before="0" w:beforeAutospacing="0" w:lineRule="auto"/>
        <w:ind w:left="992.1259842519685" w:right="0" w:hanging="360"/>
        <w:rPr>
          <w:u w:val="none"/>
        </w:rPr>
      </w:pPr>
      <w:r w:rsidDel="00000000" w:rsidR="00000000" w:rsidRPr="00000000">
        <w:rPr>
          <w:b w:val="1"/>
          <w:bCs w:val="1"/>
          <w:rtl w:val="0"/>
        </w:rPr>
        <w:t xml:space="preserve">CRA Mandatory File Checklist:</w:t>
        <w:br w:type="textWrapping"/>
      </w:r>
      <w:r w:rsidDel="00000000" w:rsidR="00000000" w:rsidRPr="00000000">
        <w:rPr>
          <w:rtl w:val="0"/>
        </w:rPr>
        <w:t xml:space="preserve">The File Checklist used by CRA should, in principle, cover all documents and corresponding checking requirements applicable to the specific Case scenario.</w:t>
      </w:r>
    </w:p>
    <w:p w:rsidR="00000000" w:rsidDel="00000000" w:rsidP="00000000" w:rsidRDefault="00000000" w:rsidRPr="00000000" w14:paraId="00000090">
      <w:pPr>
        <w:rPr/>
      </w:pPr>
      <w:r w:rsidDel="00000000" w:rsidR="00000000" w:rsidRPr="00000000">
        <w:rPr>
          <w:rtl w:val="0"/>
        </w:rPr>
        <w:t xml:space="preserve">Ideally, scope (a) and scope (c) should be aligned to minimize document supplementation and rework during CRA processing.</w:t>
      </w:r>
    </w:p>
    <w:p w:rsidR="00000000" w:rsidDel="00000000" w:rsidP="00000000" w:rsidRDefault="00000000" w:rsidRPr="00000000" w14:paraId="00000091">
      <w:pPr>
        <w:rPr>
          <w:highlight w:val="yellow"/>
        </w:rPr>
      </w:pPr>
      <w:r w:rsidDel="00000000" w:rsidR="00000000" w:rsidRPr="00000000">
        <w:rPr>
          <w:highlight w:val="yellow"/>
          <w:rtl w:val="0"/>
        </w:rPr>
        <w:t xml:space="preserve">The current Mandatory Disbursement File Checklist parameters shall refer to 18.20 Mandatory Disbursement File Checking List.</w:t>
      </w:r>
    </w:p>
    <w:p w:rsidR="00000000" w:rsidDel="00000000" w:rsidP="00000000" w:rsidRDefault="00000000" w:rsidRPr="00000000" w14:paraId="00000092">
      <w:pPr>
        <w:pStyle w:val="Heading3"/>
        <w:keepNext w:val="0"/>
        <w:keepLines w:val="0"/>
        <w:spacing w:after="80" w:before="280" w:line="276" w:lineRule="auto"/>
        <w:ind w:left="566.9291338582675" w:right="153.54330708661507" w:firstLine="0"/>
        <w:rPr>
          <w:sz w:val="26"/>
          <w:szCs w:val="26"/>
        </w:rPr>
      </w:pPr>
      <w:bookmarkStart w:colFirst="0" w:colLast="0" w:name="_rjggu4lyhha8" w:id="23"/>
      <w:bookmarkEnd w:id="23"/>
      <w:r w:rsidDel="00000000" w:rsidR="00000000" w:rsidRPr="00000000">
        <w:rPr>
          <w:rtl w:val="0"/>
        </w:rPr>
        <w:t xml:space="preserve">2.7.5 File Display</w:t>
      </w:r>
      <w:r w:rsidDel="00000000" w:rsidR="00000000" w:rsidRPr="00000000">
        <w:rPr>
          <w:rtl w:val="0"/>
        </w:rPr>
      </w:r>
    </w:p>
    <w:p w:rsidR="00000000" w:rsidDel="00000000" w:rsidP="00000000" w:rsidRDefault="00000000" w:rsidRPr="00000000" w14:paraId="00000093">
      <w:pPr>
        <w:numPr>
          <w:ilvl w:val="0"/>
          <w:numId w:val="52"/>
        </w:numPr>
        <w:ind w:left="992.1259842519685" w:hanging="360"/>
      </w:pPr>
      <w:r w:rsidDel="00000000" w:rsidR="00000000" w:rsidRPr="00000000">
        <w:rPr>
          <w:rtl w:val="0"/>
        </w:rPr>
        <w:t xml:space="preserve">All Files:</w:t>
      </w:r>
    </w:p>
    <w:p w:rsidR="00000000" w:rsidDel="00000000" w:rsidP="00000000" w:rsidRDefault="00000000" w:rsidRPr="00000000" w14:paraId="00000094">
      <w:pPr>
        <w:ind w:left="992.1259842519685" w:hanging="360"/>
        <w:rPr/>
      </w:pPr>
      <w:r w:rsidDel="00000000" w:rsidR="00000000" w:rsidRPr="00000000">
        <w:rPr>
          <w:rtl w:val="0"/>
        </w:rPr>
        <w:t xml:space="preserve">The File Center shall display all files under the Case by Application and Disbursement stage.</w:t>
      </w:r>
    </w:p>
    <w:p w:rsidR="00000000" w:rsidDel="00000000" w:rsidP="00000000" w:rsidRDefault="00000000" w:rsidRPr="00000000" w14:paraId="00000095">
      <w:pPr>
        <w:ind w:left="992.1259842519685" w:hanging="360"/>
        <w:rPr/>
      </w:pPr>
      <w:r w:rsidDel="00000000" w:rsidR="00000000" w:rsidRPr="00000000">
        <w:rPr>
          <w:rtl w:val="0"/>
        </w:rPr>
        <w:t xml:space="preserve">Within each stage, files shall also be displayed by entity:</w:t>
      </w:r>
    </w:p>
    <w:p w:rsidR="00000000" w:rsidDel="00000000" w:rsidP="00000000" w:rsidRDefault="00000000" w:rsidRPr="00000000" w14:paraId="00000096">
      <w:pPr>
        <w:numPr>
          <w:ilvl w:val="0"/>
          <w:numId w:val="2"/>
        </w:numPr>
        <w:ind w:left="992.1259842519685" w:hanging="360"/>
      </w:pPr>
      <w:r w:rsidDel="00000000" w:rsidR="00000000" w:rsidRPr="00000000">
        <w:rPr>
          <w:rtl w:val="0"/>
        </w:rPr>
        <w:t xml:space="preserve">Main Applicant;</w:t>
      </w:r>
    </w:p>
    <w:p w:rsidR="00000000" w:rsidDel="00000000" w:rsidP="00000000" w:rsidRDefault="00000000" w:rsidRPr="00000000" w14:paraId="00000097">
      <w:pPr>
        <w:numPr>
          <w:ilvl w:val="0"/>
          <w:numId w:val="2"/>
        </w:numPr>
        <w:ind w:left="992.1259842519685" w:hanging="360"/>
      </w:pPr>
      <w:r w:rsidDel="00000000" w:rsidR="00000000" w:rsidRPr="00000000">
        <w:rPr>
          <w:rtl w:val="0"/>
        </w:rPr>
        <w:t xml:space="preserve">Guarantor, with a separate entry for each guarantor; and</w:t>
      </w:r>
    </w:p>
    <w:p w:rsidR="00000000" w:rsidDel="00000000" w:rsidP="00000000" w:rsidRDefault="00000000" w:rsidRPr="00000000" w14:paraId="00000098">
      <w:pPr>
        <w:numPr>
          <w:ilvl w:val="0"/>
          <w:numId w:val="2"/>
        </w:numPr>
        <w:ind w:left="992.1259842519685" w:hanging="360"/>
      </w:pPr>
      <w:r w:rsidDel="00000000" w:rsidR="00000000" w:rsidRPr="00000000">
        <w:rPr>
          <w:rtl w:val="0"/>
        </w:rPr>
        <w:t xml:space="preserve">Seller.</w:t>
      </w:r>
    </w:p>
    <w:p w:rsidR="00000000" w:rsidDel="00000000" w:rsidP="00000000" w:rsidRDefault="00000000" w:rsidRPr="00000000" w14:paraId="00000099">
      <w:pPr>
        <w:ind w:left="992.1259842519685" w:hanging="360"/>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6" w:lineRule="auto"/>
        <w:ind w:left="992.1259842519685" w:right="153.54330708661507" w:hanging="360"/>
        <w:jc w:val="left"/>
      </w:pPr>
      <w:r w:rsidDel="00000000" w:rsidR="00000000" w:rsidRPr="00000000">
        <w:rPr>
          <w:b w:val="1"/>
          <w:bCs w:val="1"/>
          <w:rtl w:val="0"/>
        </w:rPr>
        <w:t xml:space="preserve">System-Generated Documents:</w:t>
      </w:r>
    </w:p>
    <w:p w:rsidR="00000000" w:rsidDel="00000000" w:rsidP="00000000" w:rsidRDefault="00000000" w:rsidRPr="00000000" w14:paraId="0000009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afterAutospacing="0" w:before="0" w:line="276" w:lineRule="auto"/>
        <w:ind w:left="992.1259842519685" w:right="153.54330708661507" w:hanging="360"/>
        <w:jc w:val="left"/>
        <w:rPr>
          <w:u w:val="none"/>
        </w:rPr>
      </w:pPr>
      <w:r w:rsidDel="00000000" w:rsidR="00000000" w:rsidRPr="00000000">
        <w:rPr>
          <w:rtl w:val="0"/>
        </w:rPr>
        <w:t xml:space="preserve">System-generated documents are maintained for archival purposes and may also be manually uploaded where required.</w:t>
      </w:r>
    </w:p>
    <w:p w:rsidR="00000000" w:rsidDel="00000000" w:rsidP="00000000" w:rsidRDefault="00000000" w:rsidRPr="00000000" w14:paraId="0000009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6" w:lineRule="auto"/>
        <w:ind w:left="992.1259842519685" w:right="153.54330708661507" w:hanging="360"/>
        <w:jc w:val="left"/>
        <w:rPr>
          <w:u w:val="none"/>
        </w:rPr>
      </w:pPr>
      <w:r w:rsidDel="00000000" w:rsidR="00000000" w:rsidRPr="00000000">
        <w:rPr>
          <w:rtl w:val="0"/>
        </w:rPr>
        <w:t xml:space="preserve">Such documents belong to the </w:t>
      </w:r>
      <w:r w:rsidDel="00000000" w:rsidR="00000000" w:rsidRPr="00000000">
        <w:rPr>
          <w:b w:val="1"/>
          <w:bCs w:val="1"/>
          <w:rtl w:val="0"/>
        </w:rPr>
        <w:t xml:space="preserve">different entity,</w:t>
      </w:r>
      <w:r w:rsidDel="00000000" w:rsidR="00000000" w:rsidRPr="00000000">
        <w:rPr>
          <w:rtl w:val="0"/>
        </w:rPr>
        <w:t xml:space="preserve"> and shall be included under any Main Applicant, Guarantor, or Seller entry, with the creator by system.</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992.1259842519685" w:right="153.54330708661507" w:hanging="36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6" w:lineRule="auto"/>
        <w:ind w:left="992.1259842519685" w:right="153.54330708661507" w:hanging="360"/>
        <w:jc w:val="left"/>
      </w:pPr>
      <w:r w:rsidDel="00000000" w:rsidR="00000000" w:rsidRPr="00000000">
        <w:rPr>
          <w:b w:val="1"/>
          <w:bCs w:val="1"/>
          <w:rtl w:val="0"/>
        </w:rPr>
        <w:t xml:space="preserve">Deleted Files:</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992.1259842519685" w:right="153.54330708661507" w:hanging="360"/>
        <w:jc w:val="left"/>
        <w:rPr>
          <w:u w:val="none"/>
        </w:rPr>
      </w:pPr>
      <w:r w:rsidDel="00000000" w:rsidR="00000000" w:rsidRPr="00000000">
        <w:rPr>
          <w:rtl w:val="0"/>
        </w:rPr>
        <w:t xml:space="preserve">The Deleted Files entry shall display records of deleted documents.</w:t>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992.1259842519685" w:right="153.54330708661507" w:hanging="360"/>
        <w:jc w:val="left"/>
        <w:rPr>
          <w:u w:val="none"/>
        </w:rPr>
      </w:pPr>
      <w:r w:rsidDel="00000000" w:rsidR="00000000" w:rsidRPr="00000000">
        <w:rPr>
          <w:rtl w:val="0"/>
        </w:rPr>
        <w:t xml:space="preserve">Deleted files are retained for record purposes only and shall not support preview.</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153.54330708661507" w:firstLine="0"/>
        <w:jc w:val="left"/>
        <w:rPr/>
      </w:pPr>
      <w:r w:rsidDel="00000000" w:rsidR="00000000" w:rsidRPr="00000000">
        <w:rPr>
          <w:rtl w:val="0"/>
        </w:rPr>
      </w:r>
    </w:p>
    <w:p w:rsidR="00000000" w:rsidDel="00000000" w:rsidP="00000000" w:rsidRDefault="00000000" w:rsidRPr="00000000" w14:paraId="000000A2">
      <w:pPr>
        <w:pStyle w:val="Heading3"/>
        <w:keepNext w:val="0"/>
        <w:keepLines w:val="0"/>
        <w:spacing w:after="80" w:before="280" w:line="276" w:lineRule="auto"/>
        <w:ind w:left="566.9291338582675" w:right="153.54330708661507" w:firstLine="0"/>
        <w:rPr>
          <w:sz w:val="26"/>
          <w:szCs w:val="26"/>
        </w:rPr>
      </w:pPr>
      <w:bookmarkStart w:colFirst="0" w:colLast="0" w:name="_b1s7ejmwue3h" w:id="24"/>
      <w:bookmarkEnd w:id="24"/>
      <w:r w:rsidDel="00000000" w:rsidR="00000000" w:rsidRPr="00000000">
        <w:rPr>
          <w:rtl w:val="0"/>
        </w:rPr>
        <w:t xml:space="preserve">2.7.6 File Classification</w:t>
      </w:r>
      <w:r w:rsidDel="00000000" w:rsidR="00000000" w:rsidRPr="00000000">
        <w:rPr>
          <w:rtl w:val="0"/>
        </w:rPr>
      </w:r>
    </w:p>
    <w:p w:rsidR="00000000" w:rsidDel="00000000" w:rsidP="00000000" w:rsidRDefault="00000000" w:rsidRPr="00000000" w14:paraId="000000A3">
      <w:pPr>
        <w:ind w:left="708.6614173228347" w:firstLine="0"/>
        <w:rPr/>
      </w:pPr>
      <w:r w:rsidDel="00000000" w:rsidR="00000000" w:rsidRPr="00000000">
        <w:rPr>
          <w:rtl w:val="0"/>
        </w:rPr>
        <w:t xml:space="preserve">Users shall upload files through the appropriate entry according to the processing requirement, i.e. OCR or Non-OCR.</w:t>
      </w:r>
    </w:p>
    <w:p w:rsidR="00000000" w:rsidDel="00000000" w:rsidP="00000000" w:rsidRDefault="00000000" w:rsidRPr="00000000" w14:paraId="000000A4">
      <w:pPr>
        <w:numPr>
          <w:ilvl w:val="0"/>
          <w:numId w:val="5"/>
        </w:numPr>
        <w:spacing w:after="0" w:afterAutospacing="0"/>
        <w:ind w:left="708.6614173228347" w:firstLine="0"/>
        <w:rPr>
          <w:u w:val="none"/>
        </w:rPr>
      </w:pPr>
      <w:r w:rsidDel="00000000" w:rsidR="00000000" w:rsidRPr="00000000">
        <w:rPr>
          <w:b w:val="1"/>
          <w:bCs w:val="1"/>
          <w:rtl w:val="0"/>
        </w:rPr>
        <w:t xml:space="preserve">OCR Files:</w:t>
      </w:r>
      <w:r w:rsidDel="00000000" w:rsidR="00000000" w:rsidRPr="00000000">
        <w:rPr>
          <w:rtl w:val="0"/>
        </w:rPr>
        <w:br w:type="textWrapping"/>
        <w:t xml:space="preserve">The system will perform automatic file classification. Users may manually edit and confirm the classification result where required.</w:t>
      </w:r>
    </w:p>
    <w:p w:rsidR="00000000" w:rsidDel="00000000" w:rsidP="00000000" w:rsidRDefault="00000000" w:rsidRPr="00000000" w14:paraId="000000A5">
      <w:pPr>
        <w:numPr>
          <w:ilvl w:val="0"/>
          <w:numId w:val="5"/>
        </w:numPr>
        <w:ind w:left="708.6614173228347" w:firstLine="0"/>
        <w:rPr>
          <w:u w:val="none"/>
        </w:rPr>
      </w:pPr>
      <w:r w:rsidDel="00000000" w:rsidR="00000000" w:rsidRPr="00000000">
        <w:rPr>
          <w:b w:val="1"/>
          <w:bCs w:val="1"/>
          <w:rtl w:val="0"/>
        </w:rPr>
        <w:t xml:space="preserve">Non-OCR Files:</w:t>
      </w:r>
      <w:r w:rsidDel="00000000" w:rsidR="00000000" w:rsidRPr="00000000">
        <w:rPr>
          <w:rtl w:val="0"/>
        </w:rPr>
        <w:br w:type="textWrapping"/>
        <w:t xml:space="preserve">Users shall manually select the Document Type for downstream business processing.</w:t>
      </w:r>
    </w:p>
    <w:p w:rsidR="00000000" w:rsidDel="00000000" w:rsidP="00000000" w:rsidRDefault="00000000" w:rsidRPr="00000000" w14:paraId="000000A6">
      <w:pPr>
        <w:ind w:left="708.6614173228347" w:firstLine="0"/>
        <w:rPr/>
      </w:pPr>
      <w:r w:rsidDel="00000000" w:rsidR="00000000" w:rsidRPr="00000000">
        <w:rPr>
          <w:rtl w:val="0"/>
        </w:rPr>
        <w:t xml:space="preserve">For example, during the Disbursement stage, only files with a defined Document Type can be associated with the relevant expert rules for preview and marking. Files without Document Type information cannot be associated with expert-rule preview or marking.</w:t>
      </w:r>
    </w:p>
    <w:p w:rsidR="00000000" w:rsidDel="00000000" w:rsidP="00000000" w:rsidRDefault="00000000" w:rsidRPr="00000000" w14:paraId="000000A7">
      <w:pPr>
        <w:ind w:left="708.6614173228347" w:firstLine="0"/>
        <w:rPr/>
      </w:pPr>
      <w:r w:rsidDel="00000000" w:rsidR="00000000" w:rsidRPr="00000000">
        <w:rPr>
          <w:rtl w:val="0"/>
        </w:rPr>
      </w:r>
    </w:p>
    <w:p w:rsidR="00000000" w:rsidDel="00000000" w:rsidP="00000000" w:rsidRDefault="00000000" w:rsidRPr="00000000" w14:paraId="000000A8">
      <w:pPr>
        <w:pStyle w:val="Heading3"/>
        <w:keepNext w:val="0"/>
        <w:keepLines w:val="0"/>
        <w:spacing w:after="80" w:before="280" w:line="276" w:lineRule="auto"/>
        <w:ind w:left="566.9291338582675" w:right="153.54330708661507" w:firstLine="0"/>
        <w:rPr>
          <w:sz w:val="26"/>
          <w:szCs w:val="26"/>
        </w:rPr>
      </w:pPr>
      <w:bookmarkStart w:colFirst="0" w:colLast="0" w:name="_d2rn2zmze44y" w:id="25"/>
      <w:bookmarkEnd w:id="25"/>
      <w:r w:rsidDel="00000000" w:rsidR="00000000" w:rsidRPr="00000000">
        <w:rPr>
          <w:rtl w:val="0"/>
        </w:rPr>
        <w:t xml:space="preserve">2.7.7 File Deletion</w:t>
      </w:r>
      <w:r w:rsidDel="00000000" w:rsidR="00000000" w:rsidRPr="00000000">
        <w:rPr>
          <w:rtl w:val="0"/>
        </w:rPr>
      </w:r>
    </w:p>
    <w:p w:rsidR="00000000" w:rsidDel="00000000" w:rsidP="00000000" w:rsidRDefault="00000000" w:rsidRPr="00000000" w14:paraId="000000A9">
      <w:pPr>
        <w:numPr>
          <w:ilvl w:val="0"/>
          <w:numId w:val="28"/>
        </w:numPr>
        <w:spacing w:after="0" w:afterAutospacing="0"/>
        <w:ind w:left="720" w:hanging="11.338582677165334"/>
        <w:rPr>
          <w:u w:val="none"/>
        </w:rPr>
      </w:pPr>
      <w:r w:rsidDel="00000000" w:rsidR="00000000" w:rsidRPr="00000000">
        <w:rPr>
          <w:rtl w:val="0"/>
        </w:rPr>
        <w:t xml:space="preserve">File deletion can only be performed through the File List.</w:t>
      </w:r>
    </w:p>
    <w:p w:rsidR="00000000" w:rsidDel="00000000" w:rsidP="00000000" w:rsidRDefault="00000000" w:rsidRPr="00000000" w14:paraId="000000AA">
      <w:pPr>
        <w:numPr>
          <w:ilvl w:val="0"/>
          <w:numId w:val="28"/>
        </w:numPr>
        <w:spacing w:after="0" w:afterAutospacing="0"/>
        <w:ind w:left="720" w:hanging="11.338582677165334"/>
        <w:rPr>
          <w:u w:val="none"/>
        </w:rPr>
      </w:pPr>
      <w:r w:rsidDel="00000000" w:rsidR="00000000" w:rsidRPr="00000000">
        <w:rPr>
          <w:rtl w:val="0"/>
        </w:rPr>
        <w:t xml:space="preserve">Deleted file records shall be displayed in the Deleted Files list.</w:t>
      </w:r>
    </w:p>
    <w:p w:rsidR="00000000" w:rsidDel="00000000" w:rsidP="00000000" w:rsidRDefault="00000000" w:rsidRPr="00000000" w14:paraId="000000AB">
      <w:pPr>
        <w:numPr>
          <w:ilvl w:val="0"/>
          <w:numId w:val="28"/>
        </w:numPr>
        <w:ind w:left="720" w:hanging="11.338582677165334"/>
        <w:rPr>
          <w:u w:val="none"/>
        </w:rPr>
      </w:pPr>
      <w:r w:rsidDel="00000000" w:rsidR="00000000" w:rsidRPr="00000000">
        <w:rPr>
          <w:rtl w:val="0"/>
        </w:rPr>
        <w:t xml:space="preserve">Deleted files: cannot be previewed; and cannot be restored.</w:t>
      </w:r>
    </w:p>
    <w:p w:rsidR="00000000" w:rsidDel="00000000" w:rsidP="00000000" w:rsidRDefault="00000000" w:rsidRPr="00000000" w14:paraId="000000AC">
      <w:pPr>
        <w:spacing w:after="0" w:lineRule="auto"/>
        <w:ind w:left="2000" w:hanging="340"/>
        <w:rPr>
          <w:sz w:val="21"/>
          <w:szCs w:val="21"/>
        </w:rPr>
      </w:pPr>
      <w:r w:rsidDel="00000000" w:rsidR="00000000" w:rsidRPr="00000000">
        <w:rPr>
          <w:rtl w:val="0"/>
        </w:rPr>
      </w:r>
    </w:p>
    <w:p w:rsidR="00000000" w:rsidDel="00000000" w:rsidP="00000000" w:rsidRDefault="00000000" w:rsidRPr="00000000" w14:paraId="000000AD">
      <w:pPr>
        <w:spacing w:after="0" w:lineRule="auto"/>
        <w:ind w:left="1320" w:firstLine="0"/>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 </w:t>
      </w:r>
    </w:p>
    <w:p w:rsidR="00000000" w:rsidDel="00000000" w:rsidP="00000000" w:rsidRDefault="00000000" w:rsidRPr="00000000" w14:paraId="000000A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220" w:hanging="135"/>
        <w:jc w:val="left"/>
        <w:rPr>
          <w:b w:val="1"/>
          <w:bCs w:val="1"/>
          <w:color w:val="000000"/>
          <w:sz w:val="21"/>
          <w:szCs w:val="21"/>
        </w:rPr>
      </w:pPr>
      <w:bookmarkStart w:colFirst="0" w:colLast="0" w:name="_ihytx19v7pci" w:id="26"/>
      <w:bookmarkEnd w:id="26"/>
      <w:r w:rsidDel="00000000" w:rsidR="00000000" w:rsidRPr="00000000">
        <w:rPr>
          <w:sz w:val="24"/>
          <w:szCs w:val="24"/>
          <w:rtl w:val="0"/>
        </w:rPr>
        <w:t xml:space="preserve">2.</w:t>
      </w:r>
      <w:r w:rsidDel="00000000" w:rsidR="00000000" w:rsidRPr="00000000">
        <w:rPr>
          <w:rtl w:val="0"/>
        </w:rPr>
        <w:t xml:space="preserve">8</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Disbursement Application Submission</w:t>
      </w:r>
      <w:r w:rsidDel="00000000" w:rsidR="00000000" w:rsidRPr="00000000">
        <w:rPr>
          <w:rtl w:val="0"/>
        </w:rPr>
      </w:r>
    </w:p>
    <w:p w:rsidR="00000000" w:rsidDel="00000000" w:rsidP="00000000" w:rsidRDefault="00000000" w:rsidRPr="00000000" w14:paraId="000000A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pPr>
      <w:bookmarkStart w:colFirst="0" w:colLast="0" w:name="_o5xi5btou6ne" w:id="27"/>
      <w:bookmarkEnd w:id="27"/>
      <w:r w:rsidDel="00000000" w:rsidR="00000000" w:rsidRPr="00000000">
        <w:rPr>
          <w:rtl w:val="0"/>
        </w:rPr>
        <w:t xml:space="preserve">2.</w:t>
      </w:r>
      <w:r w:rsidDel="00000000" w:rsidR="00000000" w:rsidRPr="00000000">
        <w:rPr>
          <w:rtl w:val="0"/>
        </w:rPr>
        <w:t xml:space="preserve">8.</w:t>
      </w:r>
      <w:r w:rsidDel="00000000" w:rsidR="00000000" w:rsidRPr="00000000">
        <w:rPr>
          <w:rFonts w:ascii="Arial Unicode MS" w:cs="Arial Unicode MS" w:eastAsia="Arial Unicode MS" w:hAnsi="Arial Unicode MS"/>
          <w:rtl w:val="0"/>
        </w:rPr>
        <w:t xml:space="preserve">1 【Same as Batch2】Submission Control Logic</w:t>
      </w:r>
    </w:p>
    <w:p w:rsidR="00000000" w:rsidDel="00000000" w:rsidP="00000000" w:rsidRDefault="00000000" w:rsidRPr="00000000" w14:paraId="000000B0">
      <w:pPr>
        <w:keepNext w:val="0"/>
        <w:keepLines w:val="0"/>
        <w:numPr>
          <w:ilvl w:val="0"/>
          <w:numId w:val="62"/>
        </w:numPr>
        <w:spacing w:after="0" w:afterAutospacing="0" w:before="280" w:line="276" w:lineRule="auto"/>
        <w:ind w:left="720" w:right="153.54330708661507" w:hanging="360"/>
        <w:rPr>
          <w:u w:val="none"/>
        </w:rPr>
      </w:pPr>
      <w:r w:rsidDel="00000000" w:rsidR="00000000" w:rsidRPr="00000000">
        <w:rPr>
          <w:rtl w:val="0"/>
        </w:rPr>
        <w:t xml:space="preserve">The disbursement application can only be submitted to CRA after all initially uploaded or updated files have been confirmed as complete. Such confirmation shall be completed through system file classification for OCR files or manual Document Type classification by Sales for Non-OCR files.</w:t>
      </w:r>
    </w:p>
    <w:p w:rsidR="00000000" w:rsidDel="00000000" w:rsidP="00000000" w:rsidRDefault="00000000" w:rsidRPr="00000000" w14:paraId="000000B1">
      <w:pPr>
        <w:keepNext w:val="0"/>
        <w:keepLines w:val="0"/>
        <w:numPr>
          <w:ilvl w:val="0"/>
          <w:numId w:val="62"/>
        </w:numPr>
        <w:spacing w:after="80" w:before="0" w:beforeAutospacing="0" w:line="276" w:lineRule="auto"/>
        <w:ind w:left="720" w:right="153.54330708661507" w:hanging="360"/>
        <w:rPr>
          <w:u w:val="none"/>
        </w:rPr>
      </w:pPr>
      <w:r w:rsidDel="00000000" w:rsidR="00000000" w:rsidRPr="00000000">
        <w:rPr>
          <w:sz w:val="23"/>
          <w:szCs w:val="23"/>
          <w:rtl w:val="0"/>
        </w:rPr>
        <w:t xml:space="preserve">Submission Control Matrix</w:t>
      </w:r>
    </w:p>
    <w:tbl>
      <w:tblPr>
        <w:tblStyle w:val="Table2"/>
        <w:tblW w:w="10095.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0"/>
        <w:gridCol w:w="4785"/>
        <w:gridCol w:w="3360"/>
        <w:tblGridChange w:id="0">
          <w:tblGrid>
            <w:gridCol w:w="1950"/>
            <w:gridCol w:w="4785"/>
            <w:gridCol w:w="3360"/>
          </w:tblGrid>
        </w:tblGridChange>
      </w:tblGrid>
      <w:tr>
        <w:trPr>
          <w:cantSplit w:val="0"/>
          <w:trHeight w:val="566.9291338582677" w:hRule="atLeast"/>
          <w:tblHeader w:val="0"/>
        </w:trPr>
        <w:tc>
          <w:tcPr>
            <w:tcBorders>
              <w:top w:color="000000" w:space="0" w:sz="4" w:val="single"/>
              <w:left w:color="000000" w:space="0" w:sz="4" w:val="single"/>
              <w:bottom w:color="ebebeb" w:space="0" w:sz="4" w:val="single"/>
              <w:right w:color="ebebeb" w:space="0" w:sz="4" w:val="single"/>
            </w:tcBorders>
            <w:shd w:fill="auto" w:val="clear"/>
            <w:tcMar>
              <w:top w:w="120.0" w:type="dxa"/>
              <w:left w:w="240.0" w:type="dxa"/>
              <w:bottom w:w="120.0" w:type="dxa"/>
              <w:right w:w="240.0" w:type="dxa"/>
            </w:tcMar>
            <w:vAlign w:val="top"/>
          </w:tcPr>
          <w:p w:rsidR="00000000" w:rsidDel="00000000" w:rsidP="00000000" w:rsidRDefault="00000000" w:rsidRPr="00000000" w14:paraId="000000B2">
            <w:pPr>
              <w:spacing w:after="0" w:before="0" w:line="240" w:lineRule="auto"/>
              <w:ind w:left="-154.2519685039369" w:right="-209.055118110236" w:firstLine="0"/>
              <w:jc w:val="center"/>
              <w:rPr>
                <w:b w:val="1"/>
                <w:bCs w:val="1"/>
                <w:sz w:val="20"/>
                <w:szCs w:val="20"/>
              </w:rPr>
            </w:pPr>
            <w:r w:rsidDel="00000000" w:rsidR="00000000" w:rsidRPr="00000000">
              <w:rPr>
                <w:b w:val="1"/>
                <w:bCs w:val="1"/>
                <w:sz w:val="20"/>
                <w:szCs w:val="20"/>
                <w:rtl w:val="0"/>
              </w:rPr>
              <w:t xml:space="preserve">Vehicle FIS Status</w:t>
            </w:r>
          </w:p>
        </w:tc>
        <w:tc>
          <w:tcPr>
            <w:tcBorders>
              <w:top w:color="000000" w:space="0" w:sz="4" w:val="single"/>
              <w:left w:color="000000" w:space="0" w:sz="4" w:val="single"/>
              <w:bottom w:color="ebebeb" w:space="0" w:sz="4" w:val="single"/>
              <w:right w:color="ebebeb" w:space="0" w:sz="4" w:val="single"/>
            </w:tcBorders>
            <w:shd w:fill="auto" w:val="clear"/>
            <w:tcMar>
              <w:top w:w="120.0" w:type="dxa"/>
              <w:left w:w="240.0" w:type="dxa"/>
              <w:bottom w:w="120.0" w:type="dxa"/>
              <w:right w:w="240.0" w:type="dxa"/>
            </w:tcMar>
            <w:vAlign w:val="top"/>
          </w:tcPr>
          <w:p w:rsidR="00000000" w:rsidDel="00000000" w:rsidP="00000000" w:rsidRDefault="00000000" w:rsidRPr="00000000" w14:paraId="000000B3">
            <w:pPr>
              <w:spacing w:after="0" w:before="0" w:line="240" w:lineRule="auto"/>
              <w:ind w:left="-154.2519685039369" w:right="-209.055118110236" w:firstLine="0"/>
              <w:jc w:val="center"/>
              <w:rPr>
                <w:b w:val="1"/>
                <w:bCs w:val="1"/>
                <w:sz w:val="20"/>
                <w:szCs w:val="20"/>
              </w:rPr>
            </w:pPr>
            <w:r w:rsidDel="00000000" w:rsidR="00000000" w:rsidRPr="00000000">
              <w:rPr>
                <w:b w:val="1"/>
                <w:bCs w:val="1"/>
                <w:sz w:val="20"/>
                <w:szCs w:val="20"/>
                <w:rtl w:val="0"/>
              </w:rPr>
              <w:t xml:space="preserve">FBR/FBT Indicator Checked</w:t>
            </w:r>
          </w:p>
        </w:tc>
        <w:tc>
          <w:tcPr>
            <w:tcBorders>
              <w:top w:color="000000" w:space="0" w:sz="4" w:val="single"/>
              <w:left w:color="000000" w:space="0" w:sz="4" w:val="single"/>
              <w:bottom w:color="ebebeb" w:space="0" w:sz="4" w:val="single"/>
              <w:right w:color="000000" w:space="0" w:sz="4" w:val="single"/>
            </w:tcBorders>
            <w:shd w:fill="f7f7f7" w:val="clear"/>
            <w:tcMar>
              <w:top w:w="120.0" w:type="dxa"/>
              <w:left w:w="240.0" w:type="dxa"/>
              <w:bottom w:w="120.0" w:type="dxa"/>
              <w:right w:w="240.0" w:type="dxa"/>
            </w:tcMar>
            <w:vAlign w:val="top"/>
          </w:tcPr>
          <w:p w:rsidR="00000000" w:rsidDel="00000000" w:rsidP="00000000" w:rsidRDefault="00000000" w:rsidRPr="00000000" w14:paraId="000000B4">
            <w:pPr>
              <w:spacing w:after="0" w:before="0" w:line="240" w:lineRule="auto"/>
              <w:ind w:left="-154.2519685039369" w:right="-209.055118110236" w:firstLine="0"/>
              <w:jc w:val="center"/>
              <w:rPr>
                <w:b w:val="1"/>
                <w:bCs w:val="1"/>
                <w:sz w:val="20"/>
                <w:szCs w:val="20"/>
              </w:rPr>
            </w:pPr>
            <w:r w:rsidDel="00000000" w:rsidR="00000000" w:rsidRPr="00000000">
              <w:rPr>
                <w:b w:val="1"/>
                <w:bCs w:val="1"/>
                <w:sz w:val="20"/>
                <w:szCs w:val="20"/>
                <w:rtl w:val="0"/>
              </w:rPr>
              <w:t xml:space="preserve">FBR/FBT Indicator Not Checked</w:t>
            </w:r>
          </w:p>
        </w:tc>
      </w:tr>
      <w:tr>
        <w:trPr>
          <w:cantSplit w:val="0"/>
          <w:trHeight w:val="566.9291338582677" w:hRule="atLeast"/>
          <w:tblHeader w:val="0"/>
        </w:trPr>
        <w:tc>
          <w:tcPr>
            <w:tcBorders>
              <w:top w:color="000000" w:space="0" w:sz="4" w:val="single"/>
              <w:left w:color="000000" w:space="0" w:sz="4" w:val="single"/>
              <w:bottom w:color="ebebeb" w:space="0" w:sz="4" w:val="single"/>
              <w:right w:color="ebebeb" w:space="0" w:sz="4" w:val="single"/>
            </w:tcBorders>
            <w:shd w:fill="auto" w:val="clear"/>
            <w:tcMar>
              <w:top w:w="120.0" w:type="dxa"/>
              <w:left w:w="240.0" w:type="dxa"/>
              <w:bottom w:w="120.0" w:type="dxa"/>
              <w:right w:w="240.0" w:type="dxa"/>
            </w:tcMar>
            <w:vAlign w:val="top"/>
          </w:tcPr>
          <w:p w:rsidR="00000000" w:rsidDel="00000000" w:rsidP="00000000" w:rsidRDefault="00000000" w:rsidRPr="00000000" w14:paraId="000000B5">
            <w:pPr>
              <w:spacing w:after="0" w:before="0" w:line="240" w:lineRule="auto"/>
              <w:ind w:left="-154.2519685039369" w:right="-209.055118110236" w:firstLine="0"/>
              <w:rPr>
                <w:sz w:val="20"/>
                <w:szCs w:val="20"/>
              </w:rPr>
            </w:pPr>
            <w:r w:rsidDel="00000000" w:rsidR="00000000" w:rsidRPr="00000000">
              <w:rPr>
                <w:sz w:val="20"/>
                <w:szCs w:val="20"/>
                <w:rtl w:val="0"/>
              </w:rPr>
              <w:t xml:space="preserve">Verified</w:t>
            </w:r>
          </w:p>
        </w:tc>
        <w:tc>
          <w:tcPr>
            <w:tcBorders>
              <w:top w:color="000000" w:space="0" w:sz="4" w:val="single"/>
              <w:left w:color="000000" w:space="0" w:sz="4" w:val="single"/>
              <w:bottom w:color="ebebeb" w:space="0" w:sz="4" w:val="single"/>
              <w:right w:color="ebebeb" w:space="0" w:sz="4" w:val="single"/>
            </w:tcBorders>
            <w:shd w:fill="auto" w:val="clear"/>
            <w:tcMar>
              <w:top w:w="120.0" w:type="dxa"/>
              <w:left w:w="240.0" w:type="dxa"/>
              <w:bottom w:w="120.0" w:type="dxa"/>
              <w:right w:w="240.0" w:type="dxa"/>
            </w:tcMar>
            <w:vAlign w:val="top"/>
          </w:tcPr>
          <w:p w:rsidR="00000000" w:rsidDel="00000000" w:rsidP="00000000" w:rsidRDefault="00000000" w:rsidRPr="00000000" w14:paraId="000000B6">
            <w:pPr>
              <w:spacing w:after="0" w:before="0" w:line="240" w:lineRule="auto"/>
              <w:ind w:left="-154.2519685039369" w:right="-209.055118110236" w:firstLine="0"/>
              <w:rPr>
                <w:sz w:val="20"/>
                <w:szCs w:val="20"/>
              </w:rPr>
            </w:pPr>
            <w:r w:rsidDel="00000000" w:rsidR="00000000" w:rsidRPr="00000000">
              <w:rPr>
                <w:sz w:val="20"/>
                <w:szCs w:val="20"/>
                <w:rtl w:val="0"/>
              </w:rPr>
              <w:t xml:space="preserve">Submission is allowed.</w:t>
            </w:r>
          </w:p>
        </w:tc>
        <w:tc>
          <w:tcPr>
            <w:tcBorders>
              <w:top w:color="000000" w:space="0" w:sz="4" w:val="single"/>
              <w:left w:color="000000" w:space="0" w:sz="4" w:val="single"/>
              <w:bottom w:color="ebebeb" w:space="0" w:sz="4" w:val="single"/>
              <w:right w:color="000000" w:space="0" w:sz="4" w:val="single"/>
            </w:tcBorders>
            <w:tcMar>
              <w:top w:w="120.0" w:type="dxa"/>
              <w:left w:w="240.0" w:type="dxa"/>
              <w:bottom w:w="120.0" w:type="dxa"/>
              <w:right w:w="240.0" w:type="dxa"/>
            </w:tcMar>
            <w:vAlign w:val="top"/>
          </w:tcPr>
          <w:p w:rsidR="00000000" w:rsidDel="00000000" w:rsidP="00000000" w:rsidRDefault="00000000" w:rsidRPr="00000000" w14:paraId="000000B7">
            <w:pPr>
              <w:spacing w:after="0" w:before="0" w:line="240" w:lineRule="auto"/>
              <w:ind w:left="-154.2519685039369" w:right="-209.055118110236" w:firstLine="0"/>
              <w:rPr>
                <w:sz w:val="20"/>
                <w:szCs w:val="20"/>
              </w:rPr>
            </w:pPr>
            <w:r w:rsidDel="00000000" w:rsidR="00000000" w:rsidRPr="00000000">
              <w:rPr>
                <w:sz w:val="20"/>
                <w:szCs w:val="20"/>
                <w:rtl w:val="0"/>
              </w:rPr>
              <w:t xml:space="preserve">The system shall display a warning to Sales. Submission is still allowed.</w:t>
            </w:r>
          </w:p>
        </w:tc>
      </w:tr>
      <w:tr>
        <w:trPr>
          <w:cantSplit w:val="0"/>
          <w:trHeight w:val="566.9291338582677" w:hRule="atLeast"/>
          <w:tblHeader w:val="0"/>
        </w:trPr>
        <w:tc>
          <w:tcPr>
            <w:tcBorders>
              <w:top w:color="000000" w:space="0" w:sz="4" w:val="single"/>
              <w:left w:color="000000" w:space="0" w:sz="4" w:val="single"/>
              <w:bottom w:color="ebebeb" w:space="0" w:sz="4" w:val="single"/>
              <w:right w:color="ebebeb" w:space="0" w:sz="4" w:val="single"/>
            </w:tcBorders>
            <w:tcMar>
              <w:top w:w="120.0" w:type="dxa"/>
              <w:left w:w="240.0" w:type="dxa"/>
              <w:bottom w:w="120.0" w:type="dxa"/>
              <w:right w:w="240.0" w:type="dxa"/>
            </w:tcMar>
            <w:vAlign w:val="top"/>
          </w:tcPr>
          <w:p w:rsidR="00000000" w:rsidDel="00000000" w:rsidP="00000000" w:rsidRDefault="00000000" w:rsidRPr="00000000" w14:paraId="000000B8">
            <w:pPr>
              <w:spacing w:after="0" w:before="0" w:line="240" w:lineRule="auto"/>
              <w:ind w:left="-154.2519685039369" w:right="-209.055118110236" w:firstLine="0"/>
              <w:rPr>
                <w:sz w:val="20"/>
                <w:szCs w:val="20"/>
              </w:rPr>
            </w:pPr>
            <w:r w:rsidDel="00000000" w:rsidR="00000000" w:rsidRPr="00000000">
              <w:rPr>
                <w:sz w:val="20"/>
                <w:szCs w:val="20"/>
                <w:rtl w:val="0"/>
              </w:rPr>
              <w:t xml:space="preserve">Processed</w:t>
            </w:r>
          </w:p>
        </w:tc>
        <w:tc>
          <w:tcPr>
            <w:tcBorders>
              <w:top w:color="000000" w:space="0" w:sz="4" w:val="single"/>
              <w:left w:color="000000" w:space="0" w:sz="4" w:val="single"/>
              <w:bottom w:color="ebebeb" w:space="0" w:sz="4" w:val="single"/>
              <w:right w:color="ebebeb" w:space="0" w:sz="4" w:val="single"/>
            </w:tcBorders>
            <w:tcMar>
              <w:top w:w="120.0" w:type="dxa"/>
              <w:left w:w="240.0" w:type="dxa"/>
              <w:bottom w:w="120.0" w:type="dxa"/>
              <w:right w:w="240.0" w:type="dxa"/>
            </w:tcMar>
            <w:vAlign w:val="top"/>
          </w:tcPr>
          <w:p w:rsidR="00000000" w:rsidDel="00000000" w:rsidP="00000000" w:rsidRDefault="00000000" w:rsidRPr="00000000" w14:paraId="000000B9">
            <w:pPr>
              <w:spacing w:after="0" w:before="0" w:line="240" w:lineRule="auto"/>
              <w:ind w:left="-154.2519685039369" w:right="-209.055118110236" w:firstLine="0"/>
              <w:rPr>
                <w:sz w:val="20"/>
                <w:szCs w:val="20"/>
              </w:rPr>
            </w:pPr>
            <w:r w:rsidDel="00000000" w:rsidR="00000000" w:rsidRPr="00000000">
              <w:rPr>
                <w:sz w:val="20"/>
                <w:szCs w:val="20"/>
                <w:rtl w:val="0"/>
              </w:rPr>
              <w:t xml:space="preserve">The system shall display the warning "FBR/FBT is not applicable when the vehicle status is Processed". Submission is still allowed.</w:t>
            </w:r>
          </w:p>
        </w:tc>
        <w:tc>
          <w:tcPr>
            <w:tcBorders>
              <w:top w:color="000000" w:space="0" w:sz="4" w:val="single"/>
              <w:left w:color="000000" w:space="0" w:sz="4" w:val="single"/>
              <w:bottom w:color="ebebeb" w:space="0" w:sz="4" w:val="single"/>
              <w:right w:color="000000" w:space="0" w:sz="4" w:val="single"/>
            </w:tcBorders>
            <w:tcMar>
              <w:top w:w="120.0" w:type="dxa"/>
              <w:left w:w="240.0" w:type="dxa"/>
              <w:bottom w:w="120.0" w:type="dxa"/>
              <w:right w:w="240.0" w:type="dxa"/>
            </w:tcMar>
            <w:vAlign w:val="top"/>
          </w:tcPr>
          <w:p w:rsidR="00000000" w:rsidDel="00000000" w:rsidP="00000000" w:rsidRDefault="00000000" w:rsidRPr="00000000" w14:paraId="000000BA">
            <w:pPr>
              <w:spacing w:after="0" w:before="0" w:line="240" w:lineRule="auto"/>
              <w:ind w:left="-154.2519685039369" w:right="-209.055118110236" w:firstLine="0"/>
              <w:rPr>
                <w:sz w:val="20"/>
                <w:szCs w:val="20"/>
              </w:rPr>
            </w:pPr>
            <w:r w:rsidDel="00000000" w:rsidR="00000000" w:rsidRPr="00000000">
              <w:rPr>
                <w:sz w:val="20"/>
                <w:szCs w:val="20"/>
                <w:rtl w:val="0"/>
              </w:rPr>
              <w:t xml:space="preserve">Submission is allowed.</w:t>
            </w:r>
          </w:p>
        </w:tc>
      </w:tr>
      <w:tr>
        <w:trPr>
          <w:cantSplit w:val="0"/>
          <w:trHeight w:val="566.9291338582677" w:hRule="atLeast"/>
          <w:tblHeader w:val="0"/>
        </w:trPr>
        <w:tc>
          <w:tcPr>
            <w:tcBorders>
              <w:top w:color="000000" w:space="0" w:sz="4" w:val="single"/>
              <w:left w:color="000000" w:space="0" w:sz="4" w:val="single"/>
              <w:bottom w:color="000000" w:space="0" w:sz="4" w:val="single"/>
              <w:right w:color="ebebeb" w:space="0" w:sz="4" w:val="single"/>
            </w:tcBorders>
            <w:tcMar>
              <w:top w:w="120.0" w:type="dxa"/>
              <w:left w:w="240.0" w:type="dxa"/>
              <w:bottom w:w="120.0" w:type="dxa"/>
              <w:right w:w="240.0" w:type="dxa"/>
            </w:tcMar>
            <w:vAlign w:val="top"/>
          </w:tcPr>
          <w:p w:rsidR="00000000" w:rsidDel="00000000" w:rsidP="00000000" w:rsidRDefault="00000000" w:rsidRPr="00000000" w14:paraId="000000BB">
            <w:pPr>
              <w:spacing w:after="0" w:before="0" w:line="240" w:lineRule="auto"/>
              <w:ind w:left="-154.2519685039369" w:right="-209.055118110236" w:firstLine="0"/>
              <w:rPr>
                <w:sz w:val="20"/>
                <w:szCs w:val="20"/>
              </w:rPr>
            </w:pPr>
            <w:r w:rsidDel="00000000" w:rsidR="00000000" w:rsidRPr="00000000">
              <w:rPr>
                <w:sz w:val="20"/>
                <w:szCs w:val="20"/>
                <w:rtl w:val="0"/>
              </w:rPr>
              <w:t xml:space="preserve">Other (neither Verified nor Processed)</w:t>
            </w:r>
          </w:p>
        </w:tc>
        <w:tc>
          <w:tcPr>
            <w:tcBorders>
              <w:top w:color="000000" w:space="0" w:sz="4" w:val="single"/>
              <w:left w:color="000000" w:space="0" w:sz="4" w:val="single"/>
              <w:bottom w:color="000000" w:space="0" w:sz="4" w:val="single"/>
              <w:right w:color="ebebeb" w:space="0" w:sz="4" w:val="single"/>
            </w:tcBorders>
            <w:tcMar>
              <w:top w:w="120.0" w:type="dxa"/>
              <w:left w:w="240.0" w:type="dxa"/>
              <w:bottom w:w="120.0" w:type="dxa"/>
              <w:right w:w="240.0" w:type="dxa"/>
            </w:tcMar>
            <w:vAlign w:val="top"/>
          </w:tcPr>
          <w:p w:rsidR="00000000" w:rsidDel="00000000" w:rsidP="00000000" w:rsidRDefault="00000000" w:rsidRPr="00000000" w14:paraId="000000BC">
            <w:pPr>
              <w:spacing w:after="0" w:before="0" w:line="240" w:lineRule="auto"/>
              <w:ind w:left="-154.2519685039369" w:right="-209.055118110236" w:firstLine="0"/>
              <w:rPr>
                <w:sz w:val="20"/>
                <w:szCs w:val="20"/>
              </w:rPr>
            </w:pPr>
            <w:r w:rsidDel="00000000" w:rsidR="00000000" w:rsidRPr="00000000">
              <w:rPr>
                <w:sz w:val="20"/>
                <w:szCs w:val="20"/>
                <w:rtl w:val="0"/>
              </w:rPr>
              <w:t xml:space="preserve">The system shall display a warning to Sales. Submission is still allowed.</w:t>
            </w:r>
          </w:p>
        </w:tc>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240.0" w:type="dxa"/>
            </w:tcMar>
            <w:vAlign w:val="top"/>
          </w:tcPr>
          <w:p w:rsidR="00000000" w:rsidDel="00000000" w:rsidP="00000000" w:rsidRDefault="00000000" w:rsidRPr="00000000" w14:paraId="000000BD">
            <w:pPr>
              <w:spacing w:after="0" w:before="0" w:line="240" w:lineRule="auto"/>
              <w:ind w:left="-154.2519685039369" w:right="-209.055118110236" w:firstLine="0"/>
              <w:rPr>
                <w:sz w:val="20"/>
                <w:szCs w:val="20"/>
              </w:rPr>
            </w:pPr>
            <w:r w:rsidDel="00000000" w:rsidR="00000000" w:rsidRPr="00000000">
              <w:rPr>
                <w:sz w:val="20"/>
                <w:szCs w:val="20"/>
                <w:rtl w:val="0"/>
              </w:rPr>
              <w:t xml:space="preserve">The system shall display a warning to Sales. Submission is still allowed.</w:t>
            </w:r>
          </w:p>
        </w:tc>
      </w:tr>
    </w:tbl>
    <w:p w:rsidR="00000000" w:rsidDel="00000000" w:rsidP="00000000" w:rsidRDefault="00000000" w:rsidRPr="00000000" w14:paraId="000000BE">
      <w:pPr>
        <w:pBdr>
          <w:top w:color="auto" w:space="0" w:sz="0" w:val="none"/>
          <w:left w:color="auto" w:space="0" w:sz="0" w:val="none"/>
          <w:bottom w:color="auto" w:space="3" w:sz="0" w:val="none"/>
          <w:right w:color="auto" w:space="0" w:sz="0" w:val="none"/>
        </w:pBdr>
        <w:shd w:fill="ffffff" w:val="clear"/>
        <w:spacing w:after="0" w:line="428.64000000000004" w:lineRule="auto"/>
        <w:ind w:left="0" w:right="0" w:firstLine="0"/>
        <w:rPr>
          <w:sz w:val="23"/>
          <w:szCs w:val="23"/>
        </w:rPr>
      </w:pPr>
      <w:r w:rsidDel="00000000" w:rsidR="00000000" w:rsidRPr="00000000">
        <w:rPr>
          <w:rtl w:val="0"/>
        </w:rPr>
      </w:r>
    </w:p>
    <w:p w:rsidR="00000000" w:rsidDel="00000000" w:rsidP="00000000" w:rsidRDefault="00000000" w:rsidRPr="00000000" w14:paraId="000000BF">
      <w:pPr>
        <w:numPr>
          <w:ilvl w:val="0"/>
          <w:numId w:val="36"/>
        </w:numPr>
        <w:ind w:left="720" w:hanging="360"/>
        <w:rPr>
          <w:u w:val="none"/>
        </w:rPr>
      </w:pPr>
      <w:r w:rsidDel="00000000" w:rsidR="00000000" w:rsidRPr="00000000">
        <w:rPr>
          <w:rtl w:val="0"/>
        </w:rPr>
        <w:t xml:space="preserve">Additional Notes</w:t>
      </w:r>
    </w:p>
    <w:p w:rsidR="00000000" w:rsidDel="00000000" w:rsidP="00000000" w:rsidRDefault="00000000" w:rsidRPr="00000000" w14:paraId="000000C0">
      <w:pPr>
        <w:ind w:left="720" w:firstLine="0"/>
        <w:rPr/>
      </w:pPr>
      <w:r w:rsidDel="00000000" w:rsidR="00000000" w:rsidRPr="00000000">
        <w:rPr>
          <w:rtl w:val="0"/>
        </w:rPr>
        <w:t xml:space="preserve">Under the "Other" status, the system shall display a warning and shall not block submission regardless of whether the supplementary FIS result document has been subsequently uploaded. It is the CRA team to decide whether the Case is eligible for disbursement.</w:t>
      </w:r>
    </w:p>
    <w:p w:rsidR="00000000" w:rsidDel="00000000" w:rsidP="00000000" w:rsidRDefault="00000000" w:rsidRPr="00000000" w14:paraId="000000C1">
      <w:pPr>
        <w:ind w:left="720" w:firstLine="0"/>
        <w:rPr/>
      </w:pPr>
      <w:r w:rsidDel="00000000" w:rsidR="00000000" w:rsidRPr="00000000">
        <w:rPr>
          <w:rtl w:val="0"/>
        </w:rPr>
        <w:t xml:space="preserve">Missing document notification: if Sales has not checked the FBR/FBT indicator and has not uploaded the VOC, Road Tax and Insurance documents, the system shall only display a warning to Sales. Submission is still allowed.</w:t>
      </w:r>
    </w:p>
    <w:p w:rsidR="00000000" w:rsidDel="00000000" w:rsidP="00000000" w:rsidRDefault="00000000" w:rsidRPr="00000000" w14:paraId="000000C2">
      <w:pPr>
        <w:numPr>
          <w:ilvl w:val="0"/>
          <w:numId w:val="36"/>
        </w:numPr>
        <w:ind w:left="720" w:hanging="360"/>
        <w:rPr>
          <w:u w:val="none"/>
        </w:rPr>
      </w:pPr>
      <w:r w:rsidDel="00000000" w:rsidR="00000000" w:rsidRPr="00000000">
        <w:rPr>
          <w:rtl w:val="0"/>
        </w:rPr>
        <w:t xml:space="preserve">After Sales completes the file upload and clicks “Proceed To CRA”, the system shall trigger CIF Creation, Facility Creation, and Collateral Creation (Host Acceptance).</w:t>
      </w:r>
    </w:p>
    <w:p w:rsidR="00000000" w:rsidDel="00000000" w:rsidP="00000000" w:rsidRDefault="00000000" w:rsidRPr="00000000" w14:paraId="000000C3">
      <w:pPr>
        <w:spacing w:after="0" w:lineRule="auto"/>
        <w:ind w:left="0" w:firstLine="0"/>
        <w:rPr/>
      </w:pPr>
      <w:r w:rsidDel="00000000" w:rsidR="00000000" w:rsidRPr="00000000">
        <w:rPr>
          <w:sz w:val="21"/>
          <w:szCs w:val="21"/>
        </w:rPr>
        <w:drawing>
          <wp:inline distB="114300" distT="114300" distL="114300" distR="114300">
            <wp:extent cx="6675120" cy="4089400"/>
            <wp:effectExtent b="0" l="0" r="0" t="0"/>
            <wp:docPr id="96" name="image87.png"/>
            <a:graphic>
              <a:graphicData uri="http://schemas.openxmlformats.org/drawingml/2006/picture">
                <pic:pic>
                  <pic:nvPicPr>
                    <pic:cNvPr id="0" name="image87.png"/>
                    <pic:cNvPicPr preferRelativeResize="0"/>
                  </pic:nvPicPr>
                  <pic:blipFill>
                    <a:blip r:embed="rId16"/>
                    <a:srcRect b="0" l="0" r="0" t="0"/>
                    <a:stretch>
                      <a:fillRect/>
                    </a:stretch>
                  </pic:blipFill>
                  <pic:spPr>
                    <a:xfrm>
                      <a:off x="0" y="0"/>
                      <a:ext cx="667512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pPr>
      <w:bookmarkStart w:colFirst="0" w:colLast="0" w:name="_ogrr5gm31owd" w:id="28"/>
      <w:bookmarkEnd w:id="28"/>
      <w:r w:rsidDel="00000000" w:rsidR="00000000" w:rsidRPr="00000000">
        <w:rPr>
          <w:rtl w:val="0"/>
        </w:rPr>
      </w:r>
    </w:p>
    <w:p w:rsidR="00000000" w:rsidDel="00000000" w:rsidP="00000000" w:rsidRDefault="00000000" w:rsidRPr="00000000" w14:paraId="000000C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pPr>
      <w:bookmarkStart w:colFirst="0" w:colLast="0" w:name="_7oeo8fng4lrx" w:id="29"/>
      <w:bookmarkEnd w:id="29"/>
      <w:r w:rsidDel="00000000" w:rsidR="00000000" w:rsidRPr="00000000">
        <w:rPr>
          <w:rtl w:val="0"/>
        </w:rPr>
        <w:t xml:space="preserve">2.8.2 </w:t>
      </w:r>
      <w:r w:rsidDel="00000000" w:rsidR="00000000" w:rsidRPr="00000000">
        <w:rPr>
          <w:rtl w:val="0"/>
        </w:rPr>
        <w:t xml:space="preserve">Submit</w:t>
      </w:r>
      <w:r w:rsidDel="00000000" w:rsidR="00000000" w:rsidRPr="00000000">
        <w:rPr>
          <w:rtl w:val="0"/>
        </w:rPr>
        <w:t xml:space="preserve"> for Verification</w:t>
      </w:r>
    </w:p>
    <w:p w:rsidR="00000000" w:rsidDel="00000000" w:rsidP="00000000" w:rsidRDefault="00000000" w:rsidRPr="00000000" w14:paraId="000000C6">
      <w:pPr>
        <w:rPr/>
      </w:pPr>
      <w:r w:rsidDel="00000000" w:rsidR="00000000" w:rsidRPr="00000000">
        <w:rPr>
          <w:rtl w:val="0"/>
        </w:rPr>
        <w:t xml:space="preserve">After files are uploaded, the user shall click the “Submit for Verification” button at the bottom-right corner of the File List page to trigger rule validation.</w:t>
      </w:r>
    </w:p>
    <w:p w:rsidR="00000000" w:rsidDel="00000000" w:rsidP="00000000" w:rsidRDefault="00000000" w:rsidRPr="00000000" w14:paraId="000000C7">
      <w:pPr>
        <w:numPr>
          <w:ilvl w:val="0"/>
          <w:numId w:val="75"/>
        </w:numPr>
        <w:spacing w:after="0" w:afterAutospacing="0"/>
        <w:ind w:left="720" w:hanging="360"/>
        <w:rPr>
          <w:u w:val="none"/>
        </w:rPr>
      </w:pPr>
      <w:r w:rsidDel="00000000" w:rsidR="00000000" w:rsidRPr="00000000">
        <w:rPr>
          <w:rtl w:val="0"/>
        </w:rPr>
        <w:t xml:space="preserve">Validation results for OCR files shall be displayed on the Cross Validation page.</w:t>
      </w:r>
    </w:p>
    <w:p w:rsidR="00000000" w:rsidDel="00000000" w:rsidP="00000000" w:rsidRDefault="00000000" w:rsidRPr="00000000" w14:paraId="000000C8">
      <w:pPr>
        <w:numPr>
          <w:ilvl w:val="0"/>
          <w:numId w:val="75"/>
        </w:numPr>
        <w:ind w:left="720" w:hanging="360"/>
        <w:rPr>
          <w:u w:val="none"/>
        </w:rPr>
      </w:pPr>
      <w:r w:rsidDel="00000000" w:rsidR="00000000" w:rsidRPr="00000000">
        <w:rPr>
          <w:rtl w:val="0"/>
        </w:rPr>
        <w:t xml:space="preserve">Where expert-rule validation is applicable to Non-OCR files, the corresponding results shall be displayed on the Manual Check Results sub-page.</w:t>
      </w:r>
    </w:p>
    <w:p w:rsidR="00000000" w:rsidDel="00000000" w:rsidP="00000000" w:rsidRDefault="00000000" w:rsidRPr="00000000" w14:paraId="000000C9">
      <w:pPr>
        <w:rPr/>
      </w:pPr>
      <w:r w:rsidDel="00000000" w:rsidR="00000000" w:rsidRPr="00000000">
        <w:rPr>
          <w:rtl w:val="0"/>
        </w:rPr>
        <w:t xml:space="preserve">Files without a defined Document Type shall not be processed for rule validation. Such files shall remain in the File List for storage and preview purposes only.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pPr>
      <w:bookmarkStart w:colFirst="0" w:colLast="0" w:name="_4r8k474jednc" w:id="30"/>
      <w:bookmarkEnd w:id="30"/>
      <w:r w:rsidDel="00000000" w:rsidR="00000000" w:rsidRPr="00000000">
        <w:rPr>
          <w:rtl w:val="0"/>
        </w:rPr>
        <w:t xml:space="preserve">2.8.3 Rule Validation Method</w:t>
      </w:r>
    </w:p>
    <w:p w:rsidR="00000000" w:rsidDel="00000000" w:rsidP="00000000" w:rsidRDefault="00000000" w:rsidRPr="00000000" w14:paraId="000000CC">
      <w:pPr>
        <w:numPr>
          <w:ilvl w:val="0"/>
          <w:numId w:val="59"/>
        </w:numPr>
        <w:ind w:left="720" w:hanging="360"/>
        <w:rPr>
          <w:u w:val="none"/>
        </w:rPr>
      </w:pPr>
      <w:r w:rsidDel="00000000" w:rsidR="00000000" w:rsidRPr="00000000">
        <w:rPr>
          <w:rtl w:val="0"/>
        </w:rPr>
        <w:t xml:space="preserve">File content extraction (OCR Extraction) and rule validation are two independent processing steps. Files that have already completed extraction will not be extracted again. However, once any file under the Case is changed, including file addition or replacement, the system shall rerun rule validation against all files under the Case.</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numPr>
          <w:ilvl w:val="0"/>
          <w:numId w:val="59"/>
        </w:numPr>
        <w:ind w:left="720" w:hanging="360"/>
        <w:rPr>
          <w:u w:val="none"/>
        </w:rPr>
      </w:pPr>
      <w:r w:rsidDel="00000000" w:rsidR="00000000" w:rsidRPr="00000000">
        <w:rPr>
          <w:rtl w:val="0"/>
        </w:rPr>
        <w:t xml:space="preserve">Rule validation does not distinguish between validation of an individual file and validation of all files. After the user clicks “Revalidation &amp; Submit” on the Cross Validation page, the system shall always rerun rule validation in batch for all files under the Case.</w:t>
      </w:r>
    </w:p>
    <w:p w:rsidR="00000000" w:rsidDel="00000000" w:rsidP="00000000" w:rsidRDefault="00000000" w:rsidRPr="00000000" w14:paraId="000000CF">
      <w:pPr>
        <w:ind w:left="720" w:firstLine="0"/>
        <w:rPr/>
      </w:pPr>
      <w:r w:rsidDel="00000000" w:rsidR="00000000" w:rsidRPr="00000000">
        <w:rPr>
          <w:rtl w:val="0"/>
        </w:rPr>
        <w:t xml:space="preserve">This is required because certain rules involve cross-document validation and therefore cannot be rerun against a single file independently. For example, income information contained in a supporting document may need to be validated for consistency against the primary identity document or other related documents.</w:t>
      </w:r>
    </w:p>
    <w:p w:rsidR="00000000" w:rsidDel="00000000" w:rsidP="00000000" w:rsidRDefault="00000000" w:rsidRPr="00000000" w14:paraId="000000D0">
      <w:pPr>
        <w:numPr>
          <w:ilvl w:val="0"/>
          <w:numId w:val="66"/>
        </w:numPr>
        <w:ind w:left="720" w:hanging="360"/>
        <w:rPr>
          <w:u w:val="none"/>
        </w:rPr>
      </w:pPr>
      <w:r w:rsidDel="00000000" w:rsidR="00000000" w:rsidRPr="00000000">
        <w:rPr>
          <w:rtl w:val="0"/>
        </w:rPr>
        <w:t xml:space="preserve">After revalidation is completed, the system shall retain only the latest validation result. Historical validation snapshots will not be retained and previous results cannot be viewed retrospectively.</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sz w:val="26"/>
          <w:szCs w:val="26"/>
        </w:rPr>
      </w:pPr>
      <w:bookmarkStart w:colFirst="0" w:colLast="0" w:name="_8kenu7w6hmh8" w:id="31"/>
      <w:bookmarkEnd w:id="31"/>
      <w:r w:rsidDel="00000000" w:rsidR="00000000" w:rsidRPr="00000000">
        <w:rPr>
          <w:sz w:val="26"/>
          <w:szCs w:val="26"/>
          <w:rtl w:val="0"/>
        </w:rPr>
        <w:t xml:space="preserve">2.8.4 Rule Source</w:t>
      </w:r>
    </w:p>
    <w:p w:rsidR="00000000" w:rsidDel="00000000" w:rsidP="00000000" w:rsidRDefault="00000000" w:rsidRPr="00000000" w14:paraId="000000D3">
      <w:pPr>
        <w:numPr>
          <w:ilvl w:val="0"/>
          <w:numId w:val="43"/>
        </w:numPr>
        <w:ind w:left="720" w:hanging="360"/>
        <w:rPr>
          <w:u w:val="none"/>
        </w:rPr>
      </w:pPr>
      <w:r w:rsidDel="00000000" w:rsidR="00000000" w:rsidRPr="00000000">
        <w:rPr>
          <w:b w:val="1"/>
          <w:bCs w:val="1"/>
          <w:rtl w:val="0"/>
        </w:rPr>
        <w:t xml:space="preserve">OCR-Processed Files (Cross Validation):</w:t>
      </w:r>
      <w:r w:rsidDel="00000000" w:rsidR="00000000" w:rsidRPr="00000000">
        <w:rPr>
          <w:rtl w:val="0"/>
        </w:rPr>
        <w:br w:type="textWrapping"/>
        <w:t xml:space="preserve">Validation shall be performed based on the predefined rules configured in the OCR system for each Document Type. The rules may include Eyeball Check, formula validation, consistency validation, and other applicable validation types.</w:t>
      </w:r>
    </w:p>
    <w:p w:rsidR="00000000" w:rsidDel="00000000" w:rsidP="00000000" w:rsidRDefault="00000000" w:rsidRPr="00000000" w14:paraId="000000D4">
      <w:pPr>
        <w:ind w:left="720" w:firstLine="0"/>
        <w:rPr>
          <w:b w:val="1"/>
          <w:bCs w:val="1"/>
        </w:rPr>
      </w:pPr>
      <w:r w:rsidDel="00000000" w:rsidR="00000000" w:rsidRPr="00000000">
        <w:rPr>
          <w:rtl w:val="0"/>
        </w:rPr>
      </w:r>
    </w:p>
    <w:p w:rsidR="00000000" w:rsidDel="00000000" w:rsidP="00000000" w:rsidRDefault="00000000" w:rsidRPr="00000000" w14:paraId="000000D5">
      <w:pPr>
        <w:numPr>
          <w:ilvl w:val="0"/>
          <w:numId w:val="43"/>
        </w:numPr>
        <w:ind w:left="720" w:hanging="360"/>
        <w:rPr>
          <w:u w:val="none"/>
        </w:rPr>
      </w:pPr>
      <w:r w:rsidDel="00000000" w:rsidR="00000000" w:rsidRPr="00000000">
        <w:rPr>
          <w:b w:val="1"/>
          <w:bCs w:val="1"/>
          <w:rtl w:val="0"/>
        </w:rPr>
        <w:t xml:space="preserve"> Manually Reviewed Files (Manual Check Results):</w:t>
        <w:br w:type="textWrapping"/>
      </w:r>
      <w:r w:rsidDel="00000000" w:rsidR="00000000" w:rsidRPr="00000000">
        <w:rPr>
          <w:rtl w:val="0"/>
        </w:rPr>
        <w:t xml:space="preserve">Expert rules shall also be configured for such files. However, where the files cannot be reliably processed by OCR due to file quality or other limitations, the relevant rules shall be verified manually by the user through visual inspection.</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numPr>
          <w:ilvl w:val="0"/>
          <w:numId w:val="43"/>
        </w:numPr>
        <w:ind w:left="720" w:hanging="360"/>
        <w:rPr>
          <w:u w:val="none"/>
        </w:rPr>
      </w:pPr>
      <w:r w:rsidDel="00000000" w:rsidR="00000000" w:rsidRPr="00000000">
        <w:rPr>
          <w:rtl w:val="0"/>
        </w:rPr>
        <w:t xml:space="preserve">All expert rules shall be mapped to the corresponding Defect List and OCR validation rules. Any failed rule may be used as the basis for recording the corresponding defect in the Defect List.</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sz w:val="26"/>
          <w:szCs w:val="26"/>
        </w:rPr>
      </w:pPr>
      <w:bookmarkStart w:colFirst="0" w:colLast="0" w:name="_2mlmnv8mb2ys" w:id="32"/>
      <w:bookmarkEnd w:id="32"/>
      <w:r w:rsidDel="00000000" w:rsidR="00000000" w:rsidRPr="00000000">
        <w:rPr>
          <w:sz w:val="26"/>
          <w:szCs w:val="26"/>
          <w:rtl w:val="0"/>
        </w:rPr>
        <w:t xml:space="preserve">2.8.5 System Document Rule Validation</w:t>
      </w:r>
    </w:p>
    <w:p w:rsidR="00000000" w:rsidDel="00000000" w:rsidP="00000000" w:rsidRDefault="00000000" w:rsidRPr="00000000" w14:paraId="000000DA">
      <w:pPr>
        <w:numPr>
          <w:ilvl w:val="0"/>
          <w:numId w:val="72"/>
        </w:numPr>
        <w:spacing w:after="0" w:afterAutospacing="0"/>
        <w:ind w:left="720" w:hanging="360"/>
        <w:rPr>
          <w:u w:val="none"/>
        </w:rPr>
      </w:pPr>
      <w:r w:rsidDel="00000000" w:rsidR="00000000" w:rsidRPr="00000000">
        <w:rPr>
          <w:b w:val="1"/>
          <w:bCs w:val="1"/>
          <w:rtl w:val="0"/>
        </w:rPr>
        <w:t xml:space="preserve">Electronically Signed Archived Documents:</w:t>
      </w:r>
      <w:r w:rsidDel="00000000" w:rsidR="00000000" w:rsidRPr="00000000">
        <w:rPr>
          <w:rtl w:val="0"/>
        </w:rPr>
        <w:br w:type="textWrapping"/>
        <w:t xml:space="preserve">Documents automatically archived after electronic acceptance/signing shall be stored in the File Center with the creator recorded as System. Such documents shall not undergo OCR processing and shall be exempted from rule validation.</w:t>
      </w:r>
    </w:p>
    <w:p w:rsidR="00000000" w:rsidDel="00000000" w:rsidP="00000000" w:rsidRDefault="00000000" w:rsidRPr="00000000" w14:paraId="000000DB">
      <w:pPr>
        <w:numPr>
          <w:ilvl w:val="0"/>
          <w:numId w:val="72"/>
        </w:numPr>
        <w:ind w:left="720" w:hanging="360"/>
        <w:rPr>
          <w:u w:val="none"/>
        </w:rPr>
      </w:pPr>
      <w:r w:rsidDel="00000000" w:rsidR="00000000" w:rsidRPr="00000000">
        <w:rPr>
          <w:b w:val="1"/>
          <w:bCs w:val="1"/>
          <w:rtl w:val="0"/>
        </w:rPr>
        <w:t xml:space="preserve">Manually Signed Documents:</w:t>
      </w:r>
      <w:r w:rsidDel="00000000" w:rsidR="00000000" w:rsidRPr="00000000">
        <w:rPr>
          <w:rtl w:val="0"/>
        </w:rPr>
        <w:br w:type="textWrapping"/>
        <w:t xml:space="preserve">Documents under the Manual Acceptance scenario shall be uploaded by Sales through the Non-OCR entry, with the actual operating User recorded as the creator. After submission and confirmation, the documents shall be included in the manual review scope and the applicable rules shall be verified manually.</w:t>
      </w:r>
    </w:p>
    <w:p w:rsidR="00000000" w:rsidDel="00000000" w:rsidP="00000000" w:rsidRDefault="00000000" w:rsidRPr="00000000" w14:paraId="000000DC">
      <w:pPr>
        <w:rPr/>
      </w:pPr>
      <w:r w:rsidDel="00000000" w:rsidR="00000000" w:rsidRPr="00000000">
        <w:rPr>
          <w:rtl w:val="0"/>
        </w:rPr>
        <w:t xml:space="preserve">Under the Manual Acceptance scenario, the Agreement Date shall be sourced from the handwritten signing date stated on the physical agreement. The field shall not be extracted or auto-populated through OCR and shall instead be manually entered by CRA during the Data Maintenance process.</w:t>
      </w:r>
    </w:p>
    <w:p w:rsidR="00000000" w:rsidDel="00000000" w:rsidP="00000000" w:rsidRDefault="00000000" w:rsidRPr="00000000" w14:paraId="000000DD">
      <w:pPr>
        <w:rPr/>
      </w:pPr>
      <w:r w:rsidDel="00000000" w:rsidR="00000000" w:rsidRPr="00000000">
        <w:rPr>
          <w:rtl w:val="0"/>
        </w:rPr>
        <w:t xml:space="preserve">The Agreement Date shall still be manually verified under Manual Check Results by comparing the system value against the original document and determining whether the date complies with the applicable business requirements. However, when the value is synchronized or populated into the relevant system field, it shall not be automatically derived through OCR.</w:t>
      </w:r>
    </w:p>
    <w:p w:rsidR="00000000" w:rsidDel="00000000" w:rsidP="00000000" w:rsidRDefault="00000000" w:rsidRPr="00000000" w14:paraId="000000DE">
      <w:pPr>
        <w:spacing w:after="0" w:lineRule="auto"/>
        <w:ind w:left="0" w:firstLine="0"/>
        <w:rPr>
          <w:sz w:val="21"/>
          <w:szCs w:val="21"/>
        </w:rPr>
      </w:pPr>
      <w:r w:rsidDel="00000000" w:rsidR="00000000" w:rsidRPr="00000000">
        <w:rPr>
          <w:rtl w:val="0"/>
        </w:rPr>
      </w:r>
    </w:p>
    <w:p w:rsidR="00000000" w:rsidDel="00000000" w:rsidP="00000000" w:rsidRDefault="00000000" w:rsidRPr="00000000" w14:paraId="000000DF">
      <w:pPr>
        <w:spacing w:after="0" w:lineRule="auto"/>
        <w:ind w:left="1660" w:firstLine="0"/>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E0">
      <w:pPr>
        <w:pStyle w:val="Heading2"/>
        <w:keepNext w:val="0"/>
        <w:keepLines w:val="0"/>
        <w:widowControl w:val="1"/>
        <w:rPr/>
      </w:pPr>
      <w:bookmarkStart w:colFirst="0" w:colLast="0" w:name="_7fncwznlvf6r" w:id="33"/>
      <w:bookmarkEnd w:id="33"/>
      <w:r w:rsidDel="00000000" w:rsidR="00000000" w:rsidRPr="00000000">
        <w:rPr>
          <w:rtl w:val="0"/>
        </w:rPr>
        <w:t xml:space="preserve">2.9.</w:t>
      </w:r>
      <w:r w:rsidDel="00000000" w:rsidR="00000000" w:rsidRPr="00000000">
        <w:rPr>
          <w:rtl w:val="0"/>
        </w:rPr>
        <w:t xml:space="preserve">  </w:t>
      </w:r>
      <w:r w:rsidDel="00000000" w:rsidR="00000000" w:rsidRPr="00000000">
        <w:rPr>
          <w:rtl w:val="0"/>
        </w:rPr>
        <w:t xml:space="preserve">Modification and Resubmission of Disbursement Application</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updated disbursement files can only be submitted to CRA after they have been confirmed as complete. Such confirmation shall be completed through the system’s file classification and cross-validation process, or through manual Document Type classification by Sales for Non-OCR files.</w:t>
      </w:r>
    </w:p>
    <w:p w:rsidR="00000000" w:rsidDel="00000000" w:rsidP="00000000" w:rsidRDefault="00000000" w:rsidRPr="00000000" w14:paraId="000000E2">
      <w:pPr>
        <w:rPr/>
      </w:pPr>
      <w:r w:rsidDel="00000000" w:rsidR="00000000" w:rsidRPr="00000000">
        <w:rPr>
          <w:rtl w:val="0"/>
        </w:rPr>
        <w:t xml:space="preserve">When Sales handles a defect Case returned for rectification, the following two actions shall be completed independently. Neither action will automatically trigger the other, and both must be completed separately:</w:t>
      </w:r>
    </w:p>
    <w:p w:rsidR="00000000" w:rsidDel="00000000" w:rsidP="00000000" w:rsidRDefault="00000000" w:rsidRPr="00000000" w14:paraId="000000E3">
      <w:pPr>
        <w:numPr>
          <w:ilvl w:val="0"/>
          <w:numId w:val="70"/>
        </w:numPr>
        <w:spacing w:after="0" w:afterAutospacing="0"/>
        <w:ind w:left="720" w:hanging="360"/>
        <w:rPr>
          <w:u w:val="none"/>
        </w:rPr>
      </w:pPr>
      <w:r w:rsidDel="00000000" w:rsidR="00000000" w:rsidRPr="00000000">
        <w:rPr>
          <w:rtl w:val="0"/>
        </w:rPr>
        <w:t xml:space="preserve">Re-upload or replace the relevant defective file(s) in the File Center;</w:t>
      </w:r>
    </w:p>
    <w:p w:rsidR="00000000" w:rsidDel="00000000" w:rsidP="00000000" w:rsidRDefault="00000000" w:rsidRPr="00000000" w14:paraId="000000E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6" w:lineRule="auto"/>
        <w:ind w:left="720" w:right="153.54330708661507" w:hanging="360"/>
        <w:jc w:val="left"/>
        <w:rPr>
          <w:sz w:val="21"/>
          <w:szCs w:val="21"/>
        </w:rPr>
      </w:pPr>
      <w:r w:rsidDel="00000000" w:rsidR="00000000" w:rsidRPr="00000000">
        <w:rPr>
          <w:rtl w:val="0"/>
        </w:rPr>
        <w:t xml:space="preserve">Return to the</w:t>
      </w:r>
      <w:r w:rsidDel="00000000" w:rsidR="00000000" w:rsidRPr="00000000">
        <w:rPr>
          <w:sz w:val="21"/>
          <w:szCs w:val="21"/>
          <w:rtl w:val="0"/>
        </w:rPr>
        <w:t xml:space="preserve"> </w:t>
      </w:r>
      <w:r w:rsidDel="00000000" w:rsidR="00000000" w:rsidRPr="00000000">
        <w:rPr>
          <w:rtl w:val="0"/>
        </w:rPr>
        <w:t xml:space="preserve">workbench and manually mark the corresponding item as Rectified in the Defect List.</w:t>
      </w:r>
    </w:p>
    <w:p w:rsidR="00000000" w:rsidDel="00000000" w:rsidP="00000000" w:rsidRDefault="00000000" w:rsidRPr="00000000" w14:paraId="000000E5">
      <w:pPr>
        <w:rPr>
          <w:b w:val="1"/>
          <w:bCs w:val="1"/>
        </w:rPr>
      </w:pPr>
      <w:r w:rsidDel="00000000" w:rsidR="00000000" w:rsidRPr="00000000">
        <w:rPr>
          <w:b w:val="1"/>
          <w:bCs w:val="1"/>
          <w:rtl w:val="0"/>
        </w:rPr>
        <w:t xml:space="preserve">Supplement the permission boundaries for Sales after a Case is returned by CRA.</w:t>
      </w:r>
    </w:p>
    <w:p w:rsidR="00000000" w:rsidDel="00000000" w:rsidP="00000000" w:rsidRDefault="00000000" w:rsidRPr="00000000" w14:paraId="000000E6">
      <w:pPr>
        <w:numPr>
          <w:ilvl w:val="0"/>
          <w:numId w:val="41"/>
        </w:numPr>
        <w:spacing w:after="0" w:afterAutospacing="0"/>
        <w:ind w:left="720" w:hanging="360"/>
        <w:rPr>
          <w:sz w:val="21"/>
          <w:szCs w:val="21"/>
        </w:rPr>
      </w:pPr>
      <w:r w:rsidDel="00000000" w:rsidR="00000000" w:rsidRPr="00000000">
        <w:rPr>
          <w:sz w:val="21"/>
          <w:szCs w:val="21"/>
          <w:rtl w:val="0"/>
        </w:rPr>
        <w:t xml:space="preserve">The system shall support file updates.</w:t>
      </w:r>
    </w:p>
    <w:p w:rsidR="00000000" w:rsidDel="00000000" w:rsidP="00000000" w:rsidRDefault="00000000" w:rsidRPr="00000000" w14:paraId="000000E7">
      <w:pPr>
        <w:numPr>
          <w:ilvl w:val="0"/>
          <w:numId w:val="41"/>
        </w:numPr>
        <w:spacing w:after="0" w:afterAutospacing="0"/>
        <w:ind w:left="720" w:hanging="360"/>
        <w:rPr>
          <w:sz w:val="21"/>
          <w:szCs w:val="21"/>
        </w:rPr>
      </w:pPr>
      <w:r w:rsidDel="00000000" w:rsidR="00000000" w:rsidRPr="00000000">
        <w:rPr>
          <w:sz w:val="21"/>
          <w:szCs w:val="21"/>
          <w:rtl w:val="0"/>
        </w:rPr>
        <w:t xml:space="preserve">After files are uploaded, Sales shall review and confirm the system classification results and make any necessary corrections before submitting the files to CRA. </w:t>
      </w:r>
    </w:p>
    <w:p w:rsidR="00000000" w:rsidDel="00000000" w:rsidP="00000000" w:rsidRDefault="00000000" w:rsidRPr="00000000" w14:paraId="000000E8">
      <w:pPr>
        <w:numPr>
          <w:ilvl w:val="0"/>
          <w:numId w:val="41"/>
        </w:numPr>
        <w:spacing w:after="0" w:afterAutospacing="0"/>
        <w:ind w:left="720" w:hanging="360"/>
        <w:rPr>
          <w:sz w:val="21"/>
          <w:szCs w:val="21"/>
        </w:rPr>
      </w:pPr>
      <w:r w:rsidDel="00000000" w:rsidR="00000000" w:rsidRPr="00000000">
        <w:rPr>
          <w:sz w:val="21"/>
          <w:szCs w:val="21"/>
          <w:rtl w:val="0"/>
        </w:rPr>
        <w:t xml:space="preserve">After a Case is returned by CRA to Sales, Sales may upload additional files or replace existing files.</w:t>
      </w:r>
    </w:p>
    <w:p w:rsidR="00000000" w:rsidDel="00000000" w:rsidP="00000000" w:rsidRDefault="00000000" w:rsidRPr="00000000" w14:paraId="000000E9">
      <w:pPr>
        <w:numPr>
          <w:ilvl w:val="0"/>
          <w:numId w:val="41"/>
        </w:numPr>
        <w:ind w:left="720" w:hanging="360"/>
        <w:rPr>
          <w:sz w:val="21"/>
          <w:szCs w:val="21"/>
        </w:rPr>
      </w:pPr>
      <w:r w:rsidDel="00000000" w:rsidR="00000000" w:rsidRPr="00000000">
        <w:rPr>
          <w:sz w:val="21"/>
          <w:szCs w:val="21"/>
          <w:rtl w:val="0"/>
        </w:rPr>
        <w:t xml:space="preserve">Sales is not allowed to modify files that were previously uploaded.</w:t>
      </w:r>
    </w:p>
    <w:p w:rsidR="00000000" w:rsidDel="00000000" w:rsidP="00000000" w:rsidRDefault="00000000" w:rsidRPr="00000000" w14:paraId="000000EA">
      <w:pPr>
        <w:ind w:left="720" w:firstLine="0"/>
        <w:rPr/>
      </w:pPr>
      <w:r w:rsidDel="00000000" w:rsidR="00000000" w:rsidRPr="00000000">
        <w:rPr>
          <w:sz w:val="21"/>
          <w:szCs w:val="21"/>
          <w:rtl w:val="0"/>
        </w:rPr>
        <w:t xml:space="preserve">Sales shall have access to the </w:t>
      </w:r>
      <w:r w:rsidDel="00000000" w:rsidR="00000000" w:rsidRPr="00000000">
        <w:rPr>
          <w:b w:val="1"/>
          <w:bCs w:val="1"/>
          <w:sz w:val="21"/>
          <w:szCs w:val="21"/>
          <w:rtl w:val="0"/>
        </w:rPr>
        <w:t xml:space="preserve">File List</w:t>
      </w:r>
      <w:r w:rsidDel="00000000" w:rsidR="00000000" w:rsidRPr="00000000">
        <w:rPr>
          <w:sz w:val="21"/>
          <w:szCs w:val="21"/>
          <w:rtl w:val="0"/>
        </w:rPr>
        <w:t xml:space="preserve">. For the </w:t>
      </w:r>
      <w:r w:rsidDel="00000000" w:rsidR="00000000" w:rsidRPr="00000000">
        <w:rPr>
          <w:b w:val="1"/>
          <w:bCs w:val="1"/>
          <w:sz w:val="21"/>
          <w:szCs w:val="21"/>
          <w:rtl w:val="0"/>
        </w:rPr>
        <w:t xml:space="preserve">Cross Validation</w:t>
      </w:r>
      <w:r w:rsidDel="00000000" w:rsidR="00000000" w:rsidRPr="00000000">
        <w:rPr>
          <w:sz w:val="21"/>
          <w:szCs w:val="21"/>
          <w:rtl w:val="0"/>
        </w:rPr>
        <w:t xml:space="preserve"> and </w:t>
      </w:r>
      <w:r w:rsidDel="00000000" w:rsidR="00000000" w:rsidRPr="00000000">
        <w:rPr>
          <w:b w:val="1"/>
          <w:bCs w:val="1"/>
          <w:sz w:val="21"/>
          <w:szCs w:val="21"/>
          <w:rtl w:val="0"/>
        </w:rPr>
        <w:t xml:space="preserve">Manual Check Results</w:t>
      </w:r>
      <w:r w:rsidDel="00000000" w:rsidR="00000000" w:rsidRPr="00000000">
        <w:rPr>
          <w:sz w:val="21"/>
          <w:szCs w:val="21"/>
          <w:rtl w:val="0"/>
        </w:rPr>
        <w:t xml:space="preserve"> pages, Sales shall not be permitted to perform any operations. Therefore, Sales cannot process or modify rule results that have already been marked by CRA.</w:t>
      </w:r>
      <w:r w:rsidDel="00000000" w:rsidR="00000000" w:rsidRPr="00000000">
        <w:rPr>
          <w:rtl w:val="0"/>
        </w:rPr>
        <w:t xml:space="preserve"> </w:t>
      </w:r>
    </w:p>
    <w:p w:rsidR="00000000" w:rsidDel="00000000" w:rsidP="00000000" w:rsidRDefault="00000000" w:rsidRPr="00000000" w14:paraId="000000E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bookmarkStart w:colFirst="0" w:colLast="0" w:name="_lj8hp6spb7nj" w:id="34"/>
      <w:bookmarkEnd w:id="34"/>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p1xznhkp93y3" w:id="35"/>
      <w:bookmarkEnd w:id="35"/>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CRA Checker/Maintenance</w:t>
      </w:r>
    </w:p>
    <w:p w:rsidR="00000000" w:rsidDel="00000000" w:rsidP="00000000" w:rsidRDefault="00000000" w:rsidRPr="00000000" w14:paraId="000000ED">
      <w:pPr>
        <w:spacing w:after="0" w:lineRule="auto"/>
        <w:ind w:left="440" w:firstLine="420"/>
        <w:rPr/>
      </w:pPr>
      <w:r w:rsidDel="00000000" w:rsidR="00000000" w:rsidRPr="00000000">
        <w:rPr/>
        <w:drawing>
          <wp:inline distB="114300" distT="114300" distL="114300" distR="114300">
            <wp:extent cx="5740400" cy="1663700"/>
            <wp:effectExtent b="0" l="0" r="0" t="0"/>
            <wp:docPr descr="图表, 图示  AI 生成的内容可能不正确。" id="77" name="image64.jpg"/>
            <a:graphic>
              <a:graphicData uri="http://schemas.openxmlformats.org/drawingml/2006/picture">
                <pic:pic>
                  <pic:nvPicPr>
                    <pic:cNvPr descr="图表, 图示  AI 生成的内容可能不正确。" id="0" name="image64.jpg"/>
                    <pic:cNvPicPr preferRelativeResize="0"/>
                  </pic:nvPicPr>
                  <pic:blipFill>
                    <a:blip r:embed="rId17"/>
                    <a:srcRect b="0" l="0" r="0" t="0"/>
                    <a:stretch>
                      <a:fillRect/>
                    </a:stretch>
                  </pic:blipFill>
                  <pic:spPr>
                    <a:xfrm>
                      <a:off x="0" y="0"/>
                      <a:ext cx="5740400" cy="1663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E">
      <w:pPr>
        <w:spacing w:after="0" w:lineRule="auto"/>
        <w:ind w:left="440" w:firstLine="420"/>
        <w:rPr/>
      </w:pPr>
      <w:r w:rsidDel="00000000" w:rsidR="00000000" w:rsidRPr="00000000">
        <w:rPr>
          <w:rtl w:val="0"/>
        </w:rPr>
      </w:r>
    </w:p>
    <w:p w:rsidR="00000000" w:rsidDel="00000000" w:rsidP="00000000" w:rsidRDefault="00000000" w:rsidRPr="00000000" w14:paraId="000000E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b w:val="1"/>
          <w:bCs w:val="1"/>
          <w:color w:val="000000"/>
          <w:sz w:val="21"/>
          <w:szCs w:val="21"/>
        </w:rPr>
      </w:pPr>
      <w:bookmarkStart w:colFirst="0" w:colLast="0" w:name="_3k18jmkatwcy" w:id="36"/>
      <w:bookmarkEnd w:id="36"/>
      <w:r w:rsidDel="00000000" w:rsidR="00000000" w:rsidRPr="00000000">
        <w:rPr>
          <w:rtl w:val="0"/>
        </w:rPr>
        <w:t xml:space="preserve">3.1.</w:t>
      </w:r>
      <w:r w:rsidDel="00000000" w:rsidR="00000000" w:rsidRPr="00000000">
        <w:rPr>
          <w:rtl w:val="0"/>
        </w:rPr>
        <w:t xml:space="preserve"> </w:t>
      </w:r>
      <w:r w:rsidDel="00000000" w:rsidR="00000000" w:rsidRPr="00000000">
        <w:rPr>
          <w:rtl w:val="0"/>
        </w:rPr>
        <w:t xml:space="preserve">Disbursement</w:t>
      </w:r>
      <w:r w:rsidDel="00000000" w:rsidR="00000000" w:rsidRPr="00000000">
        <w:rPr>
          <w:rtl w:val="0"/>
        </w:rPr>
        <w:t xml:space="preserve"> Applications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With OCR support in the </w:t>
      </w:r>
      <w:r w:rsidDel="00000000" w:rsidR="00000000" w:rsidRPr="00000000">
        <w:rPr>
          <w:rtl w:val="0"/>
        </w:rPr>
        <w:t xml:space="preserve">File Center,</w:t>
      </w:r>
      <w:r w:rsidDel="00000000" w:rsidR="00000000" w:rsidRPr="00000000">
        <w:rPr>
          <w:rtl w:val="0"/>
        </w:rPr>
        <w:t xml:space="preserve"> CRA can complete expert-rule review based on uploaded documents more efficiently, thereby reducing the effort required for other data entry and case-processing activities.</w:t>
      </w:r>
    </w:p>
    <w:p w:rsidR="00000000" w:rsidDel="00000000" w:rsidP="00000000" w:rsidRDefault="00000000" w:rsidRPr="00000000" w14:paraId="000000F1">
      <w:pPr>
        <w:numPr>
          <w:ilvl w:val="0"/>
          <w:numId w:val="48"/>
        </w:numPr>
        <w:ind w:left="720" w:hanging="360"/>
      </w:pPr>
      <w:r w:rsidDel="00000000" w:rsidR="00000000" w:rsidRPr="00000000">
        <w:rPr>
          <w:rtl w:val="0"/>
        </w:rPr>
        <w:t xml:space="preserve">Files may also be uploaded through the Non-OCR entry. In such cases, CRA can preview the documents in the File Center and manually complete the required review and processing for the Case.</w:t>
      </w:r>
    </w:p>
    <w:p w:rsidR="00000000" w:rsidDel="00000000" w:rsidP="00000000" w:rsidRDefault="00000000" w:rsidRPr="00000000" w14:paraId="000000F2">
      <w:pPr>
        <w:numPr>
          <w:ilvl w:val="0"/>
          <w:numId w:val="48"/>
        </w:numPr>
        <w:ind w:left="720" w:hanging="360"/>
      </w:pPr>
      <w:r w:rsidDel="00000000" w:rsidR="00000000" w:rsidRPr="00000000">
        <w:rPr>
          <w:rtl w:val="0"/>
        </w:rPr>
        <w:t xml:space="preserve">Expert rules shall be configured and associated with the relevant document processing areas in the File Center. After files are uploaded, the system shall execute the applicable rules and display the corresponding validation results or alerts.</w:t>
      </w:r>
    </w:p>
    <w:p w:rsidR="00000000" w:rsidDel="00000000" w:rsidP="00000000" w:rsidRDefault="00000000" w:rsidRPr="00000000" w14:paraId="000000F3">
      <w:pPr>
        <w:numPr>
          <w:ilvl w:val="0"/>
          <w:numId w:val="48"/>
        </w:numPr>
        <w:ind w:left="720" w:hanging="360"/>
      </w:pPr>
      <w:r w:rsidDel="00000000" w:rsidR="00000000" w:rsidRPr="00000000">
        <w:rPr>
          <w:rtl w:val="0"/>
        </w:rPr>
        <w:t xml:space="preserve">The system shall distinguish the rule-processing areas based on whether the files are uploaded through the OCR or Non-OCR entry. However, the upload entry shall not affect case assignment or queue routing.</w:t>
      </w:r>
    </w:p>
    <w:p w:rsidR="00000000" w:rsidDel="00000000" w:rsidP="00000000" w:rsidRDefault="00000000" w:rsidRPr="00000000" w14:paraId="000000F4">
      <w:pPr>
        <w:numPr>
          <w:ilvl w:val="0"/>
          <w:numId w:val="48"/>
        </w:numPr>
        <w:ind w:left="720" w:hanging="360"/>
      </w:pPr>
      <w:r w:rsidDel="00000000" w:rsidR="00000000" w:rsidRPr="00000000">
        <w:rPr>
          <w:rtl w:val="0"/>
        </w:rPr>
        <w:t xml:space="preserve">The existing case assignment and processing queue logic shall remain unchanged. No additional processing queue shall be introduced solely due to the implementation of expert rules.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F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b w:val="1"/>
          <w:bCs w:val="1"/>
          <w:color w:val="000000"/>
        </w:rPr>
      </w:pPr>
      <w:bookmarkStart w:colFirst="0" w:colLast="0" w:name="_xgrkx41x9emy" w:id="37"/>
      <w:bookmarkEnd w:id="37"/>
      <w:r w:rsidDel="00000000" w:rsidR="00000000" w:rsidRPr="00000000">
        <w:rPr>
          <w:b w:val="1"/>
          <w:bCs w:val="1"/>
          <w:color w:val="000000"/>
          <w:rtl w:val="0"/>
        </w:rPr>
        <w:t xml:space="preserve">3.2.</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Expert</w:t>
      </w:r>
      <w:r w:rsidDel="00000000" w:rsidR="00000000" w:rsidRPr="00000000">
        <w:rPr>
          <w:b w:val="1"/>
          <w:bCs w:val="1"/>
          <w:color w:val="000000"/>
          <w:rtl w:val="0"/>
        </w:rPr>
        <w:t xml:space="preserve"> </w:t>
      </w:r>
      <w:r w:rsidDel="00000000" w:rsidR="00000000" w:rsidRPr="00000000">
        <w:rPr>
          <w:rtl w:val="0"/>
        </w:rPr>
        <w:t xml:space="preserve">Rules</w:t>
      </w:r>
      <w:r w:rsidDel="00000000" w:rsidR="00000000" w:rsidRPr="00000000">
        <w:rPr>
          <w:b w:val="1"/>
          <w:bCs w:val="1"/>
          <w:color w:val="000000"/>
          <w:rtl w:val="0"/>
        </w:rPr>
        <w:t xml:space="preserve"> Validation</w:t>
      </w:r>
      <w:r w:rsidDel="00000000" w:rsidR="00000000" w:rsidRPr="00000000">
        <w:rPr>
          <w:rtl w:val="0"/>
        </w:rPr>
      </w:r>
    </w:p>
    <w:p w:rsidR="00000000" w:rsidDel="00000000" w:rsidP="00000000" w:rsidRDefault="00000000" w:rsidRPr="00000000" w14:paraId="000000F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pPr>
      <w:bookmarkStart w:colFirst="0" w:colLast="0" w:name="_bunbsj62pha5" w:id="38"/>
      <w:bookmarkEnd w:id="38"/>
      <w:r w:rsidDel="00000000" w:rsidR="00000000" w:rsidRPr="00000000">
        <w:rPr>
          <w:rFonts w:ascii="Arial Unicode MS" w:cs="Arial Unicode MS" w:eastAsia="Arial Unicode MS" w:hAnsi="Arial Unicode MS"/>
          <w:rtl w:val="0"/>
        </w:rPr>
        <w:t xml:space="preserve">3.2.1 【Same as Batch2】Validation Rule Type</w:t>
      </w:r>
      <w:r w:rsidDel="00000000" w:rsidR="00000000" w:rsidRPr="00000000">
        <w:rPr>
          <w:rtl w:val="0"/>
        </w:rPr>
      </w:r>
    </w:p>
    <w:p w:rsidR="00000000" w:rsidDel="00000000" w:rsidP="00000000" w:rsidRDefault="00000000" w:rsidRPr="00000000" w14:paraId="000000F9">
      <w:pPr>
        <w:numPr>
          <w:ilvl w:val="0"/>
          <w:numId w:val="53"/>
        </w:numPr>
        <w:spacing w:after="0" w:afterAutospacing="0"/>
        <w:ind w:left="720" w:hanging="360"/>
        <w:rPr>
          <w:u w:val="none"/>
        </w:rPr>
      </w:pPr>
      <w:r w:rsidDel="00000000" w:rsidR="00000000" w:rsidRPr="00000000">
        <w:rPr>
          <w:rtl w:val="0"/>
        </w:rPr>
        <w:t xml:space="preserve">Summarize the existing production check rules, categorize them into several major types, and based on this, implement automated CRA expert rule checking.</w:t>
      </w:r>
    </w:p>
    <w:p w:rsidR="00000000" w:rsidDel="00000000" w:rsidP="00000000" w:rsidRDefault="00000000" w:rsidRPr="00000000" w14:paraId="000000FA">
      <w:pPr>
        <w:numPr>
          <w:ilvl w:val="0"/>
          <w:numId w:val="53"/>
        </w:numPr>
        <w:ind w:left="720" w:hanging="360"/>
      </w:pPr>
      <w:r w:rsidDel="00000000" w:rsidR="00000000" w:rsidRPr="00000000">
        <w:rPr>
          <w:rtl w:val="0"/>
        </w:rPr>
        <w:t xml:space="preserve">Expert Rule Validation Details: refer to Appendix - CRA Business Rules &amp; Defect Code</w:t>
      </w:r>
    </w:p>
    <w:tbl>
      <w:tblPr>
        <w:tblStyle w:val="Table3"/>
        <w:tblW w:w="942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6435"/>
        <w:tblGridChange w:id="0">
          <w:tblGrid>
            <w:gridCol w:w="2985"/>
            <w:gridCol w:w="6435"/>
          </w:tblGrid>
        </w:tblGridChange>
      </w:tblGrid>
      <w:tr>
        <w:trPr>
          <w:cantSplit w:val="0"/>
          <w:trHeight w:val="270" w:hRule="atLeast"/>
          <w:tblHeader w:val="0"/>
        </w:trPr>
        <w:tc>
          <w:tcPr>
            <w:tcBorders>
              <w:top w:color="7f7f7f" w:space="0" w:sz="5" w:val="single"/>
              <w:left w:color="7f7f7f" w:space="0" w:sz="5" w:val="single"/>
              <w:bottom w:color="7f7f7f" w:space="0" w:sz="5" w:val="single"/>
              <w:right w:color="7f7f7f" w:space="0" w:sz="5" w:val="single"/>
            </w:tcBorders>
            <w:shd w:fill="f2f2f2" w:val="clear"/>
            <w:tcMar>
              <w:top w:w="0.0" w:type="dxa"/>
              <w:left w:w="100.0" w:type="dxa"/>
              <w:bottom w:w="0.0" w:type="dxa"/>
              <w:right w:w="100.0" w:type="dxa"/>
            </w:tcMar>
            <w:vAlign w:val="center"/>
          </w:tcPr>
          <w:p w:rsidR="00000000" w:rsidDel="00000000" w:rsidP="00000000" w:rsidRDefault="00000000" w:rsidRPr="00000000" w14:paraId="000000FB">
            <w:pPr>
              <w:spacing w:after="0" w:line="276" w:lineRule="auto"/>
              <w:ind w:left="0" w:firstLine="0"/>
              <w:rPr>
                <w:sz w:val="20"/>
                <w:szCs w:val="20"/>
              </w:rPr>
            </w:pPr>
            <w:r w:rsidDel="00000000" w:rsidR="00000000" w:rsidRPr="00000000">
              <w:rPr>
                <w:sz w:val="20"/>
                <w:szCs w:val="20"/>
                <w:rtl w:val="0"/>
              </w:rPr>
              <w:t xml:space="preserve">Validation Rule Type</w:t>
            </w:r>
          </w:p>
        </w:tc>
        <w:tc>
          <w:tcPr>
            <w:tcBorders>
              <w:top w:color="7f7f7f" w:space="0" w:sz="5" w:val="single"/>
              <w:left w:color="000000" w:space="0" w:sz="0" w:val="nil"/>
              <w:bottom w:color="7f7f7f" w:space="0" w:sz="5" w:val="single"/>
              <w:right w:color="7f7f7f" w:space="0" w:sz="5" w:val="single"/>
            </w:tcBorders>
            <w:shd w:fill="f2f2f2" w:val="clear"/>
            <w:tcMar>
              <w:top w:w="0.0" w:type="dxa"/>
              <w:left w:w="100.0" w:type="dxa"/>
              <w:bottom w:w="0.0" w:type="dxa"/>
              <w:right w:w="100.0" w:type="dxa"/>
            </w:tcMar>
            <w:vAlign w:val="center"/>
          </w:tcPr>
          <w:p w:rsidR="00000000" w:rsidDel="00000000" w:rsidP="00000000" w:rsidRDefault="00000000" w:rsidRPr="00000000" w14:paraId="000000FC">
            <w:pPr>
              <w:spacing w:after="0" w:line="276" w:lineRule="auto"/>
              <w:ind w:left="0" w:firstLine="0"/>
              <w:rPr>
                <w:sz w:val="20"/>
                <w:szCs w:val="20"/>
              </w:rPr>
            </w:pPr>
            <w:r w:rsidDel="00000000" w:rsidR="00000000" w:rsidRPr="00000000">
              <w:rPr>
                <w:sz w:val="20"/>
                <w:szCs w:val="20"/>
                <w:rtl w:val="0"/>
              </w:rPr>
              <w:t xml:space="preserve">Example &amp; Introduction</w:t>
            </w:r>
          </w:p>
        </w:tc>
      </w:tr>
      <w:tr>
        <w:trPr>
          <w:cantSplit w:val="0"/>
          <w:trHeight w:val="465"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0FD">
            <w:pPr>
              <w:spacing w:after="0" w:line="276" w:lineRule="auto"/>
              <w:ind w:left="0" w:firstLine="0"/>
              <w:rPr>
                <w:sz w:val="20"/>
                <w:szCs w:val="20"/>
              </w:rPr>
            </w:pPr>
            <w:r w:rsidDel="00000000" w:rsidR="00000000" w:rsidRPr="00000000">
              <w:rPr>
                <w:sz w:val="20"/>
                <w:szCs w:val="20"/>
                <w:rtl w:val="0"/>
              </w:rPr>
              <w:t xml:space="preserve">Fixed Value Comparison</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0FE">
            <w:pPr>
              <w:spacing w:after="0" w:line="276" w:lineRule="auto"/>
              <w:ind w:left="0" w:firstLine="0"/>
              <w:rPr>
                <w:sz w:val="20"/>
                <w:szCs w:val="20"/>
              </w:rPr>
            </w:pPr>
            <w:r w:rsidDel="00000000" w:rsidR="00000000" w:rsidRPr="00000000">
              <w:rPr>
                <w:sz w:val="20"/>
                <w:szCs w:val="20"/>
                <w:rtl w:val="0"/>
              </w:rPr>
              <w:t xml:space="preserve">Admin fee amount --EQUALS RM 270, parameter:ADM_FEE_AMOUNT</w:t>
            </w:r>
          </w:p>
        </w:tc>
      </w:tr>
      <w:tr>
        <w:trPr>
          <w:cantSplit w:val="0"/>
          <w:trHeight w:val="270"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0FF">
            <w:pPr>
              <w:spacing w:after="0" w:line="276" w:lineRule="auto"/>
              <w:ind w:left="0" w:firstLine="0"/>
              <w:rPr>
                <w:sz w:val="20"/>
                <w:szCs w:val="20"/>
              </w:rPr>
            </w:pPr>
            <w:r w:rsidDel="00000000" w:rsidR="00000000" w:rsidRPr="00000000">
              <w:rPr>
                <w:sz w:val="20"/>
                <w:szCs w:val="20"/>
                <w:rtl w:val="0"/>
              </w:rPr>
              <w:t xml:space="preserve">Date Consistency</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0">
            <w:pPr>
              <w:spacing w:after="0" w:line="276" w:lineRule="auto"/>
              <w:ind w:left="0" w:firstLine="0"/>
              <w:rPr>
                <w:sz w:val="20"/>
                <w:szCs w:val="20"/>
              </w:rPr>
            </w:pPr>
            <w:r w:rsidDel="00000000" w:rsidR="00000000" w:rsidRPr="00000000">
              <w:rPr>
                <w:sz w:val="20"/>
                <w:szCs w:val="20"/>
                <w:rtl w:val="0"/>
              </w:rPr>
              <w:t xml:space="preserve">Verify that dates across related documents/fields are consistent.</w:t>
            </w:r>
          </w:p>
        </w:tc>
      </w:tr>
      <w:tr>
        <w:trPr>
          <w:cantSplit w:val="0"/>
          <w:trHeight w:val="435"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1">
            <w:pPr>
              <w:spacing w:after="0" w:line="276" w:lineRule="auto"/>
              <w:ind w:left="0" w:firstLine="0"/>
              <w:rPr>
                <w:sz w:val="20"/>
                <w:szCs w:val="20"/>
              </w:rPr>
            </w:pPr>
            <w:r w:rsidDel="00000000" w:rsidR="00000000" w:rsidRPr="00000000">
              <w:rPr>
                <w:sz w:val="20"/>
                <w:szCs w:val="20"/>
                <w:rtl w:val="0"/>
              </w:rPr>
              <w:t xml:space="preserve">Amount Consistency</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2">
            <w:pPr>
              <w:spacing w:after="0" w:line="276" w:lineRule="auto"/>
              <w:ind w:left="0" w:firstLine="0"/>
              <w:rPr>
                <w:sz w:val="20"/>
                <w:szCs w:val="20"/>
              </w:rPr>
            </w:pPr>
            <w:r w:rsidDel="00000000" w:rsidR="00000000" w:rsidRPr="00000000">
              <w:rPr>
                <w:sz w:val="20"/>
                <w:szCs w:val="20"/>
                <w:rtl w:val="0"/>
              </w:rPr>
              <w:t xml:space="preserve">Verify that monetary amounts across related documents/fields are consistent.</w:t>
            </w:r>
          </w:p>
        </w:tc>
      </w:tr>
      <w:tr>
        <w:trPr>
          <w:cantSplit w:val="0"/>
          <w:trHeight w:val="435"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3">
            <w:pPr>
              <w:spacing w:after="0" w:line="276" w:lineRule="auto"/>
              <w:ind w:left="0" w:firstLine="0"/>
              <w:rPr>
                <w:sz w:val="20"/>
                <w:szCs w:val="20"/>
              </w:rPr>
            </w:pPr>
            <w:r w:rsidDel="00000000" w:rsidR="00000000" w:rsidRPr="00000000">
              <w:rPr>
                <w:sz w:val="20"/>
                <w:szCs w:val="20"/>
                <w:rtl w:val="0"/>
              </w:rPr>
              <w:t xml:space="preserve">Amount Range Validation</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4">
            <w:pPr>
              <w:spacing w:after="0" w:line="276" w:lineRule="auto"/>
              <w:ind w:left="0" w:firstLine="0"/>
              <w:rPr>
                <w:sz w:val="20"/>
                <w:szCs w:val="20"/>
              </w:rPr>
            </w:pPr>
            <w:r w:rsidDel="00000000" w:rsidR="00000000" w:rsidRPr="00000000">
              <w:rPr>
                <w:sz w:val="20"/>
                <w:szCs w:val="20"/>
                <w:rtl w:val="0"/>
              </w:rPr>
              <w:t xml:space="preserve">Check whether the amount fluctuation exceeds a specified allowable range.</w:t>
            </w:r>
          </w:p>
        </w:tc>
      </w:tr>
      <w:tr>
        <w:trPr>
          <w:cantSplit w:val="0"/>
          <w:trHeight w:val="435"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5">
            <w:pPr>
              <w:spacing w:after="0" w:line="276" w:lineRule="auto"/>
              <w:ind w:left="0" w:firstLine="0"/>
              <w:rPr>
                <w:sz w:val="20"/>
                <w:szCs w:val="20"/>
              </w:rPr>
            </w:pPr>
            <w:r w:rsidDel="00000000" w:rsidR="00000000" w:rsidRPr="00000000">
              <w:rPr>
                <w:sz w:val="20"/>
                <w:szCs w:val="20"/>
                <w:rtl w:val="0"/>
              </w:rPr>
              <w:t xml:space="preserve">Account Consistency</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6">
            <w:pPr>
              <w:spacing w:after="0" w:line="276" w:lineRule="auto"/>
              <w:ind w:left="0" w:firstLine="0"/>
              <w:rPr>
                <w:sz w:val="20"/>
                <w:szCs w:val="20"/>
              </w:rPr>
            </w:pPr>
            <w:r w:rsidDel="00000000" w:rsidR="00000000" w:rsidRPr="00000000">
              <w:rPr>
                <w:sz w:val="20"/>
                <w:szCs w:val="20"/>
                <w:rtl w:val="0"/>
              </w:rPr>
              <w:t xml:space="preserve">Verify that account information matches across relevant fields/documents.</w:t>
            </w:r>
          </w:p>
        </w:tc>
      </w:tr>
      <w:tr>
        <w:trPr>
          <w:cantSplit w:val="0"/>
          <w:trHeight w:val="435"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7">
            <w:pPr>
              <w:spacing w:after="0" w:line="276" w:lineRule="auto"/>
              <w:ind w:left="0" w:firstLine="0"/>
              <w:rPr>
                <w:sz w:val="20"/>
                <w:szCs w:val="20"/>
              </w:rPr>
            </w:pPr>
            <w:r w:rsidDel="00000000" w:rsidR="00000000" w:rsidRPr="00000000">
              <w:rPr>
                <w:sz w:val="20"/>
                <w:szCs w:val="20"/>
                <w:rtl w:val="0"/>
              </w:rPr>
              <w:t xml:space="preserve">Term Consistency</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8">
            <w:pPr>
              <w:spacing w:after="0" w:line="276" w:lineRule="auto"/>
              <w:ind w:left="0" w:firstLine="0"/>
              <w:rPr>
                <w:sz w:val="20"/>
                <w:szCs w:val="20"/>
              </w:rPr>
            </w:pPr>
            <w:r w:rsidDel="00000000" w:rsidR="00000000" w:rsidRPr="00000000">
              <w:rPr>
                <w:sz w:val="20"/>
                <w:szCs w:val="20"/>
                <w:rtl w:val="0"/>
              </w:rPr>
              <w:t xml:space="preserve">Validate those terms (e.g., pledge period) are correct as per business rules.</w:t>
            </w:r>
          </w:p>
        </w:tc>
      </w:tr>
      <w:tr>
        <w:trPr>
          <w:cantSplit w:val="0"/>
          <w:trHeight w:val="270"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9">
            <w:pPr>
              <w:spacing w:after="0" w:line="276" w:lineRule="auto"/>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Date ≥ Specified Date</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A">
            <w:pPr>
              <w:spacing w:after="0" w:line="276" w:lineRule="auto"/>
              <w:ind w:left="0" w:firstLine="0"/>
              <w:rPr>
                <w:sz w:val="20"/>
                <w:szCs w:val="20"/>
              </w:rPr>
            </w:pPr>
            <w:r w:rsidDel="00000000" w:rsidR="00000000" w:rsidRPr="00000000">
              <w:rPr>
                <w:sz w:val="20"/>
                <w:szCs w:val="20"/>
                <w:rtl w:val="0"/>
              </w:rPr>
              <w:t xml:space="preserve">Validate that a given date is on or after a specified date.</w:t>
            </w:r>
          </w:p>
        </w:tc>
      </w:tr>
      <w:tr>
        <w:trPr>
          <w:cantSplit w:val="0"/>
          <w:trHeight w:val="270"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B">
            <w:pPr>
              <w:spacing w:after="0" w:line="276" w:lineRule="auto"/>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Date ≤ Specified Date</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C">
            <w:pPr>
              <w:spacing w:after="0" w:line="276" w:lineRule="auto"/>
              <w:ind w:left="0" w:firstLine="0"/>
              <w:rPr>
                <w:sz w:val="20"/>
                <w:szCs w:val="20"/>
              </w:rPr>
            </w:pPr>
            <w:r w:rsidDel="00000000" w:rsidR="00000000" w:rsidRPr="00000000">
              <w:rPr>
                <w:sz w:val="20"/>
                <w:szCs w:val="20"/>
                <w:rtl w:val="0"/>
              </w:rPr>
              <w:t xml:space="preserve">Validate that a given date is on or before a specified date.</w:t>
            </w:r>
          </w:p>
        </w:tc>
      </w:tr>
      <w:tr>
        <w:trPr>
          <w:cantSplit w:val="0"/>
          <w:trHeight w:val="435"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D">
            <w:pPr>
              <w:spacing w:after="0" w:line="276" w:lineRule="auto"/>
              <w:ind w:left="0" w:firstLine="0"/>
              <w:rPr>
                <w:sz w:val="20"/>
                <w:szCs w:val="20"/>
              </w:rPr>
            </w:pPr>
            <w:r w:rsidDel="00000000" w:rsidR="00000000" w:rsidRPr="00000000">
              <w:rPr>
                <w:sz w:val="20"/>
                <w:szCs w:val="20"/>
                <w:rtl w:val="0"/>
              </w:rPr>
              <w:t xml:space="preserve">Addition/Subtraction Validation</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E">
            <w:pPr>
              <w:spacing w:after="0" w:line="276" w:lineRule="auto"/>
              <w:ind w:left="0" w:firstLine="0"/>
              <w:rPr>
                <w:sz w:val="20"/>
                <w:szCs w:val="20"/>
              </w:rPr>
            </w:pPr>
            <w:r w:rsidDel="00000000" w:rsidR="00000000" w:rsidRPr="00000000">
              <w:rPr>
                <w:sz w:val="20"/>
                <w:szCs w:val="20"/>
                <w:rtl w:val="0"/>
              </w:rPr>
              <w:t xml:space="preserve">Perform arithmetic checks, e.g., verify that the sum of disbursement amounts matches the total loan amount.</w:t>
            </w:r>
          </w:p>
        </w:tc>
      </w:tr>
      <w:tr>
        <w:trPr>
          <w:cantSplit w:val="0"/>
          <w:trHeight w:val="630"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0F">
            <w:pPr>
              <w:spacing w:after="0" w:line="276" w:lineRule="auto"/>
              <w:ind w:left="0" w:firstLine="0"/>
              <w:rPr>
                <w:sz w:val="20"/>
                <w:szCs w:val="20"/>
              </w:rPr>
            </w:pPr>
            <w:r w:rsidDel="00000000" w:rsidR="00000000" w:rsidRPr="00000000">
              <w:rPr>
                <w:sz w:val="20"/>
                <w:szCs w:val="20"/>
                <w:rtl w:val="0"/>
              </w:rPr>
              <w:t xml:space="preserve">Application Date vs. Application Form Version Mapping</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10">
            <w:pPr>
              <w:spacing w:after="0" w:line="276" w:lineRule="auto"/>
              <w:ind w:left="0" w:firstLine="0"/>
              <w:rPr>
                <w:sz w:val="20"/>
                <w:szCs w:val="20"/>
              </w:rPr>
            </w:pPr>
            <w:r w:rsidDel="00000000" w:rsidR="00000000" w:rsidRPr="00000000">
              <w:rPr>
                <w:sz w:val="20"/>
                <w:szCs w:val="20"/>
                <w:rtl w:val="0"/>
              </w:rPr>
              <w:t xml:space="preserve">The Application Form version must correspond to (match) the application date.</w:t>
            </w:r>
          </w:p>
        </w:tc>
      </w:tr>
      <w:tr>
        <w:trPr>
          <w:cantSplit w:val="0"/>
          <w:trHeight w:val="435"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11">
            <w:pPr>
              <w:spacing w:after="0" w:line="276" w:lineRule="auto"/>
              <w:ind w:left="0" w:firstLine="0"/>
              <w:rPr>
                <w:sz w:val="20"/>
                <w:szCs w:val="20"/>
              </w:rPr>
            </w:pPr>
            <w:r w:rsidDel="00000000" w:rsidR="00000000" w:rsidRPr="00000000">
              <w:rPr>
                <w:sz w:val="20"/>
                <w:szCs w:val="20"/>
                <w:rtl w:val="0"/>
              </w:rPr>
              <w:t xml:space="preserve">Region/Area Check</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12">
            <w:pPr>
              <w:spacing w:after="0" w:line="276" w:lineRule="auto"/>
              <w:ind w:left="0" w:firstLine="0"/>
              <w:rPr>
                <w:sz w:val="20"/>
                <w:szCs w:val="20"/>
              </w:rPr>
            </w:pPr>
            <w:r w:rsidDel="00000000" w:rsidR="00000000" w:rsidRPr="00000000">
              <w:rPr>
                <w:sz w:val="20"/>
                <w:szCs w:val="20"/>
                <w:rtl w:val="0"/>
              </w:rPr>
              <w:t xml:space="preserve">If the dealer’s address is in Peninsular Malaysia (West Malaysia), the road tax document must not indicate a region in East Malaysia.</w:t>
            </w:r>
          </w:p>
        </w:tc>
      </w:tr>
      <w:tr>
        <w:trPr>
          <w:cantSplit w:val="0"/>
          <w:trHeight w:val="435"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13">
            <w:pPr>
              <w:spacing w:after="0" w:line="276" w:lineRule="auto"/>
              <w:ind w:left="0" w:firstLine="0"/>
              <w:rPr>
                <w:sz w:val="20"/>
                <w:szCs w:val="20"/>
              </w:rPr>
            </w:pPr>
            <w:r w:rsidDel="00000000" w:rsidR="00000000" w:rsidRPr="00000000">
              <w:rPr>
                <w:sz w:val="20"/>
                <w:szCs w:val="20"/>
                <w:rtl w:val="0"/>
              </w:rPr>
              <w:t xml:space="preserve">Special Document Verification</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14">
            <w:pPr>
              <w:spacing w:after="0" w:line="276" w:lineRule="auto"/>
              <w:ind w:left="0" w:firstLine="0"/>
              <w:rPr>
                <w:sz w:val="20"/>
                <w:szCs w:val="20"/>
              </w:rPr>
            </w:pPr>
            <w:r w:rsidDel="00000000" w:rsidR="00000000" w:rsidRPr="00000000">
              <w:rPr>
                <w:sz w:val="20"/>
                <w:szCs w:val="20"/>
                <w:rtl w:val="0"/>
              </w:rPr>
              <w:t xml:space="preserve">Check whether special documents required for specific scenarios are missing.</w:t>
            </w:r>
          </w:p>
        </w:tc>
      </w:tr>
      <w:tr>
        <w:trPr>
          <w:cantSplit w:val="0"/>
          <w:trHeight w:val="525" w:hRule="atLeast"/>
          <w:tblHeader w:val="0"/>
        </w:trPr>
        <w:tc>
          <w:tcPr>
            <w:tcBorders>
              <w:top w:color="000000" w:space="0" w:sz="0" w:val="nil"/>
              <w:left w:color="7f7f7f" w:space="0" w:sz="5" w:val="single"/>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15">
            <w:pPr>
              <w:spacing w:after="0" w:line="276" w:lineRule="auto"/>
              <w:ind w:left="0" w:firstLine="0"/>
              <w:rPr>
                <w:sz w:val="20"/>
                <w:szCs w:val="20"/>
              </w:rPr>
            </w:pPr>
            <w:r w:rsidDel="00000000" w:rsidR="00000000" w:rsidRPr="00000000">
              <w:rPr>
                <w:sz w:val="20"/>
                <w:szCs w:val="20"/>
                <w:rtl w:val="0"/>
              </w:rPr>
              <w:t xml:space="preserve">Value is not existing</w:t>
            </w:r>
          </w:p>
        </w:tc>
        <w:tc>
          <w:tcPr>
            <w:tcBorders>
              <w:top w:color="000000" w:space="0" w:sz="0" w:val="nil"/>
              <w:left w:color="000000" w:space="0" w:sz="0" w:val="nil"/>
              <w:bottom w:color="7f7f7f" w:space="0" w:sz="5" w:val="single"/>
              <w:right w:color="7f7f7f" w:space="0" w:sz="5" w:val="single"/>
            </w:tcBorders>
            <w:tcMar>
              <w:top w:w="0.0" w:type="dxa"/>
              <w:left w:w="100.0" w:type="dxa"/>
              <w:bottom w:w="0.0" w:type="dxa"/>
              <w:right w:w="100.0" w:type="dxa"/>
            </w:tcMar>
            <w:vAlign w:val="center"/>
          </w:tcPr>
          <w:p w:rsidR="00000000" w:rsidDel="00000000" w:rsidP="00000000" w:rsidRDefault="00000000" w:rsidRPr="00000000" w14:paraId="00000116">
            <w:pPr>
              <w:spacing w:after="0" w:line="276" w:lineRule="auto"/>
              <w:ind w:left="0" w:firstLine="0"/>
              <w:rPr>
                <w:sz w:val="20"/>
                <w:szCs w:val="20"/>
              </w:rPr>
            </w:pPr>
            <w:r w:rsidDel="00000000" w:rsidR="00000000" w:rsidRPr="00000000">
              <w:rPr>
                <w:sz w:val="20"/>
                <w:szCs w:val="20"/>
                <w:rtl w:val="0"/>
              </w:rPr>
              <w:t xml:space="preserve">Check whether special fields required for specific scenarios are missing[h2] .</w:t>
            </w:r>
          </w:p>
        </w:tc>
      </w:tr>
    </w:tbl>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pPr>
      <w:bookmarkStart w:colFirst="0" w:colLast="0" w:name="_eaa1se82ikqh" w:id="39"/>
      <w:bookmarkEnd w:id="39"/>
      <w:r w:rsidDel="00000000" w:rsidR="00000000" w:rsidRPr="00000000">
        <w:rPr>
          <w:rtl w:val="0"/>
        </w:rPr>
        <w:t xml:space="preserve">3.2.2 </w:t>
      </w:r>
      <w:r w:rsidDel="00000000" w:rsidR="00000000" w:rsidRPr="00000000">
        <w:rPr>
          <w:rtl w:val="0"/>
        </w:rPr>
        <w:t xml:space="preserve">Post-Validation Routing Rules</w:t>
      </w:r>
      <w:r w:rsidDel="00000000" w:rsidR="00000000" w:rsidRPr="00000000">
        <w:rPr>
          <w:rtl w:val="0"/>
        </w:rPr>
      </w:r>
    </w:p>
    <w:p w:rsidR="00000000" w:rsidDel="00000000" w:rsidP="00000000" w:rsidRDefault="00000000" w:rsidRPr="00000000" w14:paraId="00000119">
      <w:pPr>
        <w:numPr>
          <w:ilvl w:val="0"/>
          <w:numId w:val="63"/>
        </w:numPr>
        <w:spacing w:after="0" w:afterAutospacing="0"/>
        <w:ind w:left="720" w:hanging="360"/>
        <w:rPr>
          <w:u w:val="none"/>
        </w:rPr>
      </w:pPr>
      <w:r w:rsidDel="00000000" w:rsidR="00000000" w:rsidRPr="00000000">
        <w:rPr>
          <w:rtl w:val="0"/>
        </w:rPr>
        <w:t xml:space="preserve">If expert-rule validation fails, the Case shall subsequently be handled manually by </w:t>
      </w:r>
      <w:r w:rsidDel="00000000" w:rsidR="00000000" w:rsidRPr="00000000">
        <w:rPr>
          <w:b w:val="1"/>
          <w:bCs w:val="1"/>
          <w:rtl w:val="0"/>
        </w:rPr>
        <w:t xml:space="preserve">CRA Checker/Maintenance.</w:t>
      </w:r>
    </w:p>
    <w:p w:rsidR="00000000" w:rsidDel="00000000" w:rsidP="00000000" w:rsidRDefault="00000000" w:rsidRPr="00000000" w14:paraId="0000011A">
      <w:pPr>
        <w:numPr>
          <w:ilvl w:val="0"/>
          <w:numId w:val="63"/>
        </w:numPr>
        <w:spacing w:after="0" w:afterAutospacing="0"/>
        <w:ind w:left="720" w:hanging="360"/>
        <w:rPr>
          <w:u w:val="none"/>
        </w:rPr>
      </w:pPr>
      <w:r w:rsidDel="00000000" w:rsidR="00000000" w:rsidRPr="00000000">
        <w:rPr>
          <w:rtl w:val="0"/>
        </w:rPr>
        <w:t xml:space="preserve">If expert-rule validation passes, the Case shall proceed to the </w:t>
      </w:r>
      <w:r w:rsidDel="00000000" w:rsidR="00000000" w:rsidRPr="00000000">
        <w:rPr>
          <w:b w:val="1"/>
          <w:bCs w:val="1"/>
          <w:rtl w:val="0"/>
        </w:rPr>
        <w:t xml:space="preserve">STP Decision Module.</w:t>
      </w:r>
    </w:p>
    <w:p w:rsidR="00000000" w:rsidDel="00000000" w:rsidP="00000000" w:rsidRDefault="00000000" w:rsidRPr="00000000" w14:paraId="0000011B">
      <w:pPr>
        <w:numPr>
          <w:ilvl w:val="0"/>
          <w:numId w:val="63"/>
        </w:numPr>
        <w:ind w:left="720" w:hanging="360"/>
        <w:rPr>
          <w:u w:val="none"/>
        </w:rPr>
      </w:pPr>
      <w:r w:rsidDel="00000000" w:rsidR="00000000" w:rsidRPr="00000000">
        <w:rPr>
          <w:rtl w:val="0"/>
        </w:rPr>
        <w:t xml:space="preserve">Issues identified by expert rules shall not be automatically written into </w:t>
      </w:r>
      <w:r w:rsidDel="00000000" w:rsidR="00000000" w:rsidRPr="00000000">
        <w:rPr>
          <w:b w:val="1"/>
          <w:bCs w:val="1"/>
          <w:rtl w:val="0"/>
        </w:rPr>
        <w:t xml:space="preserve">the Defect List</w:t>
      </w:r>
      <w:r w:rsidDel="00000000" w:rsidR="00000000" w:rsidRPr="00000000">
        <w:rPr>
          <w:rtl w:val="0"/>
        </w:rPr>
        <w:t xml:space="preserve">. Based on the configured </w:t>
      </w:r>
      <w:r w:rsidDel="00000000" w:rsidR="00000000" w:rsidRPr="00000000">
        <w:rPr>
          <w:b w:val="1"/>
          <w:bCs w:val="1"/>
          <w:rtl w:val="0"/>
        </w:rPr>
        <w:t xml:space="preserve">Rule-to-Defect Mapping</w:t>
      </w:r>
      <w:r w:rsidDel="00000000" w:rsidR="00000000" w:rsidRPr="00000000">
        <w:rPr>
          <w:rtl w:val="0"/>
        </w:rPr>
        <w:t xml:space="preserve">, a Defect record will only be created after the user actively clicks the relevant “</w:t>
      </w:r>
      <w:commentRangeStart w:id="4"/>
      <w:r w:rsidDel="00000000" w:rsidR="00000000" w:rsidRPr="00000000">
        <w:rPr>
          <w:b w:val="1"/>
          <w:bCs w:val="1"/>
          <w:rtl w:val="0"/>
        </w:rPr>
        <w:t xml:space="preserve">Create Defect</w:t>
      </w:r>
      <w:commentRangeEnd w:id="4"/>
      <w:r w:rsidDel="00000000" w:rsidR="00000000" w:rsidRPr="00000000">
        <w:commentReference w:id="4"/>
      </w:r>
      <w:r w:rsidDel="00000000" w:rsidR="00000000" w:rsidRPr="00000000">
        <w:rPr>
          <w:rtl w:val="0"/>
        </w:rPr>
        <w:t xml:space="preserve">” button on the page.</w:t>
      </w:r>
    </w:p>
    <w:p w:rsidR="00000000" w:rsidDel="00000000" w:rsidP="00000000" w:rsidRDefault="00000000" w:rsidRPr="00000000" w14:paraId="0000011C">
      <w:pPr>
        <w:spacing w:after="0" w:lineRule="auto"/>
        <w:ind w:left="1660" w:firstLine="0"/>
        <w:rPr>
          <w:sz w:val="21"/>
          <w:szCs w:val="21"/>
        </w:rPr>
      </w:pPr>
      <w:r w:rsidDel="00000000" w:rsidR="00000000" w:rsidRPr="00000000">
        <w:rPr>
          <w:rtl w:val="0"/>
        </w:rPr>
      </w:r>
    </w:p>
    <w:p w:rsidR="00000000" w:rsidDel="00000000" w:rsidP="00000000" w:rsidRDefault="00000000" w:rsidRPr="00000000" w14:paraId="0000011D">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1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b w:val="1"/>
          <w:bCs w:val="1"/>
          <w:color w:val="000000"/>
          <w:sz w:val="22"/>
          <w:szCs w:val="22"/>
        </w:rPr>
      </w:pPr>
      <w:bookmarkStart w:colFirst="0" w:colLast="0" w:name="_bkpw4a3jaf08" w:id="40"/>
      <w:bookmarkEnd w:id="40"/>
      <w:r w:rsidDel="00000000" w:rsidR="00000000" w:rsidRPr="00000000">
        <w:rPr>
          <w:b w:val="1"/>
          <w:bCs w:val="1"/>
          <w:color w:val="000000"/>
          <w:sz w:val="22"/>
          <w:szCs w:val="22"/>
          <w:rtl w:val="0"/>
        </w:rPr>
        <w:t xml:space="preserve">3.3.</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b w:val="1"/>
          <w:bCs w:val="1"/>
          <w:color w:val="000000"/>
          <w:sz w:val="22"/>
          <w:szCs w:val="22"/>
          <w:rtl w:val="0"/>
        </w:rPr>
        <w:t xml:space="preserve">Application Assignment</w:t>
      </w:r>
    </w:p>
    <w:p w:rsidR="00000000" w:rsidDel="00000000" w:rsidP="00000000" w:rsidRDefault="00000000" w:rsidRPr="00000000" w14:paraId="0000011F">
      <w:pPr>
        <w:rPr/>
      </w:pPr>
      <w:r w:rsidDel="00000000" w:rsidR="00000000" w:rsidRPr="00000000">
        <w:rPr>
          <w:rtl w:val="0"/>
        </w:rPr>
        <w:t xml:space="preserve">The system automatically assigns pending cases according to defined rules and allows CRA Checker/Maintenance to manually select and pick up a case, to enable timely processing of tasks.</w:t>
      </w:r>
    </w:p>
    <w:p w:rsidR="00000000" w:rsidDel="00000000" w:rsidP="00000000" w:rsidRDefault="00000000" w:rsidRPr="00000000" w14:paraId="00000120">
      <w:pPr>
        <w:rPr/>
      </w:pPr>
      <w:r w:rsidDel="00000000" w:rsidR="00000000" w:rsidRPr="00000000">
        <w:rPr>
          <w:rtl w:val="0"/>
        </w:rPr>
        <w:t xml:space="preserve">●       The detailed case distribution rules are specified in the “Application Assignment Management”</w:t>
      </w:r>
    </w:p>
    <w:p w:rsidR="00000000" w:rsidDel="00000000" w:rsidP="00000000" w:rsidRDefault="00000000" w:rsidRPr="00000000" w14:paraId="00000121">
      <w:pPr>
        <w:rPr/>
      </w:pPr>
      <w:r w:rsidDel="00000000" w:rsidR="00000000" w:rsidRPr="00000000">
        <w:rPr>
          <w:rtl w:val="0"/>
        </w:rPr>
        <w:t xml:space="preserve">●       Special Rules:</w:t>
      </w:r>
    </w:p>
    <w:p w:rsidR="00000000" w:rsidDel="00000000" w:rsidP="00000000" w:rsidRDefault="00000000" w:rsidRPr="00000000" w14:paraId="00000122">
      <w:pPr>
        <w:rPr/>
      </w:pPr>
      <w:r w:rsidDel="00000000" w:rsidR="00000000" w:rsidRPr="00000000">
        <w:rPr>
          <w:rtl w:val="0"/>
        </w:rPr>
        <w:t xml:space="preserve">a.   Status of Assigned Cases: Pending Maintenance</w:t>
      </w:r>
    </w:p>
    <w:p w:rsidR="00000000" w:rsidDel="00000000" w:rsidP="00000000" w:rsidRDefault="00000000" w:rsidRPr="00000000" w14:paraId="00000123">
      <w:pPr>
        <w:rPr/>
      </w:pPr>
      <w:r w:rsidDel="00000000" w:rsidR="00000000" w:rsidRPr="00000000">
        <w:rPr>
          <w:rtl w:val="0"/>
        </w:rPr>
        <w:t xml:space="preserve">b. Assignment or pick up is not allowed when the owner open the application in cra todo list</w:t>
      </w:r>
    </w:p>
    <w:p w:rsidR="00000000" w:rsidDel="00000000" w:rsidP="00000000" w:rsidRDefault="00000000" w:rsidRPr="00000000" w14:paraId="00000124">
      <w:pPr>
        <w:numPr>
          <w:ilvl w:val="0"/>
          <w:numId w:val="71"/>
        </w:numPr>
        <w:spacing w:after="0" w:afterAutospacing="0"/>
        <w:ind w:left="1440" w:hanging="360"/>
        <w:rPr>
          <w:u w:val="none"/>
        </w:rPr>
      </w:pPr>
      <w:r w:rsidDel="00000000" w:rsidR="00000000" w:rsidRPr="00000000">
        <w:rPr>
          <w:rtl w:val="0"/>
        </w:rPr>
        <w:t xml:space="preserve">When the owner of the application clicks the view button in cra todo list, the backend needs to record the current operatorId and current timestamp.When the CRA manager assigns the application, the backend needs to check whether someone is opening the application tab. If not, immediately assign. Otherwise, check elapsed time between current timestamp and opening application tab timestamp. If the elapsed time is more than X (configuration/parameter), immediately assign, otherwise alert that the application is processing, can not be assigned.</w:t>
      </w:r>
    </w:p>
    <w:p w:rsidR="00000000" w:rsidDel="00000000" w:rsidP="00000000" w:rsidRDefault="00000000" w:rsidRPr="00000000" w14:paraId="00000125">
      <w:pPr>
        <w:numPr>
          <w:ilvl w:val="0"/>
          <w:numId w:val="71"/>
        </w:numPr>
        <w:ind w:left="1440" w:hanging="360"/>
        <w:rPr>
          <w:u w:val="none"/>
        </w:rPr>
      </w:pPr>
      <w:r w:rsidDel="00000000" w:rsidR="00000000" w:rsidRPr="00000000">
        <w:rPr>
          <w:rtl w:val="0"/>
        </w:rPr>
        <w:t xml:space="preserve">X configuration/parameter is APP_LOCK_TIME_SPAN, default value is 30, unit: minutes.</w:t>
      </w:r>
    </w:p>
    <w:p w:rsidR="00000000" w:rsidDel="00000000" w:rsidP="00000000" w:rsidRDefault="00000000" w:rsidRPr="00000000" w14:paraId="00000126">
      <w:pPr>
        <w:ind w:left="0" w:firstLine="0"/>
        <w:rPr/>
      </w:pPr>
      <w:r w:rsidDel="00000000" w:rsidR="00000000" w:rsidRPr="00000000">
        <w:rPr>
          <w:rtl w:val="0"/>
        </w:rPr>
        <w:tab/>
        <w:t xml:space="preserve">c. Pop up the next assignee message when the application route to next action</w:t>
      </w:r>
    </w:p>
    <w:p w:rsidR="00000000" w:rsidDel="00000000" w:rsidP="00000000" w:rsidRDefault="00000000" w:rsidRPr="00000000" w14:paraId="00000127">
      <w:pPr>
        <w:numPr>
          <w:ilvl w:val="0"/>
          <w:numId w:val="17"/>
        </w:numPr>
        <w:spacing w:after="0" w:afterAutospacing="0"/>
        <w:ind w:left="1440" w:hanging="360"/>
        <w:rPr>
          <w:u w:val="none"/>
        </w:rPr>
      </w:pPr>
      <w:r w:rsidDel="00000000" w:rsidR="00000000" w:rsidRPr="00000000">
        <w:rPr>
          <w:rtl w:val="0"/>
        </w:rPr>
        <w:t xml:space="preserve">Related action transitioning application status: cra manager reassign, route to the cabinet, route to the exception queue(exception team)</w:t>
      </w:r>
    </w:p>
    <w:p w:rsidR="00000000" w:rsidDel="00000000" w:rsidP="00000000" w:rsidRDefault="00000000" w:rsidRPr="00000000" w14:paraId="00000128">
      <w:pPr>
        <w:numPr>
          <w:ilvl w:val="0"/>
          <w:numId w:val="17"/>
        </w:numPr>
        <w:ind w:left="1440" w:hanging="360"/>
        <w:rPr>
          <w:u w:val="none"/>
        </w:rPr>
      </w:pPr>
      <w:r w:rsidDel="00000000" w:rsidR="00000000" w:rsidRPr="00000000">
        <w:rPr>
          <w:rtl w:val="0"/>
        </w:rPr>
        <w:t xml:space="preserve">The popup shouldn't disappear too quickly. It currently displays for 5 seconds, but if the user clicks it, the timer should reset. </w:t>
      </w:r>
    </w:p>
    <w:p w:rsidR="00000000" w:rsidDel="00000000" w:rsidP="00000000" w:rsidRDefault="00000000" w:rsidRPr="00000000" w14:paraId="0000012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b w:val="1"/>
          <w:bCs w:val="1"/>
        </w:rPr>
      </w:pPr>
      <w:bookmarkStart w:colFirst="0" w:colLast="0" w:name="_3wynhfdbu1xe" w:id="41"/>
      <w:bookmarkEnd w:id="41"/>
      <w:r w:rsidDel="00000000" w:rsidR="00000000" w:rsidRPr="00000000">
        <w:rPr>
          <w:b w:val="1"/>
          <w:bCs w:val="1"/>
          <w:rtl w:val="0"/>
        </w:rPr>
        <w:t xml:space="preserve"> </w:t>
      </w:r>
    </w:p>
    <w:p w:rsidR="00000000" w:rsidDel="00000000" w:rsidP="00000000" w:rsidRDefault="00000000" w:rsidRPr="00000000" w14:paraId="0000012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m51fx8pwdo5s" w:id="42"/>
      <w:bookmarkEnd w:id="42"/>
      <w:r w:rsidDel="00000000" w:rsidR="00000000" w:rsidRPr="00000000">
        <w:rPr>
          <w:sz w:val="22"/>
          <w:szCs w:val="22"/>
          <w:rtl w:val="0"/>
        </w:rPr>
        <w:t xml:space="preserve">3.4.</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w:t>
      </w:r>
      <w:r w:rsidDel="00000000" w:rsidR="00000000" w:rsidRPr="00000000">
        <w:rPr>
          <w:sz w:val="22"/>
          <w:szCs w:val="22"/>
          <w:rtl w:val="0"/>
        </w:rPr>
        <w:t xml:space="preserve">CRA To Do List</w:t>
      </w:r>
      <w:r w:rsidDel="00000000" w:rsidR="00000000" w:rsidRPr="00000000">
        <w:rPr>
          <w:sz w:val="22"/>
          <w:szCs w:val="22"/>
          <w:rtl w:val="0"/>
        </w:rPr>
        <w:t xml:space="preserve"> </w:t>
      </w:r>
    </w:p>
    <w:p w:rsidR="00000000" w:rsidDel="00000000" w:rsidP="00000000" w:rsidRDefault="00000000" w:rsidRPr="00000000" w14:paraId="0000012B">
      <w:pPr>
        <w:ind w:left="0" w:firstLine="0"/>
        <w:rPr/>
      </w:pPr>
      <w:r w:rsidDel="00000000" w:rsidR="00000000" w:rsidRPr="00000000">
        <w:rPr>
          <w:rtl w:val="0"/>
        </w:rPr>
        <w:t xml:space="preserve">The System display application assigned to CRA Checker/Maintenance in “</w:t>
      </w:r>
      <w:r w:rsidDel="00000000" w:rsidR="00000000" w:rsidRPr="00000000">
        <w:rPr>
          <w:rtl w:val="0"/>
        </w:rPr>
        <w:t xml:space="preserve">CRA To Do List</w:t>
      </w: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Status of Application displayed:</w:t>
      </w:r>
    </w:p>
    <w:p w:rsidR="00000000" w:rsidDel="00000000" w:rsidP="00000000" w:rsidRDefault="00000000" w:rsidRPr="00000000" w14:paraId="0000012D">
      <w:pPr>
        <w:rPr/>
      </w:pPr>
      <w:r w:rsidDel="00000000" w:rsidR="00000000" w:rsidRPr="00000000">
        <w:rPr>
          <w:rtl w:val="0"/>
        </w:rPr>
        <w:t xml:space="preserve">Pending checking and Maintenance, from sales submission.</w:t>
      </w:r>
    </w:p>
    <w:p w:rsidR="00000000" w:rsidDel="00000000" w:rsidP="00000000" w:rsidRDefault="00000000" w:rsidRPr="00000000" w14:paraId="0000012E">
      <w:pPr>
        <w:rPr/>
      </w:pPr>
      <w:r w:rsidDel="00000000" w:rsidR="00000000" w:rsidRPr="00000000">
        <w:rPr>
          <w:rtl w:val="0"/>
        </w:rPr>
        <w:t xml:space="preserve">Pending Maintenance after defect Verification, from defect team.</w:t>
      </w:r>
    </w:p>
    <w:p w:rsidR="00000000" w:rsidDel="00000000" w:rsidP="00000000" w:rsidRDefault="00000000" w:rsidRPr="00000000" w14:paraId="0000012F">
      <w:pPr>
        <w:rPr/>
      </w:pPr>
      <w:r w:rsidDel="00000000" w:rsidR="00000000" w:rsidRPr="00000000">
        <w:rPr>
          <w:rtl w:val="0"/>
        </w:rPr>
        <w:t xml:space="preserve">●       After the sales or defect team submit a disbursement application, the case is assigned to the user(or picked up by the user), the system will implement OCR extraction and cross checking simultaneously.</w:t>
      </w:r>
    </w:p>
    <w:p w:rsidR="00000000" w:rsidDel="00000000" w:rsidP="00000000" w:rsidRDefault="00000000" w:rsidRPr="00000000" w14:paraId="00000130">
      <w:pPr>
        <w:rPr/>
      </w:pPr>
      <w:r w:rsidDel="00000000" w:rsidR="00000000" w:rsidRPr="00000000">
        <w:rPr>
          <w:rtl w:val="0"/>
        </w:rPr>
        <w:t xml:space="preserve">●       In application list, display “OCR Status” (Finish-green / Processing-yellow / Failed-red)</w:t>
      </w:r>
    </w:p>
    <w:p w:rsidR="00000000" w:rsidDel="00000000" w:rsidP="00000000" w:rsidRDefault="00000000" w:rsidRPr="00000000" w14:paraId="00000131">
      <w:pPr>
        <w:rPr/>
      </w:pPr>
      <w:r w:rsidDel="00000000" w:rsidR="00000000" w:rsidRPr="00000000">
        <w:rPr>
          <w:rtl w:val="0"/>
        </w:rPr>
        <w:t xml:space="preserve">●       Before the system finishes OCR extraction and cross checking, the OCR status equals Processing or Failed, the user can process the application but will get prompt “OCR processing. Manual intervention now will disable OCR assistance for this case. Confirm to proceed?” .</w:t>
      </w:r>
    </w:p>
    <w:p w:rsidR="00000000" w:rsidDel="00000000" w:rsidP="00000000" w:rsidRDefault="00000000" w:rsidRPr="00000000" w14:paraId="00000132">
      <w:pPr>
        <w:rPr/>
      </w:pPr>
      <w:r w:rsidDel="00000000" w:rsidR="00000000" w:rsidRPr="00000000">
        <w:rPr>
          <w:rtl w:val="0"/>
        </w:rPr>
        <w:t xml:space="preserve">a)     IF users firstly accept manual process without OCR assistance, but exit application without Click Save Button, after the system finishes OCR processing, the user can handle this application with OCR assistance again.</w:t>
      </w:r>
    </w:p>
    <w:p w:rsidR="00000000" w:rsidDel="00000000" w:rsidP="00000000" w:rsidRDefault="00000000" w:rsidRPr="00000000" w14:paraId="00000133">
      <w:pPr>
        <w:rPr/>
      </w:pPr>
      <w:r w:rsidDel="00000000" w:rsidR="00000000" w:rsidRPr="00000000">
        <w:rPr>
          <w:rtl w:val="0"/>
        </w:rPr>
        <w:t xml:space="preserve">b)     IF users process the application without AIOCR assistance, the system needs to record the “Manual Process Indicator”(Y/N) as “Y” for report generation purposes.</w:t>
      </w:r>
    </w:p>
    <w:p w:rsidR="00000000" w:rsidDel="00000000" w:rsidP="00000000" w:rsidRDefault="00000000" w:rsidRPr="00000000" w14:paraId="00000134">
      <w:pPr>
        <w:rPr/>
      </w:pPr>
      <w:r w:rsidDel="00000000" w:rsidR="00000000" w:rsidRPr="00000000">
        <w:rPr>
          <w:rtl w:val="0"/>
        </w:rPr>
        <w:t xml:space="preserve">●       Case ordering, list fields displayed, display rules, and action items in the list are defined in the " Common Capabilities - My Task Query &amp; Display"​ section.</w:t>
      </w:r>
    </w:p>
    <w:p w:rsidR="00000000" w:rsidDel="00000000" w:rsidP="00000000" w:rsidRDefault="00000000" w:rsidRPr="00000000" w14:paraId="00000135">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13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l5km4rb8smgq" w:id="43"/>
      <w:bookmarkEnd w:id="43"/>
      <w:r w:rsidDel="00000000" w:rsidR="00000000" w:rsidRPr="00000000">
        <w:rPr>
          <w:sz w:val="22"/>
          <w:szCs w:val="22"/>
          <w:rtl w:val="0"/>
        </w:rPr>
        <w:t xml:space="preserve">3.5.</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Batch2】Application Query</w:t>
      </w:r>
    </w:p>
    <w:p w:rsidR="00000000" w:rsidDel="00000000" w:rsidP="00000000" w:rsidRDefault="00000000" w:rsidRPr="00000000" w14:paraId="00000137">
      <w:pPr>
        <w:rPr>
          <w:sz w:val="21"/>
          <w:szCs w:val="21"/>
        </w:rPr>
      </w:pPr>
      <w:r w:rsidDel="00000000" w:rsidR="00000000" w:rsidRPr="00000000">
        <w:rPr>
          <w:rtl w:val="0"/>
        </w:rPr>
        <w:t xml:space="preserve">The System support to retrieve disbursement application assigned to CRA Checker/Maintenance</w:t>
      </w:r>
      <w:r w:rsidDel="00000000" w:rsidR="00000000" w:rsidRPr="00000000">
        <w:rPr>
          <w:rtl w:val="0"/>
        </w:rPr>
      </w:r>
    </w:p>
    <w:p w:rsidR="00000000" w:rsidDel="00000000" w:rsidP="00000000" w:rsidRDefault="00000000" w:rsidRPr="00000000" w14:paraId="00000138">
      <w:pPr>
        <w:spacing w:after="0" w:lineRule="auto"/>
        <w:rPr>
          <w:sz w:val="21"/>
          <w:szCs w:val="21"/>
        </w:rPr>
      </w:pPr>
      <w:r w:rsidDel="00000000" w:rsidR="00000000" w:rsidRPr="00000000">
        <w:rPr>
          <w:rtl w:val="0"/>
        </w:rPr>
      </w:r>
    </w:p>
    <w:p w:rsidR="00000000" w:rsidDel="00000000" w:rsidP="00000000" w:rsidRDefault="00000000" w:rsidRPr="00000000" w14:paraId="00000139">
      <w:pPr>
        <w:spacing w:after="0" w:lineRule="auto"/>
        <w:ind w:left="0" w:firstLine="0"/>
        <w:rPr>
          <w:sz w:val="21"/>
          <w:szCs w:val="21"/>
        </w:rPr>
      </w:pPr>
      <w:r w:rsidDel="00000000" w:rsidR="00000000" w:rsidRPr="00000000">
        <w:rPr>
          <w:sz w:val="21"/>
          <w:szCs w:val="21"/>
        </w:rPr>
        <w:drawing>
          <wp:inline distB="114300" distT="114300" distL="114300" distR="114300">
            <wp:extent cx="6675120" cy="2540000"/>
            <wp:effectExtent b="0" l="0" r="0" t="0"/>
            <wp:docPr id="91" name="image103.png"/>
            <a:graphic>
              <a:graphicData uri="http://schemas.openxmlformats.org/drawingml/2006/picture">
                <pic:pic>
                  <pic:nvPicPr>
                    <pic:cNvPr id="0" name="image103.png"/>
                    <pic:cNvPicPr preferRelativeResize="0"/>
                  </pic:nvPicPr>
                  <pic:blipFill>
                    <a:blip r:embed="rId18"/>
                    <a:srcRect b="0" l="0" r="0" t="0"/>
                    <a:stretch>
                      <a:fillRect/>
                    </a:stretch>
                  </pic:blipFill>
                  <pic:spPr>
                    <a:xfrm>
                      <a:off x="0" y="0"/>
                      <a:ext cx="667512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Case status inquiry is supported: Pending Maintenance</w:t>
      </w:r>
    </w:p>
    <w:p w:rsidR="00000000" w:rsidDel="00000000" w:rsidP="00000000" w:rsidRDefault="00000000" w:rsidRPr="00000000" w14:paraId="0000013B">
      <w:pPr>
        <w:rPr/>
      </w:pPr>
      <w:r w:rsidDel="00000000" w:rsidR="00000000" w:rsidRPr="00000000">
        <w:rPr>
          <w:rtl w:val="0"/>
        </w:rPr>
        <w:t xml:space="preserve">●       Filter criteria, list fields displayed, display rules, and action items in the list are defined in the "Common Capabilities - Application Query &amp; Display"​ section.</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h73hz5clu1gg" w:id="44"/>
      <w:bookmarkEnd w:id="44"/>
      <w:r w:rsidDel="00000000" w:rsidR="00000000" w:rsidRPr="00000000">
        <w:rPr>
          <w:sz w:val="22"/>
          <w:szCs w:val="22"/>
          <w:rtl w:val="0"/>
        </w:rPr>
        <w:t xml:space="preserve">3.6.</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Batch2】FIS Query</w:t>
      </w:r>
    </w:p>
    <w:p w:rsidR="00000000" w:rsidDel="00000000" w:rsidP="00000000" w:rsidRDefault="00000000" w:rsidRPr="00000000" w14:paraId="0000013E">
      <w:pPr>
        <w:spacing w:after="0" w:lineRule="auto"/>
        <w:ind w:left="880" w:firstLine="420"/>
        <w:rPr>
          <w:b w:val="1"/>
          <w:bCs w:val="1"/>
          <w:sz w:val="21"/>
          <w:szCs w:val="21"/>
        </w:rPr>
      </w:pPr>
      <w:r w:rsidDel="00000000" w:rsidR="00000000" w:rsidRPr="00000000">
        <w:rPr>
          <w:b w:val="1"/>
          <w:bCs w:val="1"/>
          <w:sz w:val="21"/>
          <w:szCs w:val="21"/>
          <w:rtl w:val="0"/>
        </w:rPr>
        <w:t xml:space="preserve">The </w:t>
      </w:r>
      <w:r w:rsidDel="00000000" w:rsidR="00000000" w:rsidRPr="00000000">
        <w:rPr>
          <w:sz w:val="21"/>
          <w:szCs w:val="21"/>
          <w:rtl w:val="0"/>
        </w:rPr>
        <w:t xml:space="preserve">s</w:t>
      </w:r>
      <w:r w:rsidDel="00000000" w:rsidR="00000000" w:rsidRPr="00000000">
        <w:rPr>
          <w:sz w:val="21"/>
          <w:szCs w:val="21"/>
          <w:rtl w:val="0"/>
        </w:rPr>
        <w:t xml:space="preserve">ystem support to retrieve lodgment result via FIS interface t</w:t>
      </w:r>
      <w:r w:rsidDel="00000000" w:rsidR="00000000" w:rsidRPr="00000000">
        <w:rPr>
          <w:b w:val="1"/>
          <w:bCs w:val="1"/>
          <w:sz w:val="21"/>
          <w:szCs w:val="21"/>
          <w:rtl w:val="0"/>
        </w:rPr>
        <w:t xml:space="preserve">o</w:t>
      </w:r>
      <w:r w:rsidDel="00000000" w:rsidR="00000000" w:rsidRPr="00000000">
        <w:rPr>
          <w:sz w:val="21"/>
          <w:szCs w:val="21"/>
          <w:rtl w:val="0"/>
        </w:rPr>
        <w:t xml:space="preserve"> identify whether a sales vehicle has completed lodgment and registration. </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Upon entering the case details page, display the cached results from historical queries.</w:t>
      </w:r>
    </w:p>
    <w:p w:rsidR="00000000" w:rsidDel="00000000" w:rsidP="00000000" w:rsidRDefault="00000000" w:rsidRPr="00000000" w14:paraId="00000140">
      <w:pPr>
        <w:rPr/>
      </w:pPr>
      <w:r w:rsidDel="00000000" w:rsidR="00000000" w:rsidRPr="00000000">
        <w:rPr>
          <w:rtl w:val="0"/>
        </w:rPr>
        <w:t xml:space="preserve">●       Page display refer to “Common Capabilities - FIS Query”</w:t>
      </w:r>
    </w:p>
    <w:p w:rsidR="00000000" w:rsidDel="00000000" w:rsidP="00000000" w:rsidRDefault="00000000" w:rsidRPr="00000000" w14:paraId="00000141">
      <w:pPr>
        <w:rPr/>
      </w:pPr>
      <w:r w:rsidDel="00000000" w:rsidR="00000000" w:rsidRPr="00000000">
        <w:rPr>
          <w:rtl w:val="0"/>
        </w:rPr>
        <w:t xml:space="preserve">●       Provide a button next to the FIS result display area to support re-querying.</w:t>
      </w:r>
    </w:p>
    <w:p w:rsidR="00000000" w:rsidDel="00000000" w:rsidP="00000000" w:rsidRDefault="00000000" w:rsidRPr="00000000" w14:paraId="00000142">
      <w:pPr>
        <w:rPr/>
      </w:pPr>
      <w:r w:rsidDel="00000000" w:rsidR="00000000" w:rsidRPr="00000000">
        <w:rPr>
          <w:rtl w:val="0"/>
        </w:rPr>
        <w:t xml:space="preserve">●       The system shall save the latest query result.</w:t>
      </w:r>
    </w:p>
    <w:p w:rsidR="00000000" w:rsidDel="00000000" w:rsidP="00000000" w:rsidRDefault="00000000" w:rsidRPr="00000000" w14:paraId="00000143">
      <w:pPr>
        <w:rPr/>
      </w:pPr>
      <w:r w:rsidDel="00000000" w:rsidR="00000000" w:rsidRPr="00000000">
        <w:rPr>
          <w:rtl w:val="0"/>
        </w:rPr>
        <w:t xml:space="preserve">●       When the latest vehicle status saved in the system is "processed", the query button is disabled (grayed out).</w:t>
      </w:r>
    </w:p>
    <w:p w:rsidR="00000000" w:rsidDel="00000000" w:rsidP="00000000" w:rsidRDefault="00000000" w:rsidRPr="00000000" w14:paraId="00000144">
      <w:pPr>
        <w:rPr/>
      </w:pPr>
      <w:r w:rsidDel="00000000" w:rsidR="00000000" w:rsidRPr="00000000">
        <w:rPr>
          <w:rtl w:val="0"/>
        </w:rPr>
        <w:t xml:space="preserve">●       If FIS_INQUIRY_SWITCH is OFF, the system should gray out the re-query button.”</w:t>
      </w:r>
    </w:p>
    <w:p w:rsidR="00000000" w:rsidDel="00000000" w:rsidP="00000000" w:rsidRDefault="00000000" w:rsidRPr="00000000" w14:paraId="00000145">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146">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14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1np19y826pbf" w:id="45"/>
      <w:bookmarkEnd w:id="45"/>
      <w:r w:rsidDel="00000000" w:rsidR="00000000" w:rsidRPr="00000000">
        <w:rPr>
          <w:sz w:val="22"/>
          <w:szCs w:val="22"/>
          <w:rtl w:val="0"/>
        </w:rPr>
        <w:t xml:space="preserve">3.7.</w:t>
      </w:r>
      <w:r w:rsidDel="00000000" w:rsidR="00000000" w:rsidRPr="00000000">
        <w:rPr>
          <w:rFonts w:ascii="Arial Unicode MS" w:cs="Arial Unicode MS" w:eastAsia="Arial Unicode MS" w:hAnsi="Arial Unicode MS"/>
          <w:sz w:val="22"/>
          <w:szCs w:val="22"/>
          <w:rtl w:val="0"/>
        </w:rPr>
        <w:t xml:space="preserve">  【Same as Batch2】</w:t>
      </w:r>
      <w:commentRangeStart w:id="5"/>
      <w:r w:rsidDel="00000000" w:rsidR="00000000" w:rsidRPr="00000000">
        <w:rPr>
          <w:sz w:val="22"/>
          <w:szCs w:val="22"/>
          <w:rtl w:val="0"/>
        </w:rPr>
        <w:t xml:space="preserve">Dealer Information Query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CRA Checker/Maintenance team view dealer information to confirm whether the dealer is qualified to conduct FBR/FBT business.</w:t>
      </w:r>
    </w:p>
    <w:p w:rsidR="00000000" w:rsidDel="00000000" w:rsidP="00000000" w:rsidRDefault="00000000" w:rsidRPr="00000000" w14:paraId="00000149">
      <w:pPr>
        <w:spacing w:after="0" w:lineRule="auto"/>
        <w:ind w:left="1600" w:hanging="360"/>
        <w:rPr>
          <w:b w:val="1"/>
          <w:bCs w:val="1"/>
          <w:sz w:val="21"/>
          <w:szCs w:val="21"/>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This query is only for indirect business mode</w:t>
      </w:r>
    </w:p>
    <w:p w:rsidR="00000000" w:rsidDel="00000000" w:rsidP="00000000" w:rsidRDefault="00000000" w:rsidRPr="00000000" w14:paraId="0000014B">
      <w:pPr>
        <w:rPr/>
      </w:pPr>
      <w:r w:rsidDel="00000000" w:rsidR="00000000" w:rsidRPr="00000000">
        <w:rPr>
          <w:rtl w:val="0"/>
        </w:rPr>
        <w:t xml:space="preserve">●       Automatically initiate a query upon entering the case details page</w:t>
      </w:r>
    </w:p>
    <w:p w:rsidR="00000000" w:rsidDel="00000000" w:rsidP="00000000" w:rsidRDefault="00000000" w:rsidRPr="00000000" w14:paraId="0000014C">
      <w:pPr>
        <w:rPr/>
      </w:pPr>
      <w:r w:rsidDel="00000000" w:rsidR="00000000" w:rsidRPr="00000000">
        <w:rPr/>
        <w:drawing>
          <wp:inline distB="114300" distT="114300" distL="114300" distR="114300">
            <wp:extent cx="5727700" cy="2159000"/>
            <wp:effectExtent b="0" l="0" r="0" t="0"/>
            <wp:docPr descr="图形用户界面  AI 生成的内容可能不正确。" id="83" name="image83.jpg"/>
            <a:graphic>
              <a:graphicData uri="http://schemas.openxmlformats.org/drawingml/2006/picture">
                <pic:pic>
                  <pic:nvPicPr>
                    <pic:cNvPr descr="图形用户界面  AI 生成的内容可能不正确。" id="0" name="image83.jpg"/>
                    <pic:cNvPicPr preferRelativeResize="0"/>
                  </pic:nvPicPr>
                  <pic:blipFill>
                    <a:blip r:embed="rId19"/>
                    <a:srcRect b="0" l="0" r="0" t="0"/>
                    <a:stretch>
                      <a:fillRect/>
                    </a:stretch>
                  </pic:blipFill>
                  <pic:spPr>
                    <a:xfrm>
                      <a:off x="0" y="0"/>
                      <a:ext cx="57277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Query the dealer’s FBR/FBT qualification,</w:t>
      </w:r>
    </w:p>
    <w:p w:rsidR="00000000" w:rsidDel="00000000" w:rsidP="00000000" w:rsidRDefault="00000000" w:rsidRPr="00000000" w14:paraId="0000014E">
      <w:pPr>
        <w:rPr/>
      </w:pPr>
      <w:r w:rsidDel="00000000" w:rsidR="00000000" w:rsidRPr="00000000">
        <w:rPr>
          <w:rtl w:val="0"/>
        </w:rPr>
        <w:t xml:space="preserve">a.     To confirm whether the dealer has an FBR/FBT facility based on the Undertaking Limit for FBR or Undertaking Limit for FBT. IF not empty and undertaking limit &gt; 0 then have corresponding quality. FBR/FBT qualifications are configured separately.</w:t>
      </w:r>
    </w:p>
    <w:p w:rsidR="00000000" w:rsidDel="00000000" w:rsidP="00000000" w:rsidRDefault="00000000" w:rsidRPr="00000000" w14:paraId="0000014F">
      <w:pPr>
        <w:rPr/>
      </w:pPr>
      <w:r w:rsidDel="00000000" w:rsidR="00000000" w:rsidRPr="00000000">
        <w:rPr>
          <w:rtl w:val="0"/>
        </w:rPr>
        <w:t xml:space="preserve">b.     If the Sales has previously checked the FBR/FBT option, the CRA personnel shall log in to the HOST system to query the dealer's real-time available credit limit.</w:t>
      </w:r>
    </w:p>
    <w:p w:rsidR="00000000" w:rsidDel="00000000" w:rsidP="00000000" w:rsidRDefault="00000000" w:rsidRPr="00000000" w14:paraId="00000150">
      <w:pPr>
        <w:rPr/>
      </w:pPr>
      <w:r w:rsidDel="00000000" w:rsidR="00000000" w:rsidRPr="00000000">
        <w:rPr>
          <w:rtl w:val="0"/>
        </w:rPr>
        <w:t xml:space="preserve">c.     </w:t>
      </w:r>
      <w:commentRangeStart w:id="6"/>
      <w:commentRangeStart w:id="7"/>
      <w:r w:rsidDel="00000000" w:rsidR="00000000" w:rsidRPr="00000000">
        <w:rPr>
          <w:rtl w:val="0"/>
        </w:rPr>
        <w:t xml:space="preserve">If the real-time available credit limit is insufficient,</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the CRA personnel must manually communicate with Sales​ to determine whether to:</w:t>
      </w:r>
    </w:p>
    <w:p w:rsidR="00000000" w:rsidDel="00000000" w:rsidP="00000000" w:rsidRDefault="00000000" w:rsidRPr="00000000" w14:paraId="00000151">
      <w:pPr>
        <w:rPr/>
      </w:pPr>
      <w:r w:rsidDel="00000000" w:rsidR="00000000" w:rsidRPr="00000000">
        <w:rPr>
          <w:rtl w:val="0"/>
        </w:rPr>
        <w:t xml:space="preserve">a)       Return the case to Sales for modification, or</w:t>
      </w:r>
    </w:p>
    <w:p w:rsidR="00000000" w:rsidDel="00000000" w:rsidP="00000000" w:rsidRDefault="00000000" w:rsidRPr="00000000" w14:paraId="00000152">
      <w:pPr>
        <w:rPr/>
      </w:pPr>
      <w:r w:rsidDel="00000000" w:rsidR="00000000" w:rsidRPr="00000000">
        <w:rPr>
          <w:rtl w:val="0"/>
        </w:rPr>
        <w:t xml:space="preserve">b)       Choose to wait for the credit limit to be released before proceeding with the disbursement.</w:t>
      </w:r>
    </w:p>
    <w:p w:rsidR="00000000" w:rsidDel="00000000" w:rsidP="00000000" w:rsidRDefault="00000000" w:rsidRPr="00000000" w14:paraId="00000153">
      <w:pPr>
        <w:rPr/>
      </w:pPr>
      <w:r w:rsidDel="00000000" w:rsidR="00000000" w:rsidRPr="00000000">
        <w:rPr>
          <w:rtl w:val="0"/>
        </w:rPr>
        <w:t xml:space="preserve">●       The user can click the "Re-query Dealer Information" button to retrieve dealer information.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6kw6mevgq7n" w:id="46"/>
      <w:bookmarkEnd w:id="46"/>
      <w:r w:rsidDel="00000000" w:rsidR="00000000" w:rsidRPr="00000000">
        <w:rPr>
          <w:sz w:val="22"/>
          <w:szCs w:val="22"/>
          <w:rtl w:val="0"/>
        </w:rPr>
        <w:t xml:space="preserve">3.8.</w:t>
      </w:r>
      <w:r w:rsidDel="00000000" w:rsidR="00000000" w:rsidRPr="00000000">
        <w:rPr>
          <w:rFonts w:ascii="Arial Unicode MS" w:cs="Arial Unicode MS" w:eastAsia="Arial Unicode MS" w:hAnsi="Arial Unicode MS"/>
          <w:sz w:val="22"/>
          <w:szCs w:val="22"/>
          <w:rtl w:val="0"/>
        </w:rPr>
        <w:t xml:space="preserve"> 【Same as Batch2】 </w:t>
      </w:r>
      <w:r w:rsidDel="00000000" w:rsidR="00000000" w:rsidRPr="00000000">
        <w:rPr>
          <w:sz w:val="22"/>
          <w:szCs w:val="22"/>
          <w:rtl w:val="0"/>
        </w:rPr>
        <w:t xml:space="preserve">Post-Approval Overdue Reminder </w:t>
      </w:r>
    </w:p>
    <w:p w:rsidR="00000000" w:rsidDel="00000000" w:rsidP="00000000" w:rsidRDefault="00000000" w:rsidRPr="00000000" w14:paraId="00000156">
      <w:pPr>
        <w:rPr/>
      </w:pPr>
      <w:r w:rsidDel="00000000" w:rsidR="00000000" w:rsidRPr="00000000">
        <w:rPr>
          <w:rtl w:val="0"/>
        </w:rPr>
        <w:t xml:space="preserve">AS CRA Checker/ Maintenance need to view the number of days that have passed from the approval date of the current loan application to the current date. </w:t>
      </w:r>
    </w:p>
    <w:p w:rsidR="00000000" w:rsidDel="00000000" w:rsidP="00000000" w:rsidRDefault="00000000" w:rsidRPr="00000000" w14:paraId="00000157">
      <w:pPr>
        <w:rPr/>
      </w:pPr>
      <w:r w:rsidDel="00000000" w:rsidR="00000000" w:rsidRPr="00000000">
        <w:rPr>
          <w:rtl w:val="0"/>
        </w:rPr>
        <w:t xml:space="preserve">Highlight the display if it exceeds X days (where X is a system-defined parameter), and assess whether disbursement can proceed.</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Refer to “Common Capabilities – Post-Approval Overdue Reminder”</w:t>
      </w:r>
    </w:p>
    <w:p w:rsidR="00000000" w:rsidDel="00000000" w:rsidP="00000000" w:rsidRDefault="00000000" w:rsidRPr="00000000" w14:paraId="0000015A">
      <w:pPr>
        <w:rPr/>
      </w:pPr>
      <w:r w:rsidDel="00000000" w:rsidR="00000000" w:rsidRPr="00000000">
        <w:rPr>
          <w:rtl w:val="0"/>
        </w:rPr>
        <w:t xml:space="preserve">●       The system initializes the overdue threshold (X) to 90 days.</w:t>
      </w:r>
    </w:p>
    <w:p w:rsidR="00000000" w:rsidDel="00000000" w:rsidP="00000000" w:rsidRDefault="00000000" w:rsidRPr="00000000" w14:paraId="0000015B">
      <w:pPr>
        <w:rPr/>
      </w:pPr>
      <w:r w:rsidDel="00000000" w:rsidR="00000000" w:rsidRPr="00000000">
        <w:rPr>
          <w:rtl w:val="0"/>
        </w:rPr>
        <w:t xml:space="preserve">●       Displayed at the top as key information.</w:t>
      </w:r>
    </w:p>
    <w:p w:rsidR="00000000" w:rsidDel="00000000" w:rsidP="00000000" w:rsidRDefault="00000000" w:rsidRPr="00000000" w14:paraId="0000015C">
      <w:pPr>
        <w:rPr/>
      </w:pPr>
      <w:r w:rsidDel="00000000" w:rsidR="00000000" w:rsidRPr="00000000">
        <w:rPr/>
        <w:drawing>
          <wp:inline distB="114300" distT="114300" distL="114300" distR="114300">
            <wp:extent cx="5727700" cy="2222500"/>
            <wp:effectExtent b="0" l="0" r="0" t="0"/>
            <wp:docPr id="92" name="image111.jpg"/>
            <a:graphic>
              <a:graphicData uri="http://schemas.openxmlformats.org/drawingml/2006/picture">
                <pic:pic>
                  <pic:nvPicPr>
                    <pic:cNvPr id="0" name="image111.jpg"/>
                    <pic:cNvPicPr preferRelativeResize="0"/>
                  </pic:nvPicPr>
                  <pic:blipFill>
                    <a:blip r:embed="rId20"/>
                    <a:srcRect b="0" l="0" r="0" t="0"/>
                    <a:stretch>
                      <a:fillRect/>
                    </a:stretch>
                  </pic:blipFill>
                  <pic:spPr>
                    <a:xfrm>
                      <a:off x="0" y="0"/>
                      <a:ext cx="57277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If the elapsed time is within the threshold, it is displayed in green font.</w:t>
      </w:r>
    </w:p>
    <w:p w:rsidR="00000000" w:rsidDel="00000000" w:rsidP="00000000" w:rsidRDefault="00000000" w:rsidRPr="00000000" w14:paraId="0000015E">
      <w:pPr>
        <w:rPr/>
      </w:pPr>
      <w:r w:rsidDel="00000000" w:rsidR="00000000" w:rsidRPr="00000000">
        <w:rPr>
          <w:rtl w:val="0"/>
        </w:rPr>
        <w:t xml:space="preserve">●       If the elapsed time exceeds the threshold, it is displayed in red font.</w:t>
      </w:r>
    </w:p>
    <w:p w:rsidR="00000000" w:rsidDel="00000000" w:rsidP="00000000" w:rsidRDefault="00000000" w:rsidRPr="00000000" w14:paraId="0000015F">
      <w:pPr>
        <w:rPr/>
      </w:pPr>
      <w:r w:rsidDel="00000000" w:rsidR="00000000" w:rsidRPr="00000000">
        <w:rPr>
          <w:rtl w:val="0"/>
        </w:rPr>
        <w:t xml:space="preserve">●       The 90-day control follows a three-tiered comparison rule logic.</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a.     If the current work date is ≤ 90 days after the first approval date, the disbursement is allowed. Otherwise, proceed to ‘b’ and ‘c’.</w:t>
      </w:r>
    </w:p>
    <w:p w:rsidR="00000000" w:rsidDel="00000000" w:rsidP="00000000" w:rsidRDefault="00000000" w:rsidRPr="00000000" w14:paraId="00000161">
      <w:pPr>
        <w:rPr/>
      </w:pPr>
      <w:r w:rsidDel="00000000" w:rsidR="00000000" w:rsidRPr="00000000">
        <w:rPr>
          <w:rtl w:val="0"/>
        </w:rPr>
        <w:t xml:space="preserve">b.     If the vehicle registration date is missing, highlight the case as ineligible. (For FBR/FBT)</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c.     If the vehicle registration date is ≤ 90 days after the first approval date, disbursement is allowed. Otherwise, proceed to ‘d’ and ‘e’.</w:t>
      </w:r>
    </w:p>
    <w:p w:rsidR="00000000" w:rsidDel="00000000" w:rsidP="00000000" w:rsidRDefault="00000000" w:rsidRPr="00000000" w14:paraId="00000163">
      <w:pPr>
        <w:rPr/>
      </w:pPr>
      <w:r w:rsidDel="00000000" w:rsidR="00000000" w:rsidRPr="00000000">
        <w:rPr>
          <w:rtl w:val="0"/>
        </w:rPr>
        <w:t xml:space="preserve">d.     If the LOU renewal date is missing, highlight the case as ineligible.</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e.     If the current system work date is ≤ 90 days after the LOU renewal date, disbursement is allowed. Otherwise, highlight the case as ineligible.</w:t>
      </w:r>
    </w:p>
    <w:p w:rsidR="00000000" w:rsidDel="00000000" w:rsidP="00000000" w:rsidRDefault="00000000" w:rsidRPr="00000000" w14:paraId="00000165">
      <w:pPr>
        <w:rPr/>
      </w:pPr>
      <w:r w:rsidDel="00000000" w:rsidR="00000000" w:rsidRPr="00000000">
        <w:rPr>
          <w:rtl w:val="0"/>
        </w:rPr>
        <w:t xml:space="preserve">Note:</w:t>
      </w:r>
    </w:p>
    <w:p w:rsidR="00000000" w:rsidDel="00000000" w:rsidP="00000000" w:rsidRDefault="00000000" w:rsidRPr="00000000" w14:paraId="00000166">
      <w:pPr>
        <w:rPr/>
      </w:pPr>
      <w:r w:rsidDel="00000000" w:rsidR="00000000" w:rsidRPr="00000000">
        <w:rPr>
          <w:rtl w:val="0"/>
        </w:rPr>
        <w:t xml:space="preserve">The approval date is counted as Day 1.</w:t>
      </w:r>
    </w:p>
    <w:p w:rsidR="00000000" w:rsidDel="00000000" w:rsidP="00000000" w:rsidRDefault="00000000" w:rsidRPr="00000000" w14:paraId="00000167">
      <w:pPr>
        <w:rPr/>
      </w:pPr>
      <w:r w:rsidDel="00000000" w:rsidR="00000000" w:rsidRPr="00000000">
        <w:rPr>
          <w:rtl w:val="0"/>
        </w:rPr>
        <w:t xml:space="preserve">The LOU renewal date is counted as Day 1.</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Prompt messages for various scenarios</w:t>
      </w:r>
    </w:p>
    <w:p w:rsidR="00000000" w:rsidDel="00000000" w:rsidP="00000000" w:rsidRDefault="00000000" w:rsidRPr="00000000" w14:paraId="0000016A">
      <w:pPr>
        <w:spacing w:after="0" w:lineRule="auto"/>
        <w:rPr>
          <w:sz w:val="21"/>
          <w:szCs w:val="21"/>
        </w:rPr>
      </w:pPr>
      <w:r w:rsidDel="00000000" w:rsidR="00000000" w:rsidRPr="00000000">
        <w:rPr>
          <w:sz w:val="21"/>
          <w:szCs w:val="21"/>
          <w:rtl w:val="0"/>
        </w:rPr>
        <w:t xml:space="preserve"> </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415"/>
        <w:gridCol w:w="2940"/>
        <w:gridCol w:w="2550"/>
        <w:tblGridChange w:id="0">
          <w:tblGrid>
            <w:gridCol w:w="915"/>
            <w:gridCol w:w="2415"/>
            <w:gridCol w:w="2940"/>
            <w:gridCol w:w="255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Rule="auto"/>
              <w:ind w:right="135" w:firstLine="0"/>
              <w:rPr>
                <w:sz w:val="21"/>
                <w:szCs w:val="21"/>
              </w:rPr>
            </w:pPr>
            <w:r w:rsidDel="00000000" w:rsidR="00000000" w:rsidRPr="00000000">
              <w:rPr>
                <w:sz w:val="21"/>
                <w:szCs w:val="21"/>
                <w:rtl w:val="0"/>
              </w:rPr>
              <w:t xml:space="preserve">Step</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Rule="auto"/>
              <w:ind w:right="135" w:firstLine="0"/>
              <w:rPr>
                <w:sz w:val="21"/>
                <w:szCs w:val="21"/>
              </w:rPr>
            </w:pPr>
            <w:r w:rsidDel="00000000" w:rsidR="00000000" w:rsidRPr="00000000">
              <w:rPr>
                <w:sz w:val="21"/>
                <w:szCs w:val="21"/>
                <w:rtl w:val="0"/>
              </w:rPr>
              <w:t xml:space="preserve">Condition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Rule="auto"/>
              <w:ind w:left="0" w:right="135" w:firstLine="0"/>
              <w:rPr>
                <w:sz w:val="21"/>
                <w:szCs w:val="21"/>
              </w:rPr>
            </w:pPr>
            <w:r w:rsidDel="00000000" w:rsidR="00000000" w:rsidRPr="00000000">
              <w:rPr>
                <w:sz w:val="21"/>
                <w:szCs w:val="21"/>
                <w:rtl w:val="0"/>
              </w:rPr>
              <w:t xml:space="preserve">Result / Action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Rule="auto"/>
              <w:ind w:left="0" w:right="135" w:firstLine="0"/>
              <w:rPr>
                <w:sz w:val="21"/>
                <w:szCs w:val="21"/>
              </w:rPr>
            </w:pPr>
            <w:r w:rsidDel="00000000" w:rsidR="00000000" w:rsidRPr="00000000">
              <w:rPr>
                <w:sz w:val="21"/>
                <w:szCs w:val="21"/>
                <w:rtl w:val="0"/>
              </w:rPr>
              <w:t xml:space="preserve">Warning/Alert to User (if applicable)</w:t>
            </w:r>
          </w:p>
        </w:tc>
      </w:tr>
      <w:tr>
        <w:trPr>
          <w:cantSplit w:val="0"/>
          <w:trHeight w:val="1185"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Rule="auto"/>
              <w:ind w:right="135" w:firstLine="0"/>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Is the Current Work Date ≤ 90 days after the First Approval Date?</w:t>
            </w:r>
          </w:p>
        </w:tc>
        <w:tc>
          <w:tcPr>
            <w:vMerge w:val="restart"/>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Yes → Disbursement ALLOWED. Process ends.</w:t>
            </w:r>
          </w:p>
        </w:tc>
        <w:tc>
          <w:tcPr>
            <w:vMerge w:val="restart"/>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Rule="auto"/>
              <w:ind w:left="0" w:right="135" w:firstLine="0"/>
              <w:rPr>
                <w:sz w:val="21"/>
                <w:szCs w:val="21"/>
              </w:rPr>
            </w:pPr>
            <w:r w:rsidDel="00000000" w:rsidR="00000000" w:rsidRPr="00000000">
              <w:rPr>
                <w:sz w:val="21"/>
                <w:szCs w:val="21"/>
                <w:rtl w:val="0"/>
              </w:rPr>
              <w:t xml:space="preserve">-</w:t>
            </w:r>
          </w:p>
        </w:tc>
      </w:tr>
      <w:tr>
        <w:trPr>
          <w:cantSplit w:val="0"/>
          <w:trHeight w:val="6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ind w:left="3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lineRule="auto"/>
              <w:ind w:left="0" w:right="135" w:firstLine="0"/>
              <w:rPr>
                <w:sz w:val="21"/>
                <w:szCs w:val="21"/>
              </w:rPr>
            </w:pPr>
            <w:r w:rsidDel="00000000" w:rsidR="00000000" w:rsidRPr="00000000">
              <w:rPr>
                <w:sz w:val="21"/>
                <w:szCs w:val="21"/>
                <w:rtl w:val="0"/>
              </w:rPr>
              <w:t xml:space="preserve">(Count Approval Date as Day 1)</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ind w:left="360" w:firstLine="0"/>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lineRule="auto"/>
              <w:ind w:right="135" w:firstLine="0"/>
              <w:rPr>
                <w:sz w:val="21"/>
                <w:szCs w:val="21"/>
              </w:rPr>
            </w:pPr>
            <w:r w:rsidDel="00000000" w:rsidR="00000000" w:rsidRPr="00000000">
              <w:rPr>
                <w:rFonts w:ascii="Arial Unicode MS" w:cs="Arial Unicode MS" w:eastAsia="Arial Unicode MS" w:hAnsi="Arial Unicode MS"/>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No → Proceed to Step 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lineRule="auto"/>
              <w:ind w:left="0" w:right="135" w:firstLine="0"/>
              <w:rPr>
                <w:sz w:val="21"/>
                <w:szCs w:val="21"/>
              </w:rPr>
            </w:pPr>
            <w:r w:rsidDel="00000000" w:rsidR="00000000" w:rsidRPr="00000000">
              <w:rPr>
                <w:sz w:val="21"/>
                <w:szCs w:val="21"/>
                <w:rtl w:val="0"/>
              </w:rPr>
              <w:t xml:space="preserve">-</w:t>
            </w:r>
          </w:p>
        </w:tc>
      </w:tr>
      <w:tr>
        <w:trPr>
          <w:cantSplit w:val="0"/>
          <w:trHeight w:val="94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after="0" w:lineRule="auto"/>
              <w:ind w:right="135" w:firstLine="0"/>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after="0" w:lineRule="auto"/>
              <w:ind w:left="0" w:right="135" w:firstLine="0"/>
              <w:rPr>
                <w:sz w:val="21"/>
                <w:szCs w:val="21"/>
              </w:rPr>
            </w:pPr>
            <w:commentRangeStart w:id="8"/>
            <w:commentRangeStart w:id="9"/>
            <w:r w:rsidDel="00000000" w:rsidR="00000000" w:rsidRPr="00000000">
              <w:rPr>
                <w:sz w:val="21"/>
                <w:szCs w:val="21"/>
                <w:rtl w:val="0"/>
              </w:rPr>
              <w:t xml:space="preserve">Is the Vehicle Registration Date missing/blank?</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after="0" w:lineRule="auto"/>
              <w:ind w:left="0" w:right="135" w:firstLine="0"/>
              <w:rPr>
                <w:sz w:val="21"/>
                <w:szCs w:val="21"/>
              </w:rPr>
            </w:pPr>
            <w:commentRangeEnd w:id="8"/>
            <w:r w:rsidDel="00000000" w:rsidR="00000000" w:rsidRPr="00000000">
              <w:commentReference w:id="8"/>
            </w:r>
            <w:commentRangeEnd w:id="9"/>
            <w:r w:rsidDel="00000000" w:rsidR="00000000" w:rsidRPr="00000000">
              <w:commentReference w:id="9"/>
            </w:r>
            <w:r w:rsidDel="00000000" w:rsidR="00000000" w:rsidRPr="00000000">
              <w:rPr>
                <w:rFonts w:ascii="Arial Unicode MS" w:cs="Arial Unicode MS" w:eastAsia="Arial Unicode MS" w:hAnsi="Arial Unicode MS"/>
                <w:sz w:val="21"/>
                <w:szCs w:val="21"/>
                <w:rtl w:val="0"/>
              </w:rPr>
              <w:t xml:space="preserve">Yes → Flag case as INELIGIBLE. Process ends.</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lineRule="auto"/>
              <w:ind w:left="0" w:right="135" w:firstLine="0"/>
              <w:rPr>
                <w:sz w:val="21"/>
                <w:szCs w:val="21"/>
              </w:rPr>
            </w:pPr>
            <w:r w:rsidDel="00000000" w:rsidR="00000000" w:rsidRPr="00000000">
              <w:rPr>
                <w:sz w:val="21"/>
                <w:szCs w:val="21"/>
                <w:rtl w:val="0"/>
              </w:rPr>
              <w:t xml:space="preserve">"Alert: Case Ineligible. Exceed 1st Approval Date 90 days and Vehicle Registration Date is missing."</w:t>
            </w:r>
          </w:p>
        </w:tc>
      </w:tr>
      <w:tr>
        <w:trPr>
          <w:cantSplit w:val="0"/>
          <w:trHeight w:val="54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ind w:left="3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lineRule="auto"/>
              <w:ind w:left="0" w:right="135" w:firstLine="0"/>
              <w:rPr>
                <w:sz w:val="21"/>
                <w:szCs w:val="21"/>
              </w:rPr>
            </w:pPr>
            <w:r w:rsidDel="00000000" w:rsidR="00000000" w:rsidRPr="00000000">
              <w:rPr>
                <w:sz w:val="21"/>
                <w:szCs w:val="21"/>
                <w:rtl w:val="0"/>
              </w:rPr>
              <w:t xml:space="preserve">(For FBR/FBT cases)</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ind w:left="360" w:firstLine="0"/>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lineRule="auto"/>
              <w:ind w:right="135" w:firstLine="0"/>
              <w:rPr>
                <w:sz w:val="21"/>
                <w:szCs w:val="21"/>
              </w:rPr>
            </w:pPr>
            <w:r w:rsidDel="00000000" w:rsidR="00000000" w:rsidRPr="00000000">
              <w:rPr>
                <w:rFonts w:ascii="Arial Unicode MS" w:cs="Arial Unicode MS" w:eastAsia="Arial Unicode MS" w:hAnsi="Arial Unicode MS"/>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No → Proceed to Step 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after="0" w:lineRule="auto"/>
              <w:ind w:left="0" w:right="135" w:firstLine="0"/>
              <w:rPr>
                <w:sz w:val="21"/>
                <w:szCs w:val="21"/>
              </w:rPr>
            </w:pPr>
            <w:r w:rsidDel="00000000" w:rsidR="00000000" w:rsidRPr="00000000">
              <w:rPr>
                <w:sz w:val="21"/>
                <w:szCs w:val="21"/>
                <w:rtl w:val="0"/>
              </w:rPr>
              <w:t xml:space="preserve">-</w:t>
            </w:r>
          </w:p>
        </w:tc>
      </w:tr>
      <w:tr>
        <w:trPr>
          <w:cantSplit w:val="0"/>
          <w:trHeight w:val="118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lineRule="auto"/>
              <w:ind w:right="135" w:firstLine="0"/>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Is the Vehicle Registration Date ≤ 90 days after the First Approval Date?</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Yes → Disbursement ALLOWED. Process ends.</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after="0" w:lineRule="auto"/>
              <w:ind w:left="0" w:right="135" w:firstLine="0"/>
              <w:rPr>
                <w:sz w:val="21"/>
                <w:szCs w:val="21"/>
              </w:rPr>
            </w:pPr>
            <w:r w:rsidDel="00000000" w:rsidR="00000000" w:rsidRPr="00000000">
              <w:rPr>
                <w:sz w:val="21"/>
                <w:szCs w:val="21"/>
                <w:rtl w:val="0"/>
              </w:rPr>
              <w:t xml:space="preserve">-</w:t>
            </w:r>
          </w:p>
        </w:tc>
      </w:tr>
      <w:tr>
        <w:trPr>
          <w:cantSplit w:val="0"/>
          <w:trHeight w:val="6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ind w:left="3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after="0" w:lineRule="auto"/>
              <w:ind w:left="0" w:right="135" w:firstLine="0"/>
              <w:rPr>
                <w:sz w:val="21"/>
                <w:szCs w:val="21"/>
              </w:rPr>
            </w:pPr>
            <w:r w:rsidDel="00000000" w:rsidR="00000000" w:rsidRPr="00000000">
              <w:rPr>
                <w:sz w:val="21"/>
                <w:szCs w:val="21"/>
                <w:rtl w:val="0"/>
              </w:rPr>
              <w:t xml:space="preserve">(Count Approval Date as Day 1)</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ind w:left="360" w:firstLine="0"/>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after="0" w:lineRule="auto"/>
              <w:ind w:right="135" w:firstLine="0"/>
              <w:rPr>
                <w:sz w:val="21"/>
                <w:szCs w:val="21"/>
              </w:rPr>
            </w:pPr>
            <w:r w:rsidDel="00000000" w:rsidR="00000000" w:rsidRPr="00000000">
              <w:rPr>
                <w:rFonts w:ascii="Arial Unicode MS" w:cs="Arial Unicode MS" w:eastAsia="Arial Unicode MS" w:hAnsi="Arial Unicode MS"/>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No → Proceed to Step 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after="0" w:lineRule="auto"/>
              <w:ind w:left="0" w:right="135" w:firstLine="0"/>
              <w:rPr>
                <w:sz w:val="21"/>
                <w:szCs w:val="21"/>
              </w:rPr>
            </w:pPr>
            <w:r w:rsidDel="00000000" w:rsidR="00000000" w:rsidRPr="00000000">
              <w:rPr>
                <w:sz w:val="21"/>
                <w:szCs w:val="21"/>
                <w:rtl w:val="0"/>
              </w:rPr>
              <w:t xml:space="preserve">-</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after="0" w:lineRule="auto"/>
              <w:ind w:right="135" w:firstLine="0"/>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after="0" w:lineRule="auto"/>
              <w:ind w:left="0" w:right="135" w:firstLine="0"/>
              <w:rPr>
                <w:sz w:val="21"/>
                <w:szCs w:val="21"/>
              </w:rPr>
            </w:pPr>
            <w:r w:rsidDel="00000000" w:rsidR="00000000" w:rsidRPr="00000000">
              <w:rPr>
                <w:sz w:val="21"/>
                <w:szCs w:val="21"/>
                <w:rtl w:val="0"/>
              </w:rPr>
              <w:t xml:space="preserve">Is the LOU Renewal Date missing/blank?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Yes → Flag case as INELIGIBLE. Process ends.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after="0" w:lineRule="auto"/>
              <w:ind w:left="0" w:right="135" w:firstLine="0"/>
              <w:rPr>
                <w:sz w:val="21"/>
                <w:szCs w:val="21"/>
              </w:rPr>
            </w:pPr>
            <w:r w:rsidDel="00000000" w:rsidR="00000000" w:rsidRPr="00000000">
              <w:rPr>
                <w:sz w:val="21"/>
                <w:szCs w:val="21"/>
                <w:rtl w:val="0"/>
              </w:rPr>
              <w:t xml:space="preserve">"Alert: Case Ineligible. Exceed 1st Approval Date 90 days and LOU Renewal Date is missing."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after="0" w:lineRule="auto"/>
              <w:ind w:right="135" w:firstLine="0"/>
              <w:rPr>
                <w:sz w:val="21"/>
                <w:szCs w:val="21"/>
              </w:rPr>
            </w:pPr>
            <w:r w:rsidDel="00000000" w:rsidR="00000000" w:rsidRPr="00000000">
              <w:rPr>
                <w:rFonts w:ascii="Arial Unicode MS" w:cs="Arial Unicode MS" w:eastAsia="Arial Unicode MS" w:hAnsi="Arial Unicode MS"/>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No → Proceed to Step 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after="0" w:lineRule="auto"/>
              <w:ind w:left="0" w:right="135" w:firstLine="0"/>
              <w:rPr>
                <w:sz w:val="21"/>
                <w:szCs w:val="21"/>
              </w:rPr>
            </w:pPr>
            <w:r w:rsidDel="00000000" w:rsidR="00000000" w:rsidRPr="00000000">
              <w:rPr>
                <w:sz w:val="21"/>
                <w:szCs w:val="21"/>
                <w:rtl w:val="0"/>
              </w:rPr>
              <w:t xml:space="preserve">-</w:t>
            </w:r>
          </w:p>
        </w:tc>
      </w:tr>
      <w:tr>
        <w:trPr>
          <w:cantSplit w:val="0"/>
          <w:trHeight w:val="118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lineRule="auto"/>
              <w:ind w:right="135" w:firstLine="0"/>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Is the Current System Work Date ≤ 90 days after the LOU Renewal Date?</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Yes → Disbursement ALLOWED.</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lineRule="auto"/>
              <w:ind w:left="0" w:right="135" w:firstLine="0"/>
              <w:rPr>
                <w:sz w:val="21"/>
                <w:szCs w:val="21"/>
              </w:rPr>
            </w:pPr>
            <w:r w:rsidDel="00000000" w:rsidR="00000000" w:rsidRPr="00000000">
              <w:rPr>
                <w:sz w:val="21"/>
                <w:szCs w:val="21"/>
                <w:rtl w:val="0"/>
              </w:rPr>
              <w:t xml:space="preserve">-</w:t>
            </w:r>
          </w:p>
        </w:tc>
      </w:tr>
      <w:tr>
        <w:trPr>
          <w:cantSplit w:val="0"/>
          <w:trHeight w:val="6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ind w:left="3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after="0" w:lineRule="auto"/>
              <w:ind w:left="0" w:right="135" w:firstLine="0"/>
              <w:rPr>
                <w:sz w:val="21"/>
                <w:szCs w:val="21"/>
              </w:rPr>
            </w:pPr>
            <w:r w:rsidDel="00000000" w:rsidR="00000000" w:rsidRPr="00000000">
              <w:rPr>
                <w:sz w:val="21"/>
                <w:szCs w:val="21"/>
                <w:rtl w:val="0"/>
              </w:rPr>
              <w:t xml:space="preserve">(Count LOU Renewal Date as Day 1)</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ind w:left="360" w:firstLine="0"/>
              <w:rPr/>
            </w:pPr>
            <w:r w:rsidDel="00000000" w:rsidR="00000000" w:rsidRPr="00000000">
              <w:rPr>
                <w:rtl w:val="0"/>
              </w:rPr>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after="0" w:lineRule="auto"/>
              <w:ind w:right="135" w:firstLine="0"/>
              <w:rPr>
                <w:sz w:val="21"/>
                <w:szCs w:val="21"/>
              </w:rPr>
            </w:pPr>
            <w:r w:rsidDel="00000000" w:rsidR="00000000" w:rsidRPr="00000000">
              <w:rPr>
                <w:rFonts w:ascii="Arial Unicode MS" w:cs="Arial Unicode MS" w:eastAsia="Arial Unicode MS" w:hAnsi="Arial Unicode MS"/>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after="0" w:lineRule="auto"/>
              <w:ind w:left="0" w:right="135" w:firstLine="0"/>
              <w:rPr>
                <w:sz w:val="21"/>
                <w:szCs w:val="21"/>
              </w:rPr>
            </w:pPr>
            <w:r w:rsidDel="00000000" w:rsidR="00000000" w:rsidRPr="00000000">
              <w:rPr>
                <w:rFonts w:ascii="Arial Unicode MS" w:cs="Arial Unicode MS" w:eastAsia="Arial Unicode MS" w:hAnsi="Arial Unicode MS"/>
                <w:sz w:val="21"/>
                <w:szCs w:val="21"/>
                <w:rtl w:val="0"/>
              </w:rPr>
              <w:t xml:space="preserve">No → Flag case as INELIGIBLE.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after="0" w:lineRule="auto"/>
              <w:ind w:left="0" w:right="135" w:firstLine="0"/>
              <w:rPr>
                <w:sz w:val="21"/>
                <w:szCs w:val="21"/>
              </w:rPr>
            </w:pPr>
            <w:r w:rsidDel="00000000" w:rsidR="00000000" w:rsidRPr="00000000">
              <w:rPr>
                <w:sz w:val="21"/>
                <w:szCs w:val="21"/>
                <w:rtl w:val="0"/>
              </w:rPr>
              <w:t xml:space="preserve">"Alert: Case Ineligible. Disbursement not allowed as the current date exceeds 90 days from the LOU Renewal Date."</w:t>
            </w:r>
          </w:p>
        </w:tc>
      </w:tr>
    </w:tbl>
    <w:p w:rsidR="00000000" w:rsidDel="00000000" w:rsidP="00000000" w:rsidRDefault="00000000" w:rsidRPr="00000000" w14:paraId="000001A7">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6abfstacvvjw" w:id="47"/>
      <w:bookmarkEnd w:id="47"/>
      <w:r w:rsidDel="00000000" w:rsidR="00000000" w:rsidRPr="00000000">
        <w:rPr>
          <w:sz w:val="22"/>
          <w:szCs w:val="22"/>
          <w:rtl w:val="0"/>
        </w:rPr>
        <w:t xml:space="preserve">3.9 Application Processing</w:t>
      </w:r>
    </w:p>
    <w:p w:rsidR="00000000" w:rsidDel="00000000" w:rsidP="00000000" w:rsidRDefault="00000000" w:rsidRPr="00000000" w14:paraId="000001AB">
      <w:pPr>
        <w:rPr/>
      </w:pPr>
      <w:r w:rsidDel="00000000" w:rsidR="00000000" w:rsidRPr="00000000">
        <w:rPr>
          <w:rtl w:val="0"/>
        </w:rPr>
        <w:t xml:space="preserve">This section introduces the CRA expert-rule processing flow, including the Header Summary area, Manual Check Results page, refresh and synchronization mechanisms, Defect creation and synchronization methods, the Next button, and the submission sequence.</w:t>
      </w:r>
    </w:p>
    <w:p w:rsidR="00000000" w:rsidDel="00000000" w:rsidP="00000000" w:rsidRDefault="00000000" w:rsidRPr="00000000" w14:paraId="000001AC">
      <w:pPr>
        <w:pStyle w:val="Heading3"/>
        <w:keepNext w:val="0"/>
        <w:keepLines w:val="0"/>
        <w:spacing w:after="80" w:before="280" w:line="276" w:lineRule="auto"/>
        <w:ind w:left="566.9291338582675" w:right="153.54330708661507" w:firstLine="0"/>
        <w:rPr>
          <w:sz w:val="26"/>
          <w:szCs w:val="26"/>
        </w:rPr>
      </w:pPr>
      <w:bookmarkStart w:colFirst="0" w:colLast="0" w:name="_q8wfpjwwhjnn" w:id="48"/>
      <w:bookmarkEnd w:id="48"/>
      <w:r w:rsidDel="00000000" w:rsidR="00000000" w:rsidRPr="00000000">
        <w:rPr>
          <w:sz w:val="26"/>
          <w:szCs w:val="26"/>
          <w:rtl w:val="0"/>
        </w:rPr>
        <w:t xml:space="preserve">3.9.1 Page Workflow</w:t>
      </w:r>
    </w:p>
    <w:p w:rsidR="00000000" w:rsidDel="00000000" w:rsidP="00000000" w:rsidRDefault="00000000" w:rsidRPr="00000000" w14:paraId="000001AD">
      <w:pPr>
        <w:rPr/>
      </w:pPr>
      <w:r w:rsidDel="00000000" w:rsidR="00000000" w:rsidRPr="00000000">
        <w:rPr>
          <w:rtl w:val="0"/>
        </w:rPr>
        <w:t xml:space="preserve">Where expert rules are involved in the File Center, CRA shall follow the required processing sequence before proceeding with subsequent Case handling.</w:t>
      </w:r>
    </w:p>
    <w:p w:rsidR="00000000" w:rsidDel="00000000" w:rsidP="00000000" w:rsidRDefault="00000000" w:rsidRPr="00000000" w14:paraId="000001AE">
      <w:pPr>
        <w:numPr>
          <w:ilvl w:val="0"/>
          <w:numId w:val="4"/>
        </w:numPr>
        <w:ind w:left="720" w:hanging="360"/>
      </w:pPr>
      <w:r w:rsidDel="00000000" w:rsidR="00000000" w:rsidRPr="00000000">
        <w:rPr>
          <w:rtl w:val="0"/>
        </w:rPr>
        <w:t xml:space="preserve">CRA shall first enter the </w:t>
      </w:r>
      <w:r w:rsidDel="00000000" w:rsidR="00000000" w:rsidRPr="00000000">
        <w:rPr>
          <w:rtl w:val="0"/>
        </w:rPr>
        <w:t xml:space="preserve">File Center</w:t>
      </w:r>
      <w:r w:rsidDel="00000000" w:rsidR="00000000" w:rsidRPr="00000000">
        <w:rPr>
          <w:rtl w:val="0"/>
        </w:rPr>
        <w:t xml:space="preserve"> to review the files submitted by Sales, complete the review of OCR results and any required manual marking, and form the corresponding rule-processing conclusions.</w:t>
      </w:r>
    </w:p>
    <w:p w:rsidR="00000000" w:rsidDel="00000000" w:rsidP="00000000" w:rsidRDefault="00000000" w:rsidRPr="00000000" w14:paraId="000001AF">
      <w:pPr>
        <w:numPr>
          <w:ilvl w:val="0"/>
          <w:numId w:val="4"/>
        </w:numPr>
        <w:ind w:left="720" w:hanging="360"/>
      </w:pPr>
      <w:r w:rsidDel="00000000" w:rsidR="00000000" w:rsidRPr="00000000">
        <w:rPr>
          <w:rtl w:val="0"/>
        </w:rPr>
        <w:t xml:space="preserve">After completing the file and rule review, CRA shall return to the workbench to continue subsequent Case processing, including reviewing the summary information, synchronizing relevant results, and proceeding with disbursement submission.</w:t>
      </w:r>
    </w:p>
    <w:p w:rsidR="00000000" w:rsidDel="00000000" w:rsidP="00000000" w:rsidRDefault="00000000" w:rsidRPr="00000000" w14:paraId="000001B0">
      <w:pPr>
        <w:ind w:left="720" w:firstLine="0"/>
        <w:rPr/>
      </w:pPr>
      <w:r w:rsidDel="00000000" w:rsidR="00000000" w:rsidRPr="00000000">
        <w:rPr/>
        <w:drawing>
          <wp:inline distB="114300" distT="114300" distL="114300" distR="114300">
            <wp:extent cx="6428423" cy="4143726"/>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6428423" cy="4143726"/>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sz w:val="26"/>
          <w:szCs w:val="26"/>
        </w:rPr>
      </w:pPr>
      <w:bookmarkStart w:colFirst="0" w:colLast="0" w:name="_7wwsqhdmxwst" w:id="49"/>
      <w:bookmarkEnd w:id="49"/>
      <w:r w:rsidDel="00000000" w:rsidR="00000000" w:rsidRPr="00000000">
        <w:rPr>
          <w:sz w:val="26"/>
          <w:szCs w:val="26"/>
          <w:rtl w:val="0"/>
        </w:rPr>
        <w:t xml:space="preserve">3.9.2 Header Summary</w:t>
      </w:r>
    </w:p>
    <w:p w:rsidR="00000000" w:rsidDel="00000000" w:rsidP="00000000" w:rsidRDefault="00000000" w:rsidRPr="00000000" w14:paraId="000001B2">
      <w:pPr>
        <w:numPr>
          <w:ilvl w:val="0"/>
          <w:numId w:val="78"/>
        </w:numPr>
        <w:spacing w:after="0" w:before="240" w:lineRule="auto"/>
        <w:ind w:left="720" w:right="0" w:hanging="360"/>
        <w:rPr>
          <w:b w:val="1"/>
          <w:bCs w:val="1"/>
          <w:u w:val="none"/>
        </w:rPr>
      </w:pPr>
      <w:r w:rsidDel="00000000" w:rsidR="00000000" w:rsidRPr="00000000">
        <w:rPr>
          <w:b w:val="1"/>
          <w:bCs w:val="1"/>
          <w:rtl w:val="0"/>
        </w:rPr>
        <w:t xml:space="preserve">The Header Summary shall display:</w:t>
      </w:r>
    </w:p>
    <w:p w:rsidR="00000000" w:rsidDel="00000000" w:rsidP="00000000" w:rsidRDefault="00000000" w:rsidRPr="00000000" w14:paraId="000001B3">
      <w:pPr>
        <w:spacing w:after="0" w:before="0" w:line="240" w:lineRule="auto"/>
        <w:ind w:left="720" w:right="0" w:firstLine="0"/>
        <w:rPr/>
      </w:pPr>
      <w:r w:rsidDel="00000000" w:rsidR="00000000" w:rsidRPr="00000000">
        <w:rPr>
          <w:rtl w:val="0"/>
        </w:rPr>
        <w:t xml:space="preserve">the number of mandatory files required for the Case and the number of files already uploaded;</w:t>
      </w:r>
    </w:p>
    <w:p w:rsidR="00000000" w:rsidDel="00000000" w:rsidP="00000000" w:rsidRDefault="00000000" w:rsidRPr="00000000" w14:paraId="000001B4">
      <w:pPr>
        <w:spacing w:after="0" w:before="0" w:line="240" w:lineRule="auto"/>
        <w:ind w:left="720" w:right="0" w:firstLine="0"/>
        <w:rPr/>
      </w:pPr>
      <w:r w:rsidDel="00000000" w:rsidR="00000000" w:rsidRPr="00000000">
        <w:rPr>
          <w:rtl w:val="0"/>
        </w:rPr>
        <w:t xml:space="preserve">the total number of applicable rules for the Case;</w:t>
      </w:r>
    </w:p>
    <w:p w:rsidR="00000000" w:rsidDel="00000000" w:rsidP="00000000" w:rsidRDefault="00000000" w:rsidRPr="00000000" w14:paraId="000001B5">
      <w:pPr>
        <w:spacing w:after="0" w:before="0" w:line="240" w:lineRule="auto"/>
        <w:ind w:left="720" w:right="0" w:firstLine="0"/>
        <w:rPr/>
      </w:pPr>
      <w:r w:rsidDel="00000000" w:rsidR="00000000" w:rsidRPr="00000000">
        <w:rPr>
          <w:rtl w:val="0"/>
        </w:rPr>
        <w:t xml:space="preserve">the number of rules for which a conclusion has already been recorded; and</w:t>
      </w:r>
    </w:p>
    <w:p w:rsidR="00000000" w:rsidDel="00000000" w:rsidP="00000000" w:rsidRDefault="00000000" w:rsidRPr="00000000" w14:paraId="000001B6">
      <w:pPr>
        <w:spacing w:after="0" w:before="0" w:line="240" w:lineRule="auto"/>
        <w:ind w:left="720" w:right="0" w:firstLine="0"/>
        <w:rPr/>
      </w:pPr>
      <w:r w:rsidDel="00000000" w:rsidR="00000000" w:rsidRPr="00000000">
        <w:rPr>
          <w:rtl w:val="0"/>
        </w:rPr>
        <w:t xml:space="preserve">among the concluded rules, the number of </w:t>
      </w:r>
      <w:r w:rsidDel="00000000" w:rsidR="00000000" w:rsidRPr="00000000">
        <w:rPr>
          <w:b w:val="1"/>
          <w:bCs w:val="1"/>
          <w:rtl w:val="0"/>
        </w:rPr>
        <w:t xml:space="preserve">Passed</w:t>
      </w:r>
      <w:r w:rsidDel="00000000" w:rsidR="00000000" w:rsidRPr="00000000">
        <w:rPr>
          <w:rtl w:val="0"/>
        </w:rPr>
        <w:t xml:space="preserve"> and </w:t>
      </w:r>
      <w:r w:rsidDel="00000000" w:rsidR="00000000" w:rsidRPr="00000000">
        <w:rPr>
          <w:b w:val="1"/>
          <w:bCs w:val="1"/>
          <w:rtl w:val="0"/>
        </w:rPr>
        <w:t xml:space="preserve">Failed</w:t>
      </w:r>
      <w:r w:rsidDel="00000000" w:rsidR="00000000" w:rsidRPr="00000000">
        <w:rPr>
          <w:rtl w:val="0"/>
        </w:rPr>
        <w:t xml:space="preserve"> results.</w:t>
      </w:r>
    </w:p>
    <w:p w:rsidR="00000000" w:rsidDel="00000000" w:rsidP="00000000" w:rsidRDefault="00000000" w:rsidRPr="00000000" w14:paraId="000001B7">
      <w:pPr>
        <w:numPr>
          <w:ilvl w:val="0"/>
          <w:numId w:val="27"/>
        </w:numPr>
        <w:spacing w:after="200" w:before="240" w:lineRule="auto"/>
        <w:ind w:left="720" w:right="0" w:hanging="360"/>
        <w:rPr>
          <w:u w:val="none"/>
        </w:rPr>
      </w:pPr>
      <w:r w:rsidDel="00000000" w:rsidR="00000000" w:rsidRPr="00000000">
        <w:rPr>
          <w:rtl w:val="0"/>
        </w:rPr>
        <w:t xml:space="preserve">Users may expand the summary area to view detailed information. A quick link shall also be provided to navigate directly to the </w:t>
      </w:r>
      <w:r w:rsidDel="00000000" w:rsidR="00000000" w:rsidRPr="00000000">
        <w:rPr>
          <w:rFonts w:ascii="Arial Unicode MS" w:cs="Arial Unicode MS" w:eastAsia="Arial Unicode MS" w:hAnsi="Arial Unicode MS"/>
          <w:b w:val="1"/>
          <w:bCs w:val="1"/>
          <w:rtl w:val="0"/>
        </w:rPr>
        <w:t xml:space="preserve">Attachement（Document Center)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8">
      <w:pPr>
        <w:numPr>
          <w:ilvl w:val="0"/>
          <w:numId w:val="27"/>
        </w:numPr>
        <w:spacing w:after="200" w:before="0" w:lineRule="auto"/>
        <w:ind w:left="720" w:right="0" w:hanging="360"/>
        <w:rPr>
          <w:u w:val="none"/>
        </w:rPr>
      </w:pPr>
      <w:r w:rsidDel="00000000" w:rsidR="00000000" w:rsidRPr="00000000">
        <w:rPr>
          <w:rtl w:val="0"/>
        </w:rPr>
        <w:t xml:space="preserve">For failed rules, a </w:t>
      </w:r>
      <w:r w:rsidDel="00000000" w:rsidR="00000000" w:rsidRPr="00000000">
        <w:rPr>
          <w:b w:val="1"/>
          <w:bCs w:val="1"/>
          <w:rtl w:val="0"/>
        </w:rPr>
        <w:t xml:space="preserve">“Create Defect”</w:t>
      </w:r>
      <w:r w:rsidDel="00000000" w:rsidR="00000000" w:rsidRPr="00000000">
        <w:rPr>
          <w:rtl w:val="0"/>
        </w:rPr>
        <w:t xml:space="preserve"> button shall be provided. A Defect record will only be generated after the user actively clicks this button. Defect records shall not be created automatically.</w:t>
      </w:r>
    </w:p>
    <w:p w:rsidR="00000000" w:rsidDel="00000000" w:rsidP="00000000" w:rsidRDefault="00000000" w:rsidRPr="00000000" w14:paraId="000001B9">
      <w:pPr>
        <w:numPr>
          <w:ilvl w:val="0"/>
          <w:numId w:val="27"/>
        </w:numPr>
        <w:spacing w:after="200" w:afterAutospacing="0" w:before="240" w:lineRule="auto"/>
        <w:ind w:left="720" w:right="0" w:hanging="360"/>
        <w:rPr>
          <w:u w:val="none"/>
        </w:rPr>
      </w:pPr>
      <w:r w:rsidDel="00000000" w:rsidR="00000000" w:rsidRPr="00000000">
        <w:rPr>
          <w:rtl w:val="0"/>
        </w:rPr>
        <w:t xml:space="preserve">The </w:t>
      </w:r>
      <w:r w:rsidDel="00000000" w:rsidR="00000000" w:rsidRPr="00000000">
        <w:rPr>
          <w:b w:val="1"/>
          <w:bCs w:val="1"/>
          <w:rtl w:val="0"/>
        </w:rPr>
        <w:t xml:space="preserve">Refresh</w:t>
      </w:r>
      <w:r w:rsidDel="00000000" w:rsidR="00000000" w:rsidRPr="00000000">
        <w:rPr>
          <w:rtl w:val="0"/>
        </w:rPr>
        <w:t xml:space="preserve"> function in the Header Summary shall not create, overwrite, or update existing Defect records. Defect records shall be maintained separately.</w:t>
      </w:r>
    </w:p>
    <w:p w:rsidR="00000000" w:rsidDel="00000000" w:rsidP="00000000" w:rsidRDefault="00000000" w:rsidRPr="00000000" w14:paraId="000001BA">
      <w:pPr>
        <w:numPr>
          <w:ilvl w:val="0"/>
          <w:numId w:val="27"/>
        </w:numPr>
        <w:spacing w:after="0" w:afterAutospacing="0" w:before="200" w:beforeAutospacing="0" w:lineRule="auto"/>
        <w:ind w:left="720" w:right="0" w:hanging="360"/>
        <w:rPr>
          <w:u w:val="none"/>
        </w:rPr>
      </w:pPr>
      <w:r w:rsidDel="00000000" w:rsidR="00000000" w:rsidRPr="00000000">
        <w:rPr>
          <w:b w:val="1"/>
          <w:bCs w:val="1"/>
          <w:rtl w:val="0"/>
        </w:rPr>
        <w:t xml:space="preserve">Summary Refresh Mechanism:</w:t>
      </w:r>
    </w:p>
    <w:p w:rsidR="00000000" w:rsidDel="00000000" w:rsidP="00000000" w:rsidRDefault="00000000" w:rsidRPr="00000000" w14:paraId="000001BB">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After validation rules are rerun in the </w:t>
      </w:r>
      <w:r w:rsidDel="00000000" w:rsidR="00000000" w:rsidRPr="00000000">
        <w:rPr>
          <w:b w:val="1"/>
          <w:bCs w:val="1"/>
          <w:rtl w:val="0"/>
        </w:rPr>
        <w:t xml:space="preserve">Attachement</w:t>
      </w:r>
      <w:r w:rsidDel="00000000" w:rsidR="00000000" w:rsidRPr="00000000">
        <w:rPr>
          <w:rtl w:val="0"/>
        </w:rPr>
        <w:t xml:space="preserve">, the Header Summary and rule results shall be automatically refreshed when the Case undergoes a workflow status transition, i.e. when the responsible handler changes.</w:t>
      </w:r>
    </w:p>
    <w:p w:rsidR="00000000" w:rsidDel="00000000" w:rsidP="00000000" w:rsidRDefault="00000000" w:rsidRPr="00000000" w14:paraId="000001BC">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The refresh mechanism shall not be limited to specific workflow scenarios. It shall apply whenever the Case is routed to a new handler, including but not limited to:</w:t>
      </w:r>
    </w:p>
    <w:p w:rsidR="00000000" w:rsidDel="00000000" w:rsidP="00000000" w:rsidRDefault="00000000" w:rsidRPr="00000000" w14:paraId="000001BD">
      <w:pPr>
        <w:numPr>
          <w:ilvl w:val="2"/>
          <w:numId w:val="73"/>
        </w:numPr>
        <w:spacing w:after="0" w:afterAutospacing="0" w:before="0" w:beforeAutospacing="0" w:lineRule="auto"/>
        <w:ind w:left="2160" w:right="0" w:hanging="360"/>
      </w:pPr>
      <w:r w:rsidDel="00000000" w:rsidR="00000000" w:rsidRPr="00000000">
        <w:rPr>
          <w:rtl w:val="0"/>
        </w:rPr>
        <w:t xml:space="preserve">Sales submits the Case to CRA Checker/Maintenance;</w:t>
      </w:r>
    </w:p>
    <w:p w:rsidR="00000000" w:rsidDel="00000000" w:rsidP="00000000" w:rsidRDefault="00000000" w:rsidRPr="00000000" w14:paraId="000001BE">
      <w:pPr>
        <w:numPr>
          <w:ilvl w:val="2"/>
          <w:numId w:val="73"/>
        </w:numPr>
        <w:spacing w:after="0" w:afterAutospacing="0" w:before="0" w:beforeAutospacing="0" w:lineRule="auto"/>
        <w:ind w:left="2160" w:right="0" w:hanging="360"/>
      </w:pPr>
      <w:r w:rsidDel="00000000" w:rsidR="00000000" w:rsidRPr="00000000">
        <w:rPr>
          <w:rtl w:val="0"/>
        </w:rPr>
        <w:t xml:space="preserve">CRA Checker/Maintenance submits the Case to the Defect Team;</w:t>
      </w:r>
    </w:p>
    <w:p w:rsidR="00000000" w:rsidDel="00000000" w:rsidP="00000000" w:rsidRDefault="00000000" w:rsidRPr="00000000" w14:paraId="000001BF">
      <w:pPr>
        <w:numPr>
          <w:ilvl w:val="2"/>
          <w:numId w:val="73"/>
        </w:numPr>
        <w:spacing w:after="0" w:afterAutospacing="0" w:before="0" w:beforeAutospacing="0" w:lineRule="auto"/>
        <w:ind w:left="2160" w:right="0" w:hanging="360"/>
      </w:pPr>
      <w:r w:rsidDel="00000000" w:rsidR="00000000" w:rsidRPr="00000000">
        <w:rPr>
          <w:rtl w:val="0"/>
        </w:rPr>
        <w:t xml:space="preserve">the Defect Team completes rectification processing and submits the Case back to CRA;</w:t>
      </w:r>
    </w:p>
    <w:p w:rsidR="00000000" w:rsidDel="00000000" w:rsidP="00000000" w:rsidRDefault="00000000" w:rsidRPr="00000000" w14:paraId="000001C0">
      <w:pPr>
        <w:numPr>
          <w:ilvl w:val="2"/>
          <w:numId w:val="73"/>
        </w:numPr>
        <w:spacing w:after="0" w:afterAutospacing="0" w:before="0" w:beforeAutospacing="0" w:lineRule="auto"/>
        <w:ind w:left="2160" w:right="0" w:hanging="360"/>
      </w:pPr>
      <w:r w:rsidDel="00000000" w:rsidR="00000000" w:rsidRPr="00000000">
        <w:rPr>
          <w:rtl w:val="0"/>
        </w:rPr>
        <w:t xml:space="preserve">CRA submits the Case to the Authorizer; and</w:t>
      </w:r>
    </w:p>
    <w:p w:rsidR="00000000" w:rsidDel="00000000" w:rsidP="00000000" w:rsidRDefault="00000000" w:rsidRPr="00000000" w14:paraId="000001C1">
      <w:pPr>
        <w:numPr>
          <w:ilvl w:val="2"/>
          <w:numId w:val="73"/>
        </w:numPr>
        <w:spacing w:after="0" w:afterAutospacing="0" w:before="0" w:beforeAutospacing="0" w:lineRule="auto"/>
        <w:ind w:left="2160" w:right="0" w:hanging="360"/>
      </w:pPr>
      <w:r w:rsidDel="00000000" w:rsidR="00000000" w:rsidRPr="00000000">
        <w:rPr>
          <w:rtl w:val="0"/>
        </w:rPr>
        <w:t xml:space="preserve">the Authorizer returns the Case.</w:t>
      </w:r>
    </w:p>
    <w:p w:rsidR="00000000" w:rsidDel="00000000" w:rsidP="00000000" w:rsidRDefault="00000000" w:rsidRPr="00000000" w14:paraId="000001C2">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Whenever such a workflow transition occurs, the system shall automatically refresh the latest rule results and Header Summary once when the new handler opens the Case.</w:t>
      </w:r>
    </w:p>
    <w:p w:rsidR="00000000" w:rsidDel="00000000" w:rsidP="00000000" w:rsidRDefault="00000000" w:rsidRPr="00000000" w14:paraId="000001C3">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If the Case remains with the same handler and no workflow status transition occurs, the system shall not refresh automatically. The user may manually click </w:t>
      </w:r>
      <w:r w:rsidDel="00000000" w:rsidR="00000000" w:rsidRPr="00000000">
        <w:rPr>
          <w:b w:val="1"/>
          <w:bCs w:val="1"/>
          <w:rtl w:val="0"/>
        </w:rPr>
        <w:t xml:space="preserve">“Refresh Rule Results”</w:t>
      </w:r>
      <w:r w:rsidDel="00000000" w:rsidR="00000000" w:rsidRPr="00000000">
        <w:rPr>
          <w:rtl w:val="0"/>
        </w:rPr>
        <w:t xml:space="preserve"> to retrieve the latest results.</w:t>
      </w:r>
    </w:p>
    <w:p w:rsidR="00000000" w:rsidDel="00000000" w:rsidP="00000000" w:rsidRDefault="00000000" w:rsidRPr="00000000" w14:paraId="000001C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The </w:t>
      </w:r>
      <w:r w:rsidDel="00000000" w:rsidR="00000000" w:rsidRPr="00000000">
        <w:rPr>
          <w:b w:val="1"/>
          <w:bCs w:val="1"/>
          <w:rtl w:val="0"/>
        </w:rPr>
        <w:t xml:space="preserve">Header</w:t>
      </w:r>
      <w:r w:rsidDel="00000000" w:rsidR="00000000" w:rsidRPr="00000000">
        <w:rPr>
          <w:rtl w:val="0"/>
        </w:rPr>
        <w:t xml:space="preserve"> Summary shall display the </w:t>
      </w:r>
      <w:r w:rsidDel="00000000" w:rsidR="00000000" w:rsidRPr="00000000">
        <w:rPr>
          <w:b w:val="1"/>
          <w:bCs w:val="1"/>
          <w:rtl w:val="0"/>
        </w:rPr>
        <w:t xml:space="preserve">latest refresh/save time</w:t>
      </w:r>
      <w:r w:rsidDel="00000000" w:rsidR="00000000" w:rsidRPr="00000000">
        <w:rPr>
          <w:rtl w:val="0"/>
        </w:rPr>
        <w:t xml:space="preserve">. Only the timestamp shall be displayed; the specific operator shall not be shown.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drawing>
          <wp:inline distB="114300" distT="114300" distL="114300" distR="114300">
            <wp:extent cx="6675120" cy="2806700"/>
            <wp:effectExtent b="0" l="0" r="0" t="0"/>
            <wp:docPr id="49"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667512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3"/>
        <w:keepNext w:val="0"/>
        <w:keepLines w:val="0"/>
        <w:spacing w:after="80" w:before="280" w:line="276" w:lineRule="auto"/>
        <w:ind w:left="566.9291338582675" w:right="153.54330708661507" w:firstLine="0"/>
        <w:rPr/>
      </w:pPr>
      <w:bookmarkStart w:colFirst="0" w:colLast="0" w:name="_6nrxevzezphh" w:id="50"/>
      <w:bookmarkEnd w:id="50"/>
      <w:r w:rsidDel="00000000" w:rsidR="00000000" w:rsidRPr="00000000">
        <w:rPr>
          <w:sz w:val="26"/>
          <w:szCs w:val="26"/>
          <w:rtl w:val="0"/>
        </w:rPr>
        <w:t xml:space="preserve">3.9.3 Cross-Validation Results Page (Attachment)</w:t>
      </w:r>
      <w:r w:rsidDel="00000000" w:rsidR="00000000" w:rsidRPr="00000000">
        <w:rPr>
          <w:rtl w:val="0"/>
        </w:rPr>
      </w:r>
    </w:p>
    <w:p w:rsidR="00000000" w:rsidDel="00000000" w:rsidP="00000000" w:rsidRDefault="00000000" w:rsidRPr="00000000" w14:paraId="000001C7">
      <w:pPr>
        <w:numPr>
          <w:ilvl w:val="0"/>
          <w:numId w:val="30"/>
        </w:numPr>
        <w:ind w:left="720" w:hanging="360"/>
      </w:pPr>
      <w:r w:rsidDel="00000000" w:rsidR="00000000" w:rsidRPr="00000000">
        <w:rPr>
          <w:rtl w:val="0"/>
        </w:rPr>
        <w:t xml:space="preserve">Users shall primarily review and amend the expert-rule check results identified through OCR on this page.</w:t>
      </w:r>
    </w:p>
    <w:p w:rsidR="00000000" w:rsidDel="00000000" w:rsidP="00000000" w:rsidRDefault="00000000" w:rsidRPr="00000000" w14:paraId="000001C8">
      <w:pPr>
        <w:numPr>
          <w:ilvl w:val="0"/>
          <w:numId w:val="30"/>
        </w:numPr>
        <w:ind w:left="720" w:hanging="360"/>
      </w:pPr>
      <w:r w:rsidDel="00000000" w:rsidR="00000000" w:rsidRPr="00000000">
        <w:rPr>
          <w:rtl w:val="0"/>
        </w:rPr>
        <w:t xml:space="preserve">If the user confirms that the issue is caused by incorrect information in the source document, the Case may be returned to Sales. A Memo is mandatory when returning the Case.</w:t>
      </w:r>
    </w:p>
    <w:p w:rsidR="00000000" w:rsidDel="00000000" w:rsidP="00000000" w:rsidRDefault="00000000" w:rsidRPr="00000000" w14:paraId="000001C9">
      <w:pPr>
        <w:numPr>
          <w:ilvl w:val="0"/>
          <w:numId w:val="30"/>
        </w:numPr>
        <w:ind w:left="720" w:hanging="360"/>
      </w:pPr>
      <w:r w:rsidDel="00000000" w:rsidR="00000000" w:rsidRPr="00000000">
        <w:rPr>
          <w:rtl w:val="0"/>
        </w:rPr>
        <w:t xml:space="preserve">If the user confirms that the information is correct, or has manually corrected the identified issue based on the source document, the user may also retrigger rule validation and view the latest validation results in real time in the Header Summary.</w:t>
      </w:r>
    </w:p>
    <w:p w:rsidR="00000000" w:rsidDel="00000000" w:rsidP="00000000" w:rsidRDefault="00000000" w:rsidRPr="00000000" w14:paraId="000001CA">
      <w:pPr>
        <w:ind w:left="720" w:firstLine="0"/>
        <w:rPr/>
      </w:pPr>
      <w:r w:rsidDel="00000000" w:rsidR="00000000" w:rsidRPr="00000000">
        <w:rPr>
          <w:rtl w:val="0"/>
        </w:rPr>
      </w:r>
    </w:p>
    <w:p w:rsidR="00000000" w:rsidDel="00000000" w:rsidP="00000000" w:rsidRDefault="00000000" w:rsidRPr="00000000" w14:paraId="000001CB">
      <w:pPr>
        <w:pStyle w:val="Heading3"/>
        <w:keepNext w:val="0"/>
        <w:keepLines w:val="0"/>
        <w:spacing w:after="80" w:before="280" w:line="276" w:lineRule="auto"/>
        <w:ind w:left="566.9291338582675" w:right="153.54330708661507" w:firstLine="0"/>
        <w:rPr>
          <w:sz w:val="26"/>
          <w:szCs w:val="26"/>
        </w:rPr>
      </w:pPr>
      <w:bookmarkStart w:colFirst="0" w:colLast="0" w:name="_nu5j17t4p1np" w:id="51"/>
      <w:bookmarkEnd w:id="51"/>
      <w:r w:rsidDel="00000000" w:rsidR="00000000" w:rsidRPr="00000000">
        <w:rPr>
          <w:sz w:val="26"/>
          <w:szCs w:val="26"/>
          <w:rtl w:val="0"/>
        </w:rPr>
        <w:t xml:space="preserve">3.9.4 </w:t>
      </w:r>
      <w:r w:rsidDel="00000000" w:rsidR="00000000" w:rsidRPr="00000000">
        <w:rPr>
          <w:sz w:val="26"/>
          <w:szCs w:val="26"/>
          <w:rtl w:val="0"/>
        </w:rPr>
        <w:t xml:space="preserve">Manual Check Results Page</w:t>
      </w:r>
      <w:r w:rsidDel="00000000" w:rsidR="00000000" w:rsidRPr="00000000">
        <w:rPr>
          <w:rtl w:val="0"/>
        </w:rPr>
      </w:r>
    </w:p>
    <w:p w:rsidR="00000000" w:rsidDel="00000000" w:rsidP="00000000" w:rsidRDefault="00000000" w:rsidRPr="00000000" w14:paraId="000001CC">
      <w:pPr>
        <w:numPr>
          <w:ilvl w:val="0"/>
          <w:numId w:val="31"/>
        </w:numPr>
        <w:spacing w:after="240" w:before="240" w:lineRule="auto"/>
        <w:ind w:left="720" w:right="0" w:hanging="360"/>
        <w:rPr>
          <w:u w:val="none"/>
        </w:rPr>
      </w:pPr>
      <w:r w:rsidDel="00000000" w:rsidR="00000000" w:rsidRPr="00000000">
        <w:rPr>
          <w:rtl w:val="0"/>
        </w:rPr>
        <w:t xml:space="preserve">This page is used to display the manual expert-rule verification results for files that are not processed through OCR.</w:t>
      </w:r>
    </w:p>
    <w:p w:rsidR="00000000" w:rsidDel="00000000" w:rsidP="00000000" w:rsidRDefault="00000000" w:rsidRPr="00000000" w14:paraId="000001CD">
      <w:pPr>
        <w:spacing w:after="240" w:before="240" w:lineRule="auto"/>
        <w:ind w:left="720" w:right="0" w:firstLine="0"/>
        <w:rPr/>
      </w:pPr>
      <w:r w:rsidDel="00000000" w:rsidR="00000000" w:rsidRPr="00000000">
        <w:rPr>
          <w:rtl w:val="0"/>
        </w:rPr>
        <w:t xml:space="preserve">The file list and rule content displayed on this page shall be provided by </w:t>
      </w:r>
      <w:r w:rsidDel="00000000" w:rsidR="00000000" w:rsidRPr="00000000">
        <w:rPr>
          <w:b w:val="1"/>
          <w:bCs w:val="1"/>
          <w:rtl w:val="0"/>
        </w:rPr>
        <w:t xml:space="preserve">CDM </w:t>
      </w:r>
      <w:r w:rsidDel="00000000" w:rsidR="00000000" w:rsidRPr="00000000">
        <w:rPr>
          <w:rtl w:val="0"/>
        </w:rPr>
        <w:t xml:space="preserve">rather than the OCR system, because the files included in this page have not undergone OCR processing.</w:t>
      </w:r>
    </w:p>
    <w:p w:rsidR="00000000" w:rsidDel="00000000" w:rsidP="00000000" w:rsidRDefault="00000000" w:rsidRPr="00000000" w14:paraId="000001CE">
      <w:pPr>
        <w:numPr>
          <w:ilvl w:val="0"/>
          <w:numId w:val="31"/>
        </w:numPr>
        <w:spacing w:after="0" w:before="240" w:lineRule="auto"/>
        <w:ind w:left="720" w:right="0" w:hanging="360"/>
        <w:rPr>
          <w:u w:val="none"/>
        </w:rPr>
      </w:pPr>
      <w:r w:rsidDel="00000000" w:rsidR="00000000" w:rsidRPr="00000000">
        <w:rPr>
          <w:rtl w:val="0"/>
        </w:rPr>
        <w:t xml:space="preserve"> </w:t>
      </w:r>
      <w:r w:rsidDel="00000000" w:rsidR="00000000" w:rsidRPr="00000000">
        <w:rPr>
          <w:b w:val="1"/>
          <w:bCs w:val="1"/>
          <w:rtl w:val="0"/>
        </w:rPr>
        <w:t xml:space="preserve">List Page:</w:t>
      </w:r>
    </w:p>
    <w:p w:rsidR="00000000" w:rsidDel="00000000" w:rsidP="00000000" w:rsidRDefault="00000000" w:rsidRPr="00000000" w14:paraId="000001CF">
      <w:pPr>
        <w:spacing w:after="0" w:before="0" w:lineRule="auto"/>
        <w:ind w:left="720" w:right="0" w:firstLine="0"/>
        <w:rPr/>
      </w:pPr>
      <w:r w:rsidDel="00000000" w:rsidR="00000000" w:rsidRPr="00000000">
        <w:rPr>
          <w:rtl w:val="0"/>
        </w:rPr>
        <w:t xml:space="preserve">The page shall display all files under the Case that:are processed as Non-OCR files; and have been assigned a specific Document Type.</w:t>
      </w:r>
    </w:p>
    <w:p w:rsidR="00000000" w:rsidDel="00000000" w:rsidP="00000000" w:rsidRDefault="00000000" w:rsidRPr="00000000" w14:paraId="000001D0">
      <w:pPr>
        <w:spacing w:after="0" w:before="0" w:lineRule="auto"/>
        <w:ind w:left="720" w:right="0" w:firstLine="0"/>
        <w:rPr/>
      </w:pPr>
      <w:r w:rsidDel="00000000" w:rsidR="00000000" w:rsidRPr="00000000">
        <w:rPr>
          <w:rtl w:val="0"/>
        </w:rPr>
        <w:t xml:space="preserve">Files without a defined Document Type shall not be displayed on this page and shall remain available only in the </w:t>
      </w:r>
      <w:r w:rsidDel="00000000" w:rsidR="00000000" w:rsidRPr="00000000">
        <w:rPr>
          <w:b w:val="1"/>
          <w:bCs w:val="1"/>
          <w:rtl w:val="0"/>
        </w:rPr>
        <w:t xml:space="preserve">File List</w:t>
      </w:r>
      <w:r w:rsidDel="00000000" w:rsidR="00000000" w:rsidRPr="00000000">
        <w:rPr>
          <w:rtl w:val="0"/>
        </w:rPr>
        <w:t xml:space="preserve">.</w:t>
      </w:r>
    </w:p>
    <w:p w:rsidR="00000000" w:rsidDel="00000000" w:rsidP="00000000" w:rsidRDefault="00000000" w:rsidRPr="00000000" w14:paraId="000001D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pPr>
      <w:r w:rsidDel="00000000" w:rsidR="00000000" w:rsidRPr="00000000">
        <w:rPr>
          <w:b w:val="1"/>
          <w:bCs w:val="1"/>
          <w:rtl w:val="0"/>
        </w:rPr>
        <w:t xml:space="preserve">Details Page</w:t>
      </w:r>
      <w:r w:rsidDel="00000000" w:rsidR="00000000" w:rsidRPr="00000000">
        <w:rPr>
          <w:b w:val="1"/>
          <w:bCs w:val="1"/>
          <w:rtl w:val="0"/>
        </w:rPr>
        <w:t xml:space="preserve">:</w:t>
        <w:br w:type="textWrapping"/>
      </w:r>
      <w:r w:rsidDel="00000000" w:rsidR="00000000" w:rsidRPr="00000000">
        <w:rPr>
          <w:rtl w:val="0"/>
        </w:rPr>
        <w:t xml:space="preserve">A pop-up window shall be provided for manual verification.</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left-hand side shall display the list of expert rules applicable to the corresponding file or Case, while the right-hand side shall display a preview of the original document, allowing the user to verify each rule against the source document.</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Two File Display Scenarios:</w:t>
      </w:r>
    </w:p>
    <w:p w:rsidR="00000000" w:rsidDel="00000000" w:rsidP="00000000" w:rsidRDefault="00000000" w:rsidRPr="00000000" w14:paraId="000001D5">
      <w:pPr>
        <w:spacing w:after="240" w:before="240" w:lineRule="auto"/>
        <w:ind w:left="720" w:right="0" w:firstLine="0"/>
        <w:rPr/>
      </w:pPr>
      <w:r w:rsidDel="00000000" w:rsidR="00000000" w:rsidRPr="00000000">
        <w:rPr>
          <w:b w:val="1"/>
          <w:bCs w:val="1"/>
          <w:rtl w:val="0"/>
        </w:rPr>
        <w:t xml:space="preserve">Combined / Mixed File Upload:</w:t>
        <w:br w:type="textWrapping"/>
      </w:r>
      <w:r w:rsidDel="00000000" w:rsidR="00000000" w:rsidRPr="00000000">
        <w:rPr>
          <w:rtl w:val="0"/>
        </w:rPr>
        <w:t xml:space="preserve">If the customer uploads one source file containing multiple sub-documents, the left-hand side shall display all expert rules associated with the Document Types identified or manually assigned to that mixed file. The user shall verify and mark the rules against the original document shown on the right-hand side.</w:t>
      </w:r>
    </w:p>
    <w:p w:rsidR="00000000" w:rsidDel="00000000" w:rsidP="00000000" w:rsidRDefault="00000000" w:rsidRPr="00000000" w14:paraId="000001D6">
      <w:pPr>
        <w:spacing w:after="240" w:before="240" w:lineRule="auto"/>
        <w:ind w:left="720" w:right="0" w:firstLine="0"/>
        <w:rPr/>
      </w:pPr>
      <w:r w:rsidDel="00000000" w:rsidR="00000000" w:rsidRPr="00000000">
        <w:rPr>
          <w:b w:val="1"/>
          <w:bCs w:val="1"/>
          <w:rtl w:val="0"/>
        </w:rPr>
        <w:t xml:space="preserve">Individual File Upload:</w:t>
        <w:br w:type="textWrapping"/>
      </w:r>
      <w:r w:rsidDel="00000000" w:rsidR="00000000" w:rsidRPr="00000000">
        <w:rPr>
          <w:rtl w:val="0"/>
        </w:rPr>
        <w:t xml:space="preserve">If documents are uploaded separately on a file-by-file basis, the system shall display and process the corresponding rule markings by individual file.</w:t>
      </w:r>
    </w:p>
    <w:p w:rsidR="00000000" w:rsidDel="00000000" w:rsidP="00000000" w:rsidRDefault="00000000" w:rsidRPr="00000000" w14:paraId="000001D7">
      <w:pPr>
        <w:spacing w:after="240" w:before="240" w:lineRule="auto"/>
        <w:ind w:left="720" w:right="0" w:firstLine="0"/>
        <w:rPr/>
      </w:pPr>
      <w:r w:rsidDel="00000000" w:rsidR="00000000" w:rsidRPr="00000000">
        <w:rPr>
          <w:rtl w:val="0"/>
        </w:rPr>
      </w:r>
    </w:p>
    <w:p w:rsidR="00000000" w:rsidDel="00000000" w:rsidP="00000000" w:rsidRDefault="00000000" w:rsidRPr="00000000" w14:paraId="000001D8">
      <w:pPr>
        <w:pStyle w:val="Heading3"/>
        <w:keepNext w:val="0"/>
        <w:keepLines w:val="0"/>
        <w:spacing w:after="80" w:before="280" w:line="276" w:lineRule="auto"/>
        <w:ind w:left="566.9291338582675" w:right="153.54330708661507" w:firstLine="0"/>
        <w:rPr>
          <w:sz w:val="24"/>
          <w:szCs w:val="24"/>
        </w:rPr>
      </w:pPr>
      <w:bookmarkStart w:colFirst="0" w:colLast="0" w:name="_7cs58nnciq76" w:id="52"/>
      <w:bookmarkEnd w:id="52"/>
      <w:r w:rsidDel="00000000" w:rsidR="00000000" w:rsidRPr="00000000">
        <w:rPr>
          <w:sz w:val="24"/>
          <w:szCs w:val="24"/>
          <w:rtl w:val="0"/>
        </w:rPr>
        <w:t xml:space="preserve">3.9.5 </w:t>
      </w:r>
      <w:r w:rsidDel="00000000" w:rsidR="00000000" w:rsidRPr="00000000">
        <w:rPr>
          <w:sz w:val="24"/>
          <w:szCs w:val="24"/>
          <w:rtl w:val="0"/>
        </w:rPr>
        <w:t xml:space="preserve">Expert Rule Check Results</w:t>
      </w:r>
      <w:r w:rsidDel="00000000" w:rsidR="00000000" w:rsidRPr="00000000">
        <w:rPr>
          <w:rtl w:val="0"/>
        </w:rPr>
      </w:r>
    </w:p>
    <w:p w:rsidR="00000000" w:rsidDel="00000000" w:rsidP="00000000" w:rsidRDefault="00000000" w:rsidRPr="00000000" w14:paraId="000001D9">
      <w:pPr>
        <w:numPr>
          <w:ilvl w:val="0"/>
          <w:numId w:val="21"/>
        </w:numPr>
        <w:spacing w:after="0" w:afterAutospacing="0"/>
        <w:ind w:left="720" w:hanging="360"/>
        <w:rPr>
          <w:b w:val="1"/>
          <w:bCs w:val="1"/>
        </w:rPr>
      </w:pPr>
      <w:r w:rsidDel="00000000" w:rsidR="00000000" w:rsidRPr="00000000">
        <w:rPr>
          <w:b w:val="1"/>
          <w:bCs w:val="1"/>
          <w:rtl w:val="0"/>
        </w:rPr>
        <w:t xml:space="preserve">Expert Rule Handling</w:t>
      </w:r>
    </w:p>
    <w:p w:rsidR="00000000" w:rsidDel="00000000" w:rsidP="00000000" w:rsidRDefault="00000000" w:rsidRPr="00000000" w14:paraId="000001DA">
      <w:pPr>
        <w:numPr>
          <w:ilvl w:val="1"/>
          <w:numId w:val="21"/>
        </w:numPr>
        <w:ind w:left="1440" w:hanging="360"/>
        <w:rPr>
          <w:u w:val="none"/>
        </w:rPr>
      </w:pPr>
      <w:r w:rsidDel="00000000" w:rsidR="00000000" w:rsidRPr="00000000">
        <w:rPr>
          <w:b w:val="1"/>
          <w:bCs w:val="1"/>
          <w:rtl w:val="0"/>
        </w:rPr>
        <w:t xml:space="preserve">For rules that trigger alerts after OCR processing, CRA may handle them through any of the following methods:</w:t>
      </w:r>
    </w:p>
    <w:p w:rsidR="00000000" w:rsidDel="00000000" w:rsidP="00000000" w:rsidRDefault="00000000" w:rsidRPr="00000000" w14:paraId="000001DB">
      <w:pPr>
        <w:ind w:left="1417.3228346456694" w:firstLine="0"/>
        <w:rPr/>
      </w:pPr>
      <w:r w:rsidDel="00000000" w:rsidR="00000000" w:rsidRPr="00000000">
        <w:rPr>
          <w:rFonts w:ascii="Arial Unicode MS" w:cs="Arial Unicode MS" w:eastAsia="Arial Unicode MS" w:hAnsi="Arial Unicode MS"/>
          <w:rtl w:val="0"/>
        </w:rPr>
        <w:t xml:space="preserve">① Amend the OCR result directly:</w:t>
        <w:br w:type="textWrapping"/>
        <w:t xml:space="preserve">For example, if the system incorrectly recognizes a deposit amount as 80,000 while the original document shows 88,000, CRA may directly amend the field value and save it. The rule result shall then be determined based on the corrected value.</w:t>
      </w:r>
    </w:p>
    <w:p w:rsidR="00000000" w:rsidDel="00000000" w:rsidP="00000000" w:rsidRDefault="00000000" w:rsidRPr="00000000" w14:paraId="000001DC">
      <w:pPr>
        <w:ind w:left="1417.3228346456694" w:firstLine="0"/>
        <w:rPr/>
      </w:pPr>
      <w:r w:rsidDel="00000000" w:rsidR="00000000" w:rsidRPr="00000000">
        <w:rPr>
          <w:rFonts w:ascii="Arial Unicode MS" w:cs="Arial Unicode MS" w:eastAsia="Arial Unicode MS" w:hAnsi="Arial Unicode MS"/>
          <w:rtl w:val="0"/>
        </w:rPr>
        <w:t xml:space="preserve">② Apply Justification:</w:t>
        <w:br w:type="textWrapping"/>
        <w:t xml:space="preserve">For example, if CRA considers the difference between 88,000 and 80,000 acceptable, CRA may apply a Justification and mark the rule as passed without changing the extracted value.</w:t>
      </w:r>
    </w:p>
    <w:p w:rsidR="00000000" w:rsidDel="00000000" w:rsidP="00000000" w:rsidRDefault="00000000" w:rsidRPr="00000000" w14:paraId="000001DD">
      <w:pPr>
        <w:ind w:left="1417.3228346456694" w:firstLine="0"/>
        <w:rPr/>
      </w:pPr>
      <w:r w:rsidDel="00000000" w:rsidR="00000000" w:rsidRPr="00000000">
        <w:rPr>
          <w:rFonts w:ascii="Arial Unicode MS" w:cs="Arial Unicode MS" w:eastAsia="Arial Unicode MS" w:hAnsi="Arial Unicode MS"/>
          <w:rtl w:val="0"/>
        </w:rPr>
        <w:t xml:space="preserve">③ Replace Document:</w:t>
        <w:br w:type="textWrapping"/>
        <w:t xml:space="preserve">CRA may replace the relevant document and reprocess the rule accordingly.</w:t>
      </w:r>
    </w:p>
    <w:p w:rsidR="00000000" w:rsidDel="00000000" w:rsidP="00000000" w:rsidRDefault="00000000" w:rsidRPr="00000000" w14:paraId="000001DE">
      <w:pPr>
        <w:ind w:left="1417.3228346456694" w:firstLine="0"/>
        <w:rPr/>
      </w:pPr>
      <w:r w:rsidDel="00000000" w:rsidR="00000000" w:rsidRPr="00000000">
        <w:rPr>
          <w:rtl w:val="0"/>
        </w:rPr>
        <w:t xml:space="preserve">All three methods are considered rectification or waiver of the corresponding validation result. Once handled, the rule shall be counted as Passed.</w:t>
      </w:r>
    </w:p>
    <w:p w:rsidR="00000000" w:rsidDel="00000000" w:rsidP="00000000" w:rsidRDefault="00000000" w:rsidRPr="00000000" w14:paraId="000001DF">
      <w:pPr>
        <w:ind w:left="1417.3228346456694" w:firstLine="0"/>
        <w:rPr/>
      </w:pPr>
      <w:r w:rsidDel="00000000" w:rsidR="00000000" w:rsidRPr="00000000">
        <w:rPr>
          <w:rtl w:val="0"/>
        </w:rPr>
        <w:t xml:space="preserve">If the alert is retained without any action, the rule shall be treated as Failed and may subsequently be recorded as a Defect.</w:t>
      </w:r>
    </w:p>
    <w:p w:rsidR="00000000" w:rsidDel="00000000" w:rsidP="00000000" w:rsidRDefault="00000000" w:rsidRPr="00000000" w14:paraId="000001E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pPr>
      <w:r w:rsidDel="00000000" w:rsidR="00000000" w:rsidRPr="00000000">
        <w:rPr>
          <w:b w:val="1"/>
          <w:bCs w:val="1"/>
          <w:rtl w:val="0"/>
        </w:rPr>
        <w:t xml:space="preserve">For Manual rules, only manual marking as Passed / Failed is supported.</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153.54330708661507" w:firstLine="0"/>
        <w:jc w:val="left"/>
        <w:rPr/>
      </w:pPr>
      <w:r w:rsidDel="00000000" w:rsidR="00000000" w:rsidRPr="00000000">
        <w:rPr>
          <w:rtl w:val="0"/>
        </w:rPr>
        <w:t xml:space="preserve">If a rule is marked as Failed, CRA may create a corresponding Defect, or replace the relevant document and then manually mark the rule as Passed after re-verification.</w:t>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153.54330708661507" w:hanging="360"/>
        <w:jc w:val="left"/>
        <w:rPr>
          <w:b w:val="1"/>
          <w:bCs w:val="1"/>
        </w:rPr>
      </w:pPr>
      <w:r w:rsidDel="00000000" w:rsidR="00000000" w:rsidRPr="00000000">
        <w:rPr>
          <w:b w:val="1"/>
          <w:bCs w:val="1"/>
          <w:rtl w:val="0"/>
        </w:rPr>
        <w:t xml:space="preserve">Rule results are classified into two categories: Passed and Failed.</w:t>
      </w:r>
    </w:p>
    <w:p w:rsidR="00000000" w:rsidDel="00000000" w:rsidP="00000000" w:rsidRDefault="00000000" w:rsidRPr="00000000" w14:paraId="000001E4">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rtl w:val="0"/>
        </w:rPr>
        <w:t xml:space="preserve">Passed: Includes rules that are determined as passed after OCR or manual processing, including:</w:t>
      </w:r>
    </w:p>
    <w:p w:rsidR="00000000" w:rsidDel="00000000" w:rsidP="00000000" w:rsidRDefault="00000000" w:rsidRPr="00000000" w14:paraId="000001E5">
      <w:pPr>
        <w:spacing w:after="0" w:lineRule="auto"/>
        <w:ind w:left="1440" w:firstLine="0"/>
        <w:rPr/>
      </w:pPr>
      <w:r w:rsidDel="00000000" w:rsidR="00000000" w:rsidRPr="00000000">
        <w:rPr>
          <w:rtl w:val="0"/>
        </w:rPr>
        <w:t xml:space="preserve">genuinely passed validation.</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53.54330708661507" w:firstLine="0"/>
        <w:jc w:val="left"/>
        <w:rPr/>
      </w:pPr>
      <w:r w:rsidDel="00000000" w:rsidR="00000000" w:rsidRPr="00000000">
        <w:rPr>
          <w:rtl w:val="0"/>
        </w:rPr>
        <w:t xml:space="preserve">Justification / waiver;and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53.54330708661507" w:firstLine="0"/>
        <w:jc w:val="left"/>
        <w:rPr/>
      </w:pPr>
      <w:r w:rsidDel="00000000" w:rsidR="00000000" w:rsidRPr="00000000">
        <w:rPr>
          <w:rtl w:val="0"/>
        </w:rPr>
        <w:t xml:space="preserve">manually marked as passed;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53.54330708661507" w:firstLine="0"/>
        <w:jc w:val="left"/>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rtl w:val="0"/>
        </w:rPr>
        <w:t xml:space="preserve">Failed: Includes: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53.54330708661507" w:firstLine="0"/>
        <w:jc w:val="left"/>
        <w:rPr/>
      </w:pPr>
      <w:r w:rsidDel="00000000" w:rsidR="00000000" w:rsidRPr="00000000">
        <w:rPr>
          <w:rtl w:val="0"/>
        </w:rPr>
        <w:t xml:space="preserve">rules determined as failed; and</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53.54330708661507" w:firstLine="0"/>
        <w:jc w:val="left"/>
        <w:rPr/>
      </w:pPr>
      <w:r w:rsidDel="00000000" w:rsidR="00000000" w:rsidRPr="00000000">
        <w:rPr>
          <w:rtl w:val="0"/>
        </w:rPr>
        <w:t xml:space="preserve">alerts that remain unresolved.</w:t>
      </w:r>
    </w:p>
    <w:p w:rsidR="00000000" w:rsidDel="00000000" w:rsidP="00000000" w:rsidRDefault="00000000" w:rsidRPr="00000000" w14:paraId="000001EC">
      <w:pPr>
        <w:spacing w:after="0" w:lineRule="auto"/>
        <w:ind w:left="2420" w:hanging="360"/>
        <w:rPr>
          <w:b w:val="1"/>
          <w:bCs w:val="1"/>
          <w:sz w:val="21"/>
          <w:szCs w:val="21"/>
        </w:rPr>
      </w:pPr>
      <w:r w:rsidDel="00000000" w:rsidR="00000000" w:rsidRPr="00000000">
        <w:rPr>
          <w:rtl w:val="0"/>
        </w:rPr>
      </w:r>
    </w:p>
    <w:p w:rsidR="00000000" w:rsidDel="00000000" w:rsidP="00000000" w:rsidRDefault="00000000" w:rsidRPr="00000000" w14:paraId="000001E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sz w:val="24"/>
          <w:szCs w:val="24"/>
        </w:rPr>
      </w:pPr>
      <w:bookmarkStart w:colFirst="0" w:colLast="0" w:name="_re19axu3hbxz" w:id="53"/>
      <w:bookmarkEnd w:id="53"/>
      <w:r w:rsidDel="00000000" w:rsidR="00000000" w:rsidRPr="00000000">
        <w:rPr>
          <w:sz w:val="24"/>
          <w:szCs w:val="24"/>
          <w:rtl w:val="0"/>
        </w:rPr>
        <w:t xml:space="preserve">3.9.6 Refresh and Synchronization </w:t>
      </w:r>
    </w:p>
    <w:p w:rsidR="00000000" w:rsidDel="00000000" w:rsidP="00000000" w:rsidRDefault="00000000" w:rsidRPr="00000000" w14:paraId="000001EE">
      <w:pPr>
        <w:numPr>
          <w:ilvl w:val="0"/>
          <w:numId w:val="6"/>
        </w:numPr>
        <w:spacing w:after="0" w:afterAutospacing="0"/>
        <w:ind w:left="720" w:hanging="360"/>
        <w:rPr>
          <w:u w:val="none"/>
        </w:rPr>
      </w:pPr>
      <w:r w:rsidDel="00000000" w:rsidR="00000000" w:rsidRPr="00000000">
        <w:rPr>
          <w:b w:val="1"/>
          <w:bCs w:val="1"/>
          <w:rtl w:val="0"/>
        </w:rPr>
        <w:t xml:space="preserve">Refresh Rule Results:</w:t>
      </w:r>
      <w:r w:rsidDel="00000000" w:rsidR="00000000" w:rsidRPr="00000000">
        <w:rPr>
          <w:rtl w:val="0"/>
        </w:rPr>
      </w:r>
    </w:p>
    <w:p w:rsidR="00000000" w:rsidDel="00000000" w:rsidP="00000000" w:rsidRDefault="00000000" w:rsidRPr="00000000" w14:paraId="000001EF">
      <w:pPr>
        <w:numPr>
          <w:ilvl w:val="1"/>
          <w:numId w:val="6"/>
        </w:numPr>
        <w:spacing w:after="0" w:afterAutospacing="0"/>
        <w:ind w:left="1440" w:hanging="360"/>
        <w:rPr>
          <w:u w:val="none"/>
        </w:rPr>
      </w:pPr>
      <w:r w:rsidDel="00000000" w:rsidR="00000000" w:rsidRPr="00000000">
        <w:rPr>
          <w:rtl w:val="0"/>
        </w:rPr>
        <w:t xml:space="preserve">A “Refresh Rule Results from OCR” button shall be provided in the Header Summary to synchronize the latest rule results from the File Center and update the summary information, including both rules that are still being processed and rules that have already been completed.</w:t>
      </w:r>
    </w:p>
    <w:p w:rsidR="00000000" w:rsidDel="00000000" w:rsidP="00000000" w:rsidRDefault="00000000" w:rsidRPr="00000000" w14:paraId="000001F0">
      <w:pPr>
        <w:numPr>
          <w:ilvl w:val="1"/>
          <w:numId w:val="6"/>
        </w:numPr>
        <w:ind w:left="1440" w:hanging="360"/>
        <w:rPr>
          <w:u w:val="none"/>
        </w:rPr>
      </w:pPr>
      <w:r w:rsidDel="00000000" w:rsidR="00000000" w:rsidRPr="00000000">
        <w:rPr>
          <w:rtl w:val="0"/>
        </w:rPr>
        <w:t xml:space="preserve">After the button is clicked, the system shall retrieve and display the latest rule-related fields from the File Center. This action shall not overwrite any values that have already been populated into downstream pages and shall not automatically create any new Defect records.</w:t>
      </w:r>
    </w:p>
    <w:p w:rsidR="00000000" w:rsidDel="00000000" w:rsidP="00000000" w:rsidRDefault="00000000" w:rsidRPr="00000000" w14:paraId="000001F1">
      <w:pPr>
        <w:ind w:left="1440" w:firstLine="0"/>
        <w:rPr/>
      </w:pPr>
      <w:r w:rsidDel="00000000" w:rsidR="00000000" w:rsidRPr="00000000">
        <w:rPr>
          <w:rtl w:val="0"/>
        </w:rPr>
      </w:r>
    </w:p>
    <w:p w:rsidR="00000000" w:rsidDel="00000000" w:rsidP="00000000" w:rsidRDefault="00000000" w:rsidRPr="00000000" w14:paraId="000001F2">
      <w:pPr>
        <w:numPr>
          <w:ilvl w:val="0"/>
          <w:numId w:val="38"/>
        </w:numPr>
        <w:spacing w:after="0" w:afterAutospacing="0"/>
        <w:ind w:left="720" w:hanging="360"/>
        <w:rPr>
          <w:b w:val="1"/>
          <w:bCs w:val="1"/>
          <w:u w:val="none"/>
        </w:rPr>
      </w:pPr>
      <w:r w:rsidDel="00000000" w:rsidR="00000000" w:rsidRPr="00000000">
        <w:rPr>
          <w:b w:val="1"/>
          <w:bCs w:val="1"/>
          <w:rtl w:val="0"/>
        </w:rPr>
        <w:t xml:space="preserve">Sync from OCR Button (Bottom of Page):</w:t>
      </w:r>
    </w:p>
    <w:p w:rsidR="00000000" w:rsidDel="00000000" w:rsidP="00000000" w:rsidRDefault="00000000" w:rsidRPr="00000000" w14:paraId="000001F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153.54330708661507" w:hanging="360"/>
        <w:jc w:val="left"/>
      </w:pPr>
      <w:r w:rsidDel="00000000" w:rsidR="00000000" w:rsidRPr="00000000">
        <w:rPr>
          <w:rtl w:val="0"/>
        </w:rPr>
        <w:t xml:space="preserve">Upon clicking the button, a pop-up window shall display the OCR-extracted field values for comparison against the data currently entered on the page.</w:t>
      </w:r>
    </w:p>
    <w:p w:rsidR="00000000" w:rsidDel="00000000" w:rsidP="00000000" w:rsidRDefault="00000000" w:rsidRPr="00000000" w14:paraId="000001F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153.54330708661507" w:hanging="360"/>
        <w:jc w:val="left"/>
      </w:pPr>
      <w:r w:rsidDel="00000000" w:rsidR="00000000" w:rsidRPr="00000000">
        <w:rPr>
          <w:rtl w:val="0"/>
        </w:rPr>
        <w:t xml:space="preserve">Users may select one or multiple OCR fields and populate the selected values into the frontend form. After population, the values shall remain editable and may be manually amended by the user.</w:t>
      </w:r>
    </w:p>
    <w:p w:rsidR="00000000" w:rsidDel="00000000" w:rsidP="00000000" w:rsidRDefault="00000000" w:rsidRPr="00000000" w14:paraId="000001F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153.54330708661507" w:hanging="360"/>
        <w:jc w:val="left"/>
      </w:pPr>
      <w:r w:rsidDel="00000000" w:rsidR="00000000" w:rsidRPr="00000000">
        <w:rPr>
          <w:rtl w:val="0"/>
        </w:rPr>
        <w:t xml:space="preserve">The scope of fields available for synchronization shall include, among others, the checkbox status of the Mandatory File List.</w:t>
      </w:r>
    </w:p>
    <w:p w:rsidR="00000000" w:rsidDel="00000000" w:rsidP="00000000" w:rsidRDefault="00000000" w:rsidRPr="00000000" w14:paraId="000001F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pPr>
      <w:r w:rsidDel="00000000" w:rsidR="00000000" w:rsidRPr="00000000">
        <w:rPr>
          <w:rtl w:val="0"/>
        </w:rPr>
        <w:t xml:space="preserve">This button shall only retrieve the latest OCR content. It shall be fully decoupled from the Refresh Rule Results function in the Header Summary and from any Defect-related refresh or synchronization function, in order to avoid unintended differences caused by linked updates.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153.54330708661507" w:firstLine="0"/>
        <w:jc w:val="left"/>
        <w:rPr/>
      </w:pPr>
      <w:r w:rsidDel="00000000" w:rsidR="00000000" w:rsidRPr="00000000">
        <w:rPr>
          <w:rtl w:val="0"/>
        </w:rPr>
      </w:r>
    </w:p>
    <w:p w:rsidR="00000000" w:rsidDel="00000000" w:rsidP="00000000" w:rsidRDefault="00000000" w:rsidRPr="00000000" w14:paraId="000001F8">
      <w:pPr>
        <w:numPr>
          <w:ilvl w:val="0"/>
          <w:numId w:val="38"/>
        </w:numPr>
        <w:spacing w:after="0" w:afterAutospacing="0"/>
        <w:ind w:left="720" w:hanging="360"/>
        <w:rPr>
          <w:b w:val="1"/>
          <w:bCs w:val="1"/>
          <w:u w:val="none"/>
        </w:rPr>
      </w:pPr>
      <w:r w:rsidDel="00000000" w:rsidR="00000000" w:rsidRPr="00000000">
        <w:rPr>
          <w:b w:val="1"/>
          <w:bCs w:val="1"/>
          <w:rtl w:val="0"/>
        </w:rPr>
        <w:t xml:space="preserve">AIOCR Scope Limitation for Data Population:</w:t>
      </w:r>
    </w:p>
    <w:p w:rsidR="00000000" w:rsidDel="00000000" w:rsidP="00000000" w:rsidRDefault="00000000" w:rsidRPr="00000000" w14:paraId="000001F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153.54330708661507" w:hanging="360"/>
        <w:jc w:val="left"/>
      </w:pPr>
      <w:r w:rsidDel="00000000" w:rsidR="00000000" w:rsidRPr="00000000">
        <w:rPr>
          <w:rtl w:val="0"/>
        </w:rPr>
        <w:t xml:space="preserve">The data population function shall only be available during the pre-disbursement stage. It shall no longer be available once the Case enters Post Maintenance / Post Authorization.</w:t>
      </w:r>
    </w:p>
    <w:p w:rsidR="00000000" w:rsidDel="00000000" w:rsidP="00000000" w:rsidRDefault="00000000" w:rsidRPr="00000000" w14:paraId="000001F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153.54330708661507" w:hanging="360"/>
        <w:jc w:val="left"/>
      </w:pPr>
      <w:r w:rsidDel="00000000" w:rsidR="00000000" w:rsidRPr="00000000">
        <w:rPr>
          <w:rtl w:val="0"/>
        </w:rPr>
        <w:t xml:space="preserve">Fields derived from handwritten or manually signed content shall be explicitly excluded from automatic population. This includes, for example, handwritten dates and signatures on manually signed agreements.</w:t>
      </w:r>
    </w:p>
    <w:p w:rsidR="00000000" w:rsidDel="00000000" w:rsidP="00000000" w:rsidRDefault="00000000" w:rsidRPr="00000000" w14:paraId="000001F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pPr>
      <w:r w:rsidDel="00000000" w:rsidR="00000000" w:rsidRPr="00000000">
        <w:rPr>
          <w:rtl w:val="0"/>
        </w:rPr>
        <w:t xml:space="preserve">Due to variations in handwriting and document templates, such fields are considered insufficiently reliable for OCR extraction and shall therefore be entered manually by the user.</w:t>
      </w:r>
    </w:p>
    <w:p w:rsidR="00000000" w:rsidDel="00000000" w:rsidP="00000000" w:rsidRDefault="00000000" w:rsidRPr="00000000" w14:paraId="000001FC">
      <w:pPr>
        <w:spacing w:after="0" w:lineRule="auto"/>
        <w:ind w:left="2420" w:hanging="360"/>
        <w:rPr>
          <w:b w:val="1"/>
          <w:bCs w:val="1"/>
          <w:sz w:val="21"/>
          <w:szCs w:val="21"/>
        </w:rPr>
      </w:pPr>
      <w:r w:rsidDel="00000000" w:rsidR="00000000" w:rsidRPr="00000000">
        <w:rPr>
          <w:rtl w:val="0"/>
        </w:rPr>
      </w:r>
    </w:p>
    <w:p w:rsidR="00000000" w:rsidDel="00000000" w:rsidP="00000000" w:rsidRDefault="00000000" w:rsidRPr="00000000" w14:paraId="000001F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sz w:val="24"/>
          <w:szCs w:val="24"/>
        </w:rPr>
      </w:pPr>
      <w:bookmarkStart w:colFirst="0" w:colLast="0" w:name="_oq9fde3ybo3a" w:id="54"/>
      <w:bookmarkEnd w:id="54"/>
      <w:r w:rsidDel="00000000" w:rsidR="00000000" w:rsidRPr="00000000">
        <w:rPr>
          <w:sz w:val="24"/>
          <w:szCs w:val="24"/>
          <w:rtl w:val="0"/>
        </w:rPr>
        <w:t xml:space="preserve">3.9.7 Defect Creation and Synchronization</w:t>
      </w:r>
    </w:p>
    <w:p w:rsidR="00000000" w:rsidDel="00000000" w:rsidP="00000000" w:rsidRDefault="00000000" w:rsidRPr="00000000" w14:paraId="000001FE">
      <w:pPr>
        <w:numPr>
          <w:ilvl w:val="0"/>
          <w:numId w:val="67"/>
        </w:numPr>
        <w:spacing w:after="0" w:afterAutospacing="0"/>
        <w:ind w:left="720" w:hanging="360"/>
        <w:rPr>
          <w:b w:val="1"/>
          <w:bCs w:val="1"/>
          <w:u w:val="none"/>
        </w:rPr>
      </w:pPr>
      <w:r w:rsidDel="00000000" w:rsidR="00000000" w:rsidRPr="00000000">
        <w:rPr>
          <w:b w:val="1"/>
          <w:bCs w:val="1"/>
          <w:rtl w:val="0"/>
        </w:rPr>
        <w:t xml:space="preserve">General Principle</w:t>
      </w:r>
    </w:p>
    <w:p w:rsidR="00000000" w:rsidDel="00000000" w:rsidP="00000000" w:rsidRDefault="00000000" w:rsidRPr="00000000" w14:paraId="000001FF">
      <w:pPr>
        <w:numPr>
          <w:ilvl w:val="1"/>
          <w:numId w:val="67"/>
        </w:numPr>
        <w:spacing w:after="0" w:afterAutospacing="0"/>
        <w:ind w:left="1440" w:hanging="360"/>
        <w:rPr>
          <w:u w:val="none"/>
        </w:rPr>
      </w:pPr>
      <w:r w:rsidDel="00000000" w:rsidR="00000000" w:rsidRPr="00000000">
        <w:rPr>
          <w:rtl w:val="0"/>
        </w:rPr>
        <w:t xml:space="preserve">The Defect List shall be fully decoupled from the rule-result displays, including the Header Summary, Cross Validation, and Manual Check Results.</w:t>
      </w:r>
    </w:p>
    <w:p w:rsidR="00000000" w:rsidDel="00000000" w:rsidP="00000000" w:rsidRDefault="00000000" w:rsidRPr="00000000" w14:paraId="00000200">
      <w:pPr>
        <w:numPr>
          <w:ilvl w:val="1"/>
          <w:numId w:val="67"/>
        </w:numPr>
        <w:spacing w:after="0" w:afterAutospacing="0"/>
        <w:ind w:left="1440" w:hanging="360"/>
        <w:rPr>
          <w:u w:val="none"/>
        </w:rPr>
      </w:pPr>
      <w:r w:rsidDel="00000000" w:rsidR="00000000" w:rsidRPr="00000000">
        <w:rPr>
          <w:rtl w:val="0"/>
        </w:rPr>
        <w:t xml:space="preserve">Both the “Refresh Rule Results” function in the Header Summary and the “Sync from OCR” function at the bottom of the page shall only update the content within their respective areas.</w:t>
      </w:r>
    </w:p>
    <w:p w:rsidR="00000000" w:rsidDel="00000000" w:rsidP="00000000" w:rsidRDefault="00000000" w:rsidRPr="00000000" w14:paraId="00000201">
      <w:pPr>
        <w:numPr>
          <w:ilvl w:val="1"/>
          <w:numId w:val="67"/>
        </w:numPr>
        <w:ind w:left="1440" w:hanging="360"/>
        <w:rPr>
          <w:u w:val="none"/>
        </w:rPr>
      </w:pPr>
      <w:r w:rsidDel="00000000" w:rsidR="00000000" w:rsidRPr="00000000">
        <w:rPr>
          <w:rtl w:val="0"/>
        </w:rPr>
        <w:t xml:space="preserve">Neither function shall automatically create, overwrite, or delete any records in the Defect List.</w:t>
      </w:r>
    </w:p>
    <w:p w:rsidR="00000000" w:rsidDel="00000000" w:rsidP="00000000" w:rsidRDefault="00000000" w:rsidRPr="00000000" w14:paraId="00000202">
      <w:pPr>
        <w:ind w:left="1440" w:firstLine="0"/>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76" w:lineRule="auto"/>
        <w:ind w:left="720" w:right="153.54330708661507" w:hanging="360"/>
        <w:jc w:val="left"/>
        <w:rPr>
          <w:b w:val="1"/>
          <w:bCs w:val="1"/>
        </w:rPr>
      </w:pPr>
      <w:r w:rsidDel="00000000" w:rsidR="00000000" w:rsidRPr="00000000">
        <w:rPr>
          <w:b w:val="1"/>
          <w:bCs w:val="1"/>
          <w:rtl w:val="0"/>
        </w:rPr>
        <w:t xml:space="preserve">Defect Creation Source</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Each Defect record in the Defect List shall contain a Creation Source field to identify how the record was created:</w:t>
      </w:r>
    </w:p>
    <w:p w:rsidR="00000000" w:rsidDel="00000000" w:rsidP="00000000" w:rsidRDefault="00000000" w:rsidRPr="00000000" w14:paraId="00000205">
      <w:pPr>
        <w:numPr>
          <w:ilvl w:val="0"/>
          <w:numId w:val="34"/>
        </w:numPr>
        <w:spacing w:after="0" w:afterAutospacing="0"/>
        <w:ind w:left="1440" w:hanging="360"/>
        <w:rPr>
          <w:u w:val="none"/>
        </w:rPr>
      </w:pPr>
      <w:r w:rsidDel="00000000" w:rsidR="00000000" w:rsidRPr="00000000">
        <w:rPr>
          <w:rtl w:val="0"/>
        </w:rPr>
        <w:t xml:space="preserve">System: The Defect is generated through the relevant “Create Defect” function.</w:t>
      </w:r>
    </w:p>
    <w:p w:rsidR="00000000" w:rsidDel="00000000" w:rsidP="00000000" w:rsidRDefault="00000000" w:rsidRPr="00000000" w14:paraId="00000206">
      <w:pPr>
        <w:numPr>
          <w:ilvl w:val="0"/>
          <w:numId w:val="34"/>
        </w:numPr>
        <w:ind w:left="1440" w:hanging="360"/>
        <w:rPr>
          <w:u w:val="none"/>
        </w:rPr>
      </w:pPr>
      <w:r w:rsidDel="00000000" w:rsidR="00000000" w:rsidRPr="00000000">
        <w:rPr>
          <w:rtl w:val="0"/>
        </w:rPr>
        <w:t xml:space="preserve">User: The Defect is manually created by a user directly in the Defect List.</w:t>
      </w:r>
    </w:p>
    <w:p w:rsidR="00000000" w:rsidDel="00000000" w:rsidP="00000000" w:rsidRDefault="00000000" w:rsidRPr="00000000" w14:paraId="00000207">
      <w:pPr>
        <w:rPr/>
      </w:pPr>
      <w:r w:rsidDel="00000000" w:rsidR="00000000" w:rsidRPr="00000000">
        <w:rPr>
          <w:rtl w:val="0"/>
        </w:rPr>
        <w:t xml:space="preserve">The Creation Source field shall be retained for audit traceability and shall also be used to determine the applicable scope of Defect synchronization operations.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76" w:lineRule="auto"/>
        <w:ind w:left="720" w:right="153.54330708661507" w:hanging="360"/>
        <w:jc w:val="left"/>
        <w:rPr>
          <w:b w:val="1"/>
          <w:bCs w:val="1"/>
        </w:rPr>
      </w:pPr>
      <w:r w:rsidDel="00000000" w:rsidR="00000000" w:rsidRPr="00000000">
        <w:rPr>
          <w:b w:val="1"/>
          <w:bCs w:val="1"/>
          <w:rtl w:val="0"/>
        </w:rPr>
        <w:t xml:space="preserve">Defect Creation and Synchronization Methods</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Defect List shall provide the following three creation and synchronization methods. The scope and impact of each method increase progressively.</w:t>
      </w:r>
    </w:p>
    <w:p w:rsidR="00000000" w:rsidDel="00000000" w:rsidP="00000000" w:rsidRDefault="00000000" w:rsidRPr="00000000" w14:paraId="0000020B">
      <w:pPr>
        <w:rPr>
          <w:b w:val="1"/>
          <w:bCs w:val="1"/>
        </w:rPr>
      </w:pPr>
      <w:r w:rsidDel="00000000" w:rsidR="00000000" w:rsidRPr="00000000">
        <w:rPr>
          <w:rFonts w:ascii="Arial Unicode MS" w:cs="Arial Unicode MS" w:eastAsia="Arial Unicode MS" w:hAnsi="Arial Unicode MS"/>
          <w:b w:val="1"/>
          <w:bCs w:val="1"/>
          <w:rtl w:val="0"/>
        </w:rPr>
        <w:t xml:space="preserve">① Create Single Defect</w:t>
      </w:r>
    </w:p>
    <w:p w:rsidR="00000000" w:rsidDel="00000000" w:rsidP="00000000" w:rsidRDefault="00000000" w:rsidRPr="00000000" w14:paraId="0000020C">
      <w:pPr>
        <w:rPr/>
      </w:pPr>
      <w:r w:rsidDel="00000000" w:rsidR="00000000" w:rsidRPr="00000000">
        <w:rPr>
          <w:rtl w:val="0"/>
        </w:rPr>
        <w:t xml:space="preserve">For one specific rule that is currently Failed, the user may manually create the corresponding Defect record.</w:t>
      </w:r>
    </w:p>
    <w:p w:rsidR="00000000" w:rsidDel="00000000" w:rsidP="00000000" w:rsidRDefault="00000000" w:rsidRPr="00000000" w14:paraId="0000020D">
      <w:pPr>
        <w:rPr>
          <w:b w:val="1"/>
          <w:bCs w:val="1"/>
        </w:rPr>
      </w:pPr>
      <w:r w:rsidDel="00000000" w:rsidR="00000000" w:rsidRPr="00000000">
        <w:rPr>
          <w:rFonts w:ascii="Arial Unicode MS" w:cs="Arial Unicode MS" w:eastAsia="Arial Unicode MS" w:hAnsi="Arial Unicode MS"/>
          <w:b w:val="1"/>
          <w:bCs w:val="1"/>
          <w:rtl w:val="0"/>
        </w:rPr>
        <w:t xml:space="preserve">② Batch Create Defects</w:t>
      </w:r>
    </w:p>
    <w:p w:rsidR="00000000" w:rsidDel="00000000" w:rsidP="00000000" w:rsidRDefault="00000000" w:rsidRPr="00000000" w14:paraId="0000020E">
      <w:pPr>
        <w:rPr/>
      </w:pPr>
      <w:r w:rsidDel="00000000" w:rsidR="00000000" w:rsidRPr="00000000">
        <w:rPr>
          <w:rtl w:val="0"/>
        </w:rPr>
        <w:t xml:space="preserve">The system shall generate Defect records in batch for all rules that:</w:t>
      </w:r>
    </w:p>
    <w:p w:rsidR="00000000" w:rsidDel="00000000" w:rsidP="00000000" w:rsidRDefault="00000000" w:rsidRPr="00000000" w14:paraId="0000020F">
      <w:pPr>
        <w:rPr/>
      </w:pPr>
      <w:r w:rsidDel="00000000" w:rsidR="00000000" w:rsidRPr="00000000">
        <w:rPr>
          <w:rtl w:val="0"/>
        </w:rPr>
        <w:t xml:space="preserve">· are currently Failed; and</w:t>
        <w:br w:type="textWrapping"/>
        <w:t xml:space="preserve">· have not yet been associated with any existing Defect record.</w:t>
      </w:r>
    </w:p>
    <w:p w:rsidR="00000000" w:rsidDel="00000000" w:rsidP="00000000" w:rsidRDefault="00000000" w:rsidRPr="00000000" w14:paraId="00000210">
      <w:pPr>
        <w:rPr/>
      </w:pPr>
      <w:r w:rsidDel="00000000" w:rsidR="00000000" w:rsidRPr="00000000">
        <w:rPr>
          <w:rtl w:val="0"/>
        </w:rPr>
        <w:t xml:space="preserve">This operation shall only create new Defect records.</w:t>
      </w:r>
    </w:p>
    <w:p w:rsidR="00000000" w:rsidDel="00000000" w:rsidP="00000000" w:rsidRDefault="00000000" w:rsidRPr="00000000" w14:paraId="00000211">
      <w:pPr>
        <w:rPr/>
      </w:pPr>
      <w:r w:rsidDel="00000000" w:rsidR="00000000" w:rsidRPr="00000000">
        <w:rPr>
          <w:rtl w:val="0"/>
        </w:rPr>
        <w:t xml:space="preserve">It shall not delete or overwrite any existing Defect records, regardless of whether their Creation Source is System or User.</w:t>
      </w:r>
    </w:p>
    <w:p w:rsidR="00000000" w:rsidDel="00000000" w:rsidP="00000000" w:rsidRDefault="00000000" w:rsidRPr="00000000" w14:paraId="00000212">
      <w:pPr>
        <w:rPr>
          <w:b w:val="1"/>
          <w:bCs w:val="1"/>
        </w:rPr>
      </w:pPr>
      <w:r w:rsidDel="00000000" w:rsidR="00000000" w:rsidRPr="00000000">
        <w:rPr>
          <w:rFonts w:ascii="Arial Unicode MS" w:cs="Arial Unicode MS" w:eastAsia="Arial Unicode MS" w:hAnsi="Arial Unicode MS"/>
          <w:b w:val="1"/>
          <w:bCs w:val="1"/>
          <w:rtl w:val="0"/>
        </w:rPr>
        <w:t xml:space="preserve">③ Synchronize System Defects</w:t>
      </w:r>
    </w:p>
    <w:p w:rsidR="00000000" w:rsidDel="00000000" w:rsidP="00000000" w:rsidRDefault="00000000" w:rsidRPr="00000000" w14:paraId="00000213">
      <w:pPr>
        <w:rPr/>
      </w:pPr>
      <w:r w:rsidDel="00000000" w:rsidR="00000000" w:rsidRPr="00000000">
        <w:rPr>
          <w:rtl w:val="0"/>
        </w:rPr>
        <w:t xml:space="preserve">This function shall be provided within the Defect List area and shall only be triggered when the user actively clicks the corresponding synchronization button.</w:t>
      </w:r>
    </w:p>
    <w:p w:rsidR="00000000" w:rsidDel="00000000" w:rsidP="00000000" w:rsidRDefault="00000000" w:rsidRPr="00000000" w14:paraId="00000214">
      <w:pPr>
        <w:rPr/>
      </w:pPr>
      <w:r w:rsidDel="00000000" w:rsidR="00000000" w:rsidRPr="00000000">
        <w:rPr>
          <w:rtl w:val="0"/>
        </w:rPr>
        <w:t xml:space="preserve">This operation shall apply only to Defect records with Creation Source = System:</w:t>
      </w:r>
    </w:p>
    <w:p w:rsidR="00000000" w:rsidDel="00000000" w:rsidP="00000000" w:rsidRDefault="00000000" w:rsidRPr="00000000" w14:paraId="00000215">
      <w:pPr>
        <w:rPr/>
      </w:pPr>
      <w:r w:rsidDel="00000000" w:rsidR="00000000" w:rsidRPr="00000000">
        <w:rPr>
          <w:rtl w:val="0"/>
        </w:rPr>
        <w:t xml:space="preserve">· For rules that are currently Failed and do not yet have a corresponding Defect record, the system shall automatically create the relevant Defect;</w:t>
      </w:r>
    </w:p>
    <w:p w:rsidR="00000000" w:rsidDel="00000000" w:rsidP="00000000" w:rsidRDefault="00000000" w:rsidRPr="00000000" w14:paraId="00000216">
      <w:pPr>
        <w:rPr/>
      </w:pPr>
      <w:r w:rsidDel="00000000" w:rsidR="00000000" w:rsidRPr="00000000">
        <w:rPr>
          <w:rtl w:val="0"/>
        </w:rPr>
        <w:t xml:space="preserve">· For System-generated Defect records that were previously created but whose corresponding rules have subsequently changed to Passed, the system shall automatically delete those Defect records.</w:t>
      </w:r>
    </w:p>
    <w:p w:rsidR="00000000" w:rsidDel="00000000" w:rsidP="00000000" w:rsidRDefault="00000000" w:rsidRPr="00000000" w14:paraId="00000217">
      <w:pPr>
        <w:rPr/>
      </w:pPr>
      <w:r w:rsidDel="00000000" w:rsidR="00000000" w:rsidRPr="00000000">
        <w:rPr>
          <w:rtl w:val="0"/>
        </w:rPr>
        <w:t xml:space="preserve">Defect records with Creation Source = User shall not be affected by this synchronization operation.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numPr>
          <w:ilvl w:val="0"/>
          <w:numId w:val="25"/>
        </w:numPr>
        <w:spacing w:after="0" w:afterAutospacing="0"/>
        <w:ind w:left="720" w:hanging="360"/>
        <w:rPr>
          <w:b w:val="1"/>
          <w:bCs w:val="1"/>
        </w:rPr>
      </w:pPr>
      <w:r w:rsidDel="00000000" w:rsidR="00000000" w:rsidRPr="00000000">
        <w:rPr>
          <w:b w:val="1"/>
          <w:bCs w:val="1"/>
          <w:rtl w:val="0"/>
        </w:rPr>
        <w:t xml:space="preserve">Common Rules</w:t>
      </w:r>
    </w:p>
    <w:p w:rsidR="00000000" w:rsidDel="00000000" w:rsidP="00000000" w:rsidRDefault="00000000" w:rsidRPr="00000000" w14:paraId="0000021A">
      <w:pPr>
        <w:numPr>
          <w:ilvl w:val="1"/>
          <w:numId w:val="25"/>
        </w:numPr>
        <w:spacing w:after="0" w:afterAutospacing="0"/>
        <w:ind w:left="1440" w:hanging="360"/>
        <w:rPr>
          <w:u w:val="none"/>
        </w:rPr>
      </w:pPr>
      <w:r w:rsidDel="00000000" w:rsidR="00000000" w:rsidRPr="00000000">
        <w:rPr>
          <w:rFonts w:ascii="Arial Unicode MS" w:cs="Arial Unicode MS" w:eastAsia="Arial Unicode MS" w:hAnsi="Arial Unicode MS"/>
          <w:rtl w:val="0"/>
        </w:rPr>
        <w:t xml:space="preserve">Methods ① and ② shall remain fully independent from rule-result refresh operations and shall not delete or overwrite any existing Defect records.</w:t>
      </w:r>
    </w:p>
    <w:p w:rsidR="00000000" w:rsidDel="00000000" w:rsidP="00000000" w:rsidRDefault="00000000" w:rsidRPr="00000000" w14:paraId="0000021B">
      <w:pPr>
        <w:numPr>
          <w:ilvl w:val="1"/>
          <w:numId w:val="25"/>
        </w:numPr>
        <w:spacing w:after="0" w:afterAutospacing="0"/>
        <w:ind w:left="1440" w:hanging="360"/>
        <w:rPr>
          <w:u w:val="none"/>
        </w:rPr>
      </w:pPr>
      <w:r w:rsidDel="00000000" w:rsidR="00000000" w:rsidRPr="00000000">
        <w:rPr>
          <w:rFonts w:ascii="Arial Unicode MS" w:cs="Arial Unicode MS" w:eastAsia="Arial Unicode MS" w:hAnsi="Arial Unicode MS"/>
          <w:rtl w:val="0"/>
        </w:rPr>
        <w:t xml:space="preserve">Method ③ is an optional synchronization function intended for users who need to align System-generated Defect records with the latest rule results. It shall not affect any manually created User-source Defect records.</w:t>
      </w:r>
    </w:p>
    <w:p w:rsidR="00000000" w:rsidDel="00000000" w:rsidP="00000000" w:rsidRDefault="00000000" w:rsidRPr="00000000" w14:paraId="0000021C">
      <w:pPr>
        <w:numPr>
          <w:ilvl w:val="1"/>
          <w:numId w:val="25"/>
        </w:numPr>
        <w:ind w:left="1440" w:hanging="360"/>
        <w:rPr>
          <w:u w:val="none"/>
        </w:rPr>
      </w:pPr>
      <w:r w:rsidDel="00000000" w:rsidR="00000000" w:rsidRPr="00000000">
        <w:rPr>
          <w:rtl w:val="0"/>
        </w:rPr>
        <w:t xml:space="preserve">De-duplication Rule:</w:t>
        <w:br w:type="textWrapping"/>
        <w:t xml:space="preserve">For all three methods, the system shall determine whether a rule has already been associated with a Defect record based on the configured Rule-to-Defect Mapping. Duplicate Defect records shall not be created for the same mapped rule.</w:t>
      </w:r>
    </w:p>
    <w:p w:rsidR="00000000" w:rsidDel="00000000" w:rsidP="00000000" w:rsidRDefault="00000000" w:rsidRPr="00000000" w14:paraId="0000021D">
      <w:pPr>
        <w:spacing w:after="0"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21E">
      <w:pPr>
        <w:pStyle w:val="Heading3"/>
        <w:rPr/>
      </w:pPr>
      <w:bookmarkStart w:colFirst="0" w:colLast="0" w:name="_wkuumc68uri1" w:id="55"/>
      <w:bookmarkEnd w:id="55"/>
      <w:r w:rsidDel="00000000" w:rsidR="00000000" w:rsidRPr="00000000">
        <w:rPr>
          <w:rFonts w:ascii="Arial Unicode MS" w:cs="Arial Unicode MS" w:eastAsia="Arial Unicode MS" w:hAnsi="Arial Unicode MS"/>
          <w:rtl w:val="0"/>
        </w:rPr>
        <w:t xml:space="preserve">3.9.8 【Same as Batch2】Page Sections</w:t>
      </w:r>
    </w:p>
    <w:p w:rsidR="00000000" w:rsidDel="00000000" w:rsidP="00000000" w:rsidRDefault="00000000" w:rsidRPr="00000000" w14:paraId="0000021F">
      <w:pPr>
        <w:numPr>
          <w:ilvl w:val="0"/>
          <w:numId w:val="65"/>
        </w:numPr>
        <w:ind w:left="1440" w:hanging="360"/>
        <w:rPr>
          <w:b w:val="1"/>
          <w:bCs w:val="1"/>
          <w:u w:val="none"/>
        </w:rPr>
      </w:pPr>
      <w:r w:rsidDel="00000000" w:rsidR="00000000" w:rsidRPr="00000000">
        <w:rPr>
          <w:b w:val="1"/>
          <w:bCs w:val="1"/>
          <w:rtl w:val="0"/>
        </w:rPr>
        <w:t xml:space="preserve">Indicator Section</w:t>
      </w:r>
    </w:p>
    <w:p w:rsidR="00000000" w:rsidDel="00000000" w:rsidP="00000000" w:rsidRDefault="00000000" w:rsidRPr="00000000" w14:paraId="00000220">
      <w:pPr>
        <w:spacing w:after="0" w:lineRule="auto"/>
        <w:jc w:val="center"/>
        <w:rPr>
          <w:sz w:val="21"/>
          <w:szCs w:val="21"/>
        </w:rPr>
      </w:pPr>
      <w:r w:rsidDel="00000000" w:rsidR="00000000" w:rsidRPr="00000000">
        <w:rPr>
          <w:sz w:val="21"/>
          <w:szCs w:val="21"/>
        </w:rPr>
        <w:drawing>
          <wp:inline distB="114300" distT="114300" distL="114300" distR="114300">
            <wp:extent cx="2209800" cy="3251200"/>
            <wp:effectExtent b="0" l="0" r="0" t="0"/>
            <wp:docPr descr="图形用户界面, 应用程序  AI 生成的内容可能不正确。" id="3" name="image8.jpg"/>
            <a:graphic>
              <a:graphicData uri="http://schemas.openxmlformats.org/drawingml/2006/picture">
                <pic:pic>
                  <pic:nvPicPr>
                    <pic:cNvPr descr="图形用户界面, 应用程序  AI 生成的内容可能不正确。" id="0" name="image8.jpg"/>
                    <pic:cNvPicPr preferRelativeResize="0"/>
                  </pic:nvPicPr>
                  <pic:blipFill>
                    <a:blip r:embed="rId23"/>
                    <a:srcRect b="0" l="0" r="0" t="0"/>
                    <a:stretch>
                      <a:fillRect/>
                    </a:stretch>
                  </pic:blipFill>
                  <pic:spPr>
                    <a:xfrm>
                      <a:off x="0" y="0"/>
                      <a:ext cx="2209800" cy="3251200"/>
                    </a:xfrm>
                    <a:prstGeom prst="rect"/>
                    <a:ln/>
                  </pic:spPr>
                </pic:pic>
              </a:graphicData>
            </a:graphic>
          </wp:inline>
        </w:drawing>
      </w:r>
      <w:r w:rsidDel="00000000" w:rsidR="00000000" w:rsidRPr="00000000">
        <w:rPr>
          <w:rtl w:val="0"/>
        </w:rPr>
      </w:r>
    </w:p>
    <w:tbl>
      <w:tblPr>
        <w:tblStyle w:val="Table5"/>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965"/>
        <w:gridCol w:w="3015"/>
        <w:gridCol w:w="3465"/>
        <w:tblGridChange w:id="0">
          <w:tblGrid>
            <w:gridCol w:w="1560"/>
            <w:gridCol w:w="1965"/>
            <w:gridCol w:w="3015"/>
            <w:gridCol w:w="3465"/>
          </w:tblGrid>
        </w:tblGridChange>
      </w:tblGrid>
      <w:tr>
        <w:trPr>
          <w:cantSplit w:val="0"/>
          <w:trHeight w:val="270" w:hRule="atLeast"/>
          <w:tblHeader w:val="0"/>
        </w:trPr>
        <w:tc>
          <w:tcPr>
            <w:tcBorders>
              <w:top w:color="7f7f7f" w:space="0" w:sz="5" w:val="single"/>
              <w:left w:color="7f7f7f" w:space="0" w:sz="5" w:val="single"/>
              <w:bottom w:color="7f7f7f" w:space="0" w:sz="5" w:val="single"/>
              <w:right w:color="7f7f7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1">
            <w:pPr>
              <w:spacing w:after="0" w:lineRule="auto"/>
              <w:ind w:left="0" w:right="74.40944881889777" w:firstLine="0"/>
              <w:rPr>
                <w:b w:val="1"/>
                <w:bCs w:val="1"/>
                <w:color w:val="1f1f1f"/>
                <w:sz w:val="18"/>
                <w:szCs w:val="18"/>
              </w:rPr>
            </w:pPr>
            <w:r w:rsidDel="00000000" w:rsidR="00000000" w:rsidRPr="00000000">
              <w:rPr>
                <w:b w:val="1"/>
                <w:bCs w:val="1"/>
                <w:color w:val="1f1f1f"/>
                <w:sz w:val="18"/>
                <w:szCs w:val="18"/>
                <w:rtl w:val="0"/>
              </w:rPr>
              <w:t xml:space="preserve">Field Name</w:t>
            </w:r>
          </w:p>
        </w:tc>
        <w:tc>
          <w:tcPr>
            <w:tcBorders>
              <w:top w:color="7f7f7f" w:space="0" w:sz="5" w:val="single"/>
              <w:left w:color="000000" w:space="0" w:sz="0" w:val="nil"/>
              <w:bottom w:color="7f7f7f" w:space="0" w:sz="5" w:val="single"/>
              <w:right w:color="7f7f7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2">
            <w:pPr>
              <w:spacing w:after="0" w:lineRule="auto"/>
              <w:ind w:left="0" w:right="74.40944881889777" w:firstLine="0"/>
              <w:rPr>
                <w:b w:val="1"/>
                <w:bCs w:val="1"/>
                <w:color w:val="1f1f1f"/>
                <w:sz w:val="18"/>
                <w:szCs w:val="18"/>
              </w:rPr>
            </w:pPr>
            <w:r w:rsidDel="00000000" w:rsidR="00000000" w:rsidRPr="00000000">
              <w:rPr>
                <w:b w:val="1"/>
                <w:bCs w:val="1"/>
                <w:color w:val="1f1f1f"/>
                <w:sz w:val="18"/>
                <w:szCs w:val="18"/>
                <w:rtl w:val="0"/>
              </w:rPr>
              <w:t xml:space="preserve">Component Type</w:t>
            </w:r>
          </w:p>
        </w:tc>
        <w:tc>
          <w:tcPr>
            <w:tcBorders>
              <w:top w:color="7f7f7f" w:space="0" w:sz="5" w:val="single"/>
              <w:left w:color="000000" w:space="0" w:sz="0" w:val="nil"/>
              <w:bottom w:color="7f7f7f" w:space="0" w:sz="5" w:val="single"/>
              <w:right w:color="7f7f7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3">
            <w:pPr>
              <w:spacing w:after="0" w:lineRule="auto"/>
              <w:ind w:left="0" w:right="74.40944881889777" w:firstLine="0"/>
              <w:rPr>
                <w:b w:val="1"/>
                <w:bCs w:val="1"/>
                <w:color w:val="1f1f1f"/>
                <w:sz w:val="18"/>
                <w:szCs w:val="18"/>
              </w:rPr>
            </w:pPr>
            <w:r w:rsidDel="00000000" w:rsidR="00000000" w:rsidRPr="00000000">
              <w:rPr>
                <w:b w:val="1"/>
                <w:bCs w:val="1"/>
                <w:color w:val="1f1f1f"/>
                <w:sz w:val="18"/>
                <w:szCs w:val="18"/>
                <w:rtl w:val="0"/>
              </w:rPr>
              <w:t xml:space="preserve">Remark</w:t>
            </w:r>
          </w:p>
        </w:tc>
        <w:tc>
          <w:tcPr>
            <w:tcBorders>
              <w:top w:color="7f7f7f" w:space="0" w:sz="5" w:val="single"/>
              <w:left w:color="000000" w:space="0" w:sz="0" w:val="nil"/>
              <w:bottom w:color="7f7f7f" w:space="0" w:sz="5" w:val="single"/>
              <w:right w:color="7f7f7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4">
            <w:pPr>
              <w:spacing w:after="0" w:lineRule="auto"/>
              <w:ind w:left="0" w:right="74.40944881889777" w:firstLine="0"/>
              <w:rPr>
                <w:b w:val="1"/>
                <w:bCs w:val="1"/>
                <w:color w:val="1f1f1f"/>
                <w:sz w:val="18"/>
                <w:szCs w:val="18"/>
              </w:rPr>
            </w:pPr>
            <w:r w:rsidDel="00000000" w:rsidR="00000000" w:rsidRPr="00000000">
              <w:rPr>
                <w:b w:val="1"/>
                <w:bCs w:val="1"/>
                <w:color w:val="1f1f1f"/>
                <w:sz w:val="18"/>
                <w:szCs w:val="18"/>
                <w:rtl w:val="0"/>
              </w:rPr>
              <w:t xml:space="preserve">Use for</w:t>
            </w:r>
          </w:p>
        </w:tc>
      </w:tr>
      <w:tr>
        <w:trPr>
          <w:cantSplit w:val="0"/>
          <w:trHeight w:val="195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after="0" w:lineRule="auto"/>
              <w:ind w:left="0" w:right="74.40944881889777" w:firstLine="0"/>
              <w:rPr>
                <w:color w:val="444746"/>
                <w:sz w:val="21"/>
                <w:szCs w:val="21"/>
              </w:rPr>
            </w:pPr>
            <w:r w:rsidDel="00000000" w:rsidR="00000000" w:rsidRPr="00000000">
              <w:rPr>
                <w:color w:val="444746"/>
                <w:sz w:val="21"/>
                <w:szCs w:val="21"/>
                <w:rtl w:val="0"/>
              </w:rPr>
              <w:t xml:space="preserve">LOU Renewal</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0" w:lineRule="auto"/>
              <w:ind w:left="0" w:right="74.40944881889777" w:firstLine="0"/>
              <w:rPr>
                <w:sz w:val="18"/>
                <w:szCs w:val="18"/>
              </w:rPr>
            </w:pPr>
            <w:r w:rsidDel="00000000" w:rsidR="00000000" w:rsidRPr="00000000">
              <w:rPr>
                <w:sz w:val="18"/>
                <w:szCs w:val="18"/>
                <w:rtl w:val="0"/>
              </w:rPr>
              <w:t xml:space="preserve">Display</w:t>
            </w:r>
          </w:p>
          <w:p w:rsidR="00000000" w:rsidDel="00000000" w:rsidP="00000000" w:rsidRDefault="00000000" w:rsidRPr="00000000" w14:paraId="00000227">
            <w:pPr>
              <w:spacing w:after="0" w:lineRule="auto"/>
              <w:ind w:left="0" w:right="74.40944881889777" w:firstLine="0"/>
              <w:rPr>
                <w:sz w:val="18"/>
                <w:szCs w:val="18"/>
              </w:rPr>
            </w:pPr>
            <w:r w:rsidDel="00000000" w:rsidR="00000000" w:rsidRPr="00000000">
              <w:rPr>
                <w:sz w:val="18"/>
                <w:szCs w:val="18"/>
                <w:rtl w:val="0"/>
              </w:rPr>
              <w:t xml:space="preserve">Renewed/Pending Renewal</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0" w:lineRule="auto"/>
              <w:ind w:left="0" w:right="74.40944881889777" w:firstLine="0"/>
              <w:rPr>
                <w:sz w:val="18"/>
                <w:szCs w:val="18"/>
              </w:rPr>
            </w:pPr>
            <w:r w:rsidDel="00000000" w:rsidR="00000000" w:rsidRPr="00000000">
              <w:rPr>
                <w:sz w:val="18"/>
                <w:szCs w:val="18"/>
                <w:rtl w:val="0"/>
              </w:rPr>
              <w:t xml:space="preserve">Highlight the system judgment result with an icon. Display detailed check results upon mouse hover.</w:t>
            </w:r>
          </w:p>
          <w:p w:rsidR="00000000" w:rsidDel="00000000" w:rsidP="00000000" w:rsidRDefault="00000000" w:rsidRPr="00000000" w14:paraId="00000229">
            <w:pPr>
              <w:spacing w:after="0" w:lineRule="auto"/>
              <w:ind w:left="0" w:right="74.40944881889777" w:firstLine="0"/>
              <w:rPr>
                <w:sz w:val="18"/>
                <w:szCs w:val="18"/>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Renewed: Display in green.</w:t>
            </w:r>
          </w:p>
          <w:p w:rsidR="00000000" w:rsidDel="00000000" w:rsidP="00000000" w:rsidRDefault="00000000" w:rsidRPr="00000000" w14:paraId="0000022A">
            <w:pPr>
              <w:spacing w:after="0" w:lineRule="auto"/>
              <w:ind w:left="0" w:right="74.40944881889777" w:firstLine="0"/>
              <w:rPr>
                <w:sz w:val="18"/>
                <w:szCs w:val="18"/>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Pending Renewal: Display in red.</w:t>
            </w:r>
          </w:p>
          <w:p w:rsidR="00000000" w:rsidDel="00000000" w:rsidP="00000000" w:rsidRDefault="00000000" w:rsidRPr="00000000" w14:paraId="0000022B">
            <w:pPr>
              <w:spacing w:after="0" w:lineRule="auto"/>
              <w:ind w:left="0" w:right="74.40944881889777"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0" w:lineRule="auto"/>
              <w:ind w:left="0" w:right="74.40944881889777" w:firstLine="0"/>
              <w:rPr>
                <w:sz w:val="18"/>
                <w:szCs w:val="18"/>
              </w:rPr>
            </w:pPr>
            <w:r w:rsidDel="00000000" w:rsidR="00000000" w:rsidRPr="00000000">
              <w:rPr>
                <w:sz w:val="18"/>
                <w:szCs w:val="18"/>
                <w:rtl w:val="0"/>
              </w:rPr>
              <w:t xml:space="preserve">Judgment logic and prompts are detailed in the "Post-Approval Overdue Reminder" section.</w:t>
            </w:r>
          </w:p>
        </w:tc>
      </w:tr>
      <w:tr>
        <w:trPr>
          <w:cantSplit w:val="0"/>
          <w:trHeight w:val="435"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after="0" w:lineRule="auto"/>
              <w:ind w:left="0" w:right="74.40944881889777" w:firstLine="0"/>
              <w:rPr>
                <w:color w:val="1f1f1f"/>
                <w:sz w:val="18"/>
                <w:szCs w:val="18"/>
              </w:rPr>
            </w:pPr>
            <w:r w:rsidDel="00000000" w:rsidR="00000000" w:rsidRPr="00000000">
              <w:rPr>
                <w:color w:val="1f1f1f"/>
                <w:sz w:val="18"/>
                <w:szCs w:val="18"/>
                <w:rtl w:val="0"/>
              </w:rPr>
              <w:t xml:space="preserve">LOU Reassignment</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after="0" w:lineRule="auto"/>
              <w:ind w:left="0" w:right="74.40944881889777" w:firstLine="0"/>
              <w:rPr>
                <w:sz w:val="18"/>
                <w:szCs w:val="18"/>
              </w:rPr>
            </w:pPr>
            <w:r w:rsidDel="00000000" w:rsidR="00000000" w:rsidRPr="00000000">
              <w:rPr>
                <w:sz w:val="18"/>
                <w:szCs w:val="18"/>
                <w:rtl w:val="0"/>
              </w:rPr>
              <w:t xml:space="preserve">Tick Manually</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0" w:lineRule="auto"/>
              <w:ind w:left="0" w:right="74.40944881889777" w:firstLine="0"/>
              <w:rPr>
                <w:sz w:val="18"/>
                <w:szCs w:val="18"/>
              </w:rPr>
            </w:pPr>
            <w:r w:rsidDel="00000000" w:rsidR="00000000" w:rsidRPr="00000000">
              <w:rPr>
                <w:sz w:val="18"/>
                <w:szCs w:val="18"/>
                <w:rtl w:val="0"/>
              </w:rPr>
              <w:t xml:space="preserve">Used to generate reports.</w:t>
            </w:r>
          </w:p>
        </w:tc>
      </w:tr>
      <w:tr>
        <w:trPr>
          <w:cantSplit w:val="0"/>
          <w:trHeight w:val="435"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after="0" w:lineRule="auto"/>
              <w:ind w:left="0" w:right="74.40944881889777" w:firstLine="0"/>
              <w:rPr>
                <w:color w:val="1f1f1f"/>
                <w:sz w:val="18"/>
                <w:szCs w:val="18"/>
              </w:rPr>
            </w:pPr>
            <w:r w:rsidDel="00000000" w:rsidR="00000000" w:rsidRPr="00000000">
              <w:rPr>
                <w:color w:val="1f1f1f"/>
                <w:sz w:val="18"/>
                <w:szCs w:val="18"/>
                <w:rtl w:val="0"/>
              </w:rPr>
              <w:t xml:space="preserve">Promotion Package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after="0" w:lineRule="auto"/>
              <w:ind w:left="0" w:right="74.40944881889777" w:firstLine="0"/>
              <w:rPr>
                <w:sz w:val="18"/>
                <w:szCs w:val="18"/>
              </w:rPr>
            </w:pPr>
            <w:r w:rsidDel="00000000" w:rsidR="00000000" w:rsidRPr="00000000">
              <w:rPr>
                <w:sz w:val="18"/>
                <w:szCs w:val="18"/>
                <w:rtl w:val="0"/>
              </w:rPr>
              <w:t xml:space="preserve">Tick Manually</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0" w:lineRule="auto"/>
              <w:ind w:left="0" w:right="74.40944881889777" w:firstLine="0"/>
              <w:rPr>
                <w:sz w:val="18"/>
                <w:szCs w:val="18"/>
              </w:rPr>
            </w:pPr>
            <w:r w:rsidDel="00000000" w:rsidR="00000000" w:rsidRPr="00000000">
              <w:rPr>
                <w:sz w:val="18"/>
                <w:szCs w:val="18"/>
                <w:rtl w:val="0"/>
              </w:rPr>
              <w:t xml:space="preserve">Used to generate reports.</w:t>
            </w:r>
          </w:p>
        </w:tc>
      </w:tr>
      <w:tr>
        <w:trPr>
          <w:cantSplit w:val="0"/>
          <w:trHeight w:val="6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0" w:lineRule="auto"/>
              <w:ind w:left="0" w:right="74.40944881889777" w:firstLine="0"/>
              <w:rPr>
                <w:color w:val="1f1f1f"/>
                <w:sz w:val="18"/>
                <w:szCs w:val="18"/>
              </w:rPr>
            </w:pPr>
            <w:r w:rsidDel="00000000" w:rsidR="00000000" w:rsidRPr="00000000">
              <w:rPr>
                <w:color w:val="1f1f1f"/>
                <w:sz w:val="18"/>
                <w:szCs w:val="18"/>
                <w:rtl w:val="0"/>
              </w:rPr>
              <w:t xml:space="preserve">Hold Handling Fee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0" w:lineRule="auto"/>
              <w:ind w:left="0" w:right="74.40944881889777" w:firstLine="0"/>
              <w:rPr>
                <w:sz w:val="18"/>
                <w:szCs w:val="18"/>
              </w:rPr>
            </w:pPr>
            <w:r w:rsidDel="00000000" w:rsidR="00000000" w:rsidRPr="00000000">
              <w:rPr>
                <w:sz w:val="18"/>
                <w:szCs w:val="18"/>
                <w:rtl w:val="0"/>
              </w:rPr>
              <w:t xml:space="preserve">Tick Manually</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0" w:lineRule="auto"/>
              <w:ind w:left="0" w:right="74.40944881889777" w:firstLine="0"/>
              <w:rPr>
                <w:sz w:val="18"/>
                <w:szCs w:val="18"/>
              </w:rPr>
            </w:pPr>
            <w:r w:rsidDel="00000000" w:rsidR="00000000" w:rsidRPr="00000000">
              <w:rPr>
                <w:sz w:val="18"/>
                <w:szCs w:val="18"/>
                <w:rtl w:val="0"/>
              </w:rPr>
              <w:t xml:space="preserve">When ticked, the Handling Fee Section in the Disbursement Screen is greyed out.</w:t>
            </w:r>
          </w:p>
        </w:tc>
      </w:tr>
      <w:tr>
        <w:trPr>
          <w:cantSplit w:val="0"/>
          <w:trHeight w:val="147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0" w:lineRule="auto"/>
              <w:ind w:left="0" w:right="74.40944881889777" w:firstLine="0"/>
              <w:rPr>
                <w:color w:val="1f1f1f"/>
                <w:sz w:val="18"/>
                <w:szCs w:val="18"/>
              </w:rPr>
            </w:pPr>
            <w:r w:rsidDel="00000000" w:rsidR="00000000" w:rsidRPr="00000000">
              <w:rPr>
                <w:color w:val="1f1f1f"/>
                <w:sz w:val="18"/>
                <w:szCs w:val="18"/>
                <w:rtl w:val="0"/>
              </w:rPr>
              <w:t xml:space="preserve">Used Car with Settlement</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0" w:lineRule="auto"/>
              <w:ind w:left="0" w:right="74.40944881889777" w:firstLine="0"/>
              <w:rPr>
                <w:sz w:val="18"/>
                <w:szCs w:val="18"/>
              </w:rPr>
            </w:pPr>
            <w:r w:rsidDel="00000000" w:rsidR="00000000" w:rsidRPr="00000000">
              <w:rPr>
                <w:sz w:val="18"/>
                <w:szCs w:val="18"/>
                <w:rtl w:val="0"/>
              </w:rPr>
              <w:t xml:space="preserve">For Direct scenarios, if a settlement letter is identified and passes manual verification, the system can automatically select/check the corresponding option.</w:t>
            </w:r>
          </w:p>
          <w:p w:rsidR="00000000" w:rsidDel="00000000" w:rsidP="00000000" w:rsidRDefault="00000000" w:rsidRPr="00000000" w14:paraId="0000023C">
            <w:pPr>
              <w:spacing w:after="0" w:lineRule="auto"/>
              <w:ind w:left="0" w:right="74.40944881889777" w:firstLine="0"/>
              <w:rPr>
                <w:sz w:val="18"/>
                <w:szCs w:val="18"/>
              </w:rPr>
            </w:pPr>
            <w:r w:rsidDel="00000000" w:rsidR="00000000" w:rsidRPr="00000000">
              <w:rPr>
                <w:sz w:val="18"/>
                <w:szCs w:val="18"/>
                <w:rtl w:val="0"/>
              </w:rPr>
              <w:t xml:space="preserve">Editable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0" w:lineRule="auto"/>
              <w:ind w:left="0" w:right="74.40944881889777" w:firstLine="0"/>
              <w:rPr>
                <w:sz w:val="18"/>
                <w:szCs w:val="18"/>
              </w:rPr>
            </w:pPr>
            <w:r w:rsidDel="00000000" w:rsidR="00000000" w:rsidRPr="00000000">
              <w:rPr>
                <w:sz w:val="18"/>
                <w:szCs w:val="18"/>
                <w:rtl w:val="0"/>
              </w:rPr>
              <w:t xml:space="preserve">Used to generate reports.</w:t>
            </w:r>
          </w:p>
        </w:tc>
      </w:tr>
      <w:tr>
        <w:trPr>
          <w:cantSplit w:val="0"/>
          <w:trHeight w:val="1665"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0" w:lineRule="auto"/>
              <w:ind w:left="0" w:right="74.40944881889777" w:firstLine="0"/>
              <w:rPr>
                <w:color w:val="1f1f1f"/>
                <w:sz w:val="18"/>
                <w:szCs w:val="18"/>
              </w:rPr>
            </w:pPr>
            <w:r w:rsidDel="00000000" w:rsidR="00000000" w:rsidRPr="00000000">
              <w:rPr>
                <w:color w:val="1f1f1f"/>
                <w:sz w:val="18"/>
                <w:szCs w:val="18"/>
                <w:rtl w:val="0"/>
              </w:rPr>
              <w:t xml:space="preserve">Standing Instruction</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0" w:lineRule="auto"/>
              <w:ind w:left="0" w:right="74.40944881889777" w:firstLine="0"/>
              <w:rPr>
                <w:sz w:val="18"/>
                <w:szCs w:val="18"/>
              </w:rPr>
            </w:pPr>
            <w:r w:rsidDel="00000000" w:rsidR="00000000" w:rsidRPr="00000000">
              <w:rPr>
                <w:sz w:val="18"/>
                <w:szCs w:val="18"/>
                <w:rtl w:val="0"/>
              </w:rPr>
              <w:t xml:space="preserve">If an Standing Instruction is ticked by CED in conditional approval, the system can automatically select/check the corresponding option.</w:t>
            </w:r>
          </w:p>
          <w:p w:rsidR="00000000" w:rsidDel="00000000" w:rsidP="00000000" w:rsidRDefault="00000000" w:rsidRPr="00000000" w14:paraId="00000241">
            <w:pPr>
              <w:spacing w:after="0" w:lineRule="auto"/>
              <w:ind w:left="0" w:right="74.40944881889777" w:firstLine="0"/>
              <w:rPr>
                <w:sz w:val="18"/>
                <w:szCs w:val="18"/>
              </w:rPr>
            </w:pPr>
            <w:r w:rsidDel="00000000" w:rsidR="00000000" w:rsidRPr="00000000">
              <w:rPr>
                <w:sz w:val="18"/>
                <w:szCs w:val="18"/>
                <w:rtl w:val="0"/>
              </w:rPr>
              <w:t xml:space="preserve">Editable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0" w:lineRule="auto"/>
              <w:ind w:left="0" w:right="74.40944881889777" w:firstLine="0"/>
              <w:rPr>
                <w:color w:val="1f1f1f"/>
                <w:sz w:val="18"/>
                <w:szCs w:val="18"/>
              </w:rPr>
            </w:pPr>
            <w:r w:rsidDel="00000000" w:rsidR="00000000" w:rsidRPr="00000000">
              <w:rPr>
                <w:color w:val="1f1f1f"/>
                <w:sz w:val="18"/>
                <w:szCs w:val="18"/>
                <w:rtl w:val="0"/>
              </w:rPr>
              <w:t xml:space="preserve">Used to generate reports.</w:t>
            </w:r>
            <w:r w:rsidDel="00000000" w:rsidR="00000000" w:rsidRPr="00000000">
              <w:rPr>
                <w:sz w:val="18"/>
                <w:szCs w:val="18"/>
                <w:rtl w:val="0"/>
              </w:rPr>
              <w:t xml:space="preserve"> </w:t>
            </w:r>
            <w:r w:rsidDel="00000000" w:rsidR="00000000" w:rsidRPr="00000000">
              <w:rPr>
                <w:color w:val="1f1f1f"/>
                <w:sz w:val="18"/>
                <w:szCs w:val="18"/>
                <w:rtl w:val="0"/>
              </w:rPr>
              <w:t xml:space="preserve">Manually selected. Once checked, the system generates a detailed report. Based on the report information, CRA manually enters the monthly auto-debit details into HOST, which is then responsible for executing the monthly auto-debit.</w:t>
            </w:r>
          </w:p>
        </w:tc>
      </w:tr>
      <w:tr>
        <w:trPr>
          <w:cantSplit w:val="0"/>
          <w:trHeight w:val="1665"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0" w:lineRule="auto"/>
              <w:ind w:left="0" w:right="74.40944881889777" w:firstLine="0"/>
              <w:rPr>
                <w:color w:val="1f1f1f"/>
                <w:sz w:val="18"/>
                <w:szCs w:val="18"/>
              </w:rPr>
            </w:pPr>
            <w:r w:rsidDel="00000000" w:rsidR="00000000" w:rsidRPr="00000000">
              <w:rPr>
                <w:color w:val="1f1f1f"/>
                <w:sz w:val="18"/>
                <w:szCs w:val="18"/>
                <w:rtl w:val="0"/>
              </w:rPr>
              <w:t xml:space="preserve">FBT</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0" w:lineRule="auto"/>
              <w:ind w:left="0" w:right="74.40944881889777" w:firstLine="0"/>
              <w:rPr>
                <w:sz w:val="18"/>
                <w:szCs w:val="18"/>
              </w:rPr>
            </w:pPr>
            <w:r w:rsidDel="00000000" w:rsidR="00000000" w:rsidRPr="00000000">
              <w:rPr>
                <w:sz w:val="18"/>
                <w:szCs w:val="18"/>
                <w:rtl w:val="0"/>
              </w:rPr>
              <w:t xml:space="preserve">user manually decides whether to select/check the option based on the system's prompt.</w:t>
            </w:r>
          </w:p>
          <w:p w:rsidR="00000000" w:rsidDel="00000000" w:rsidP="00000000" w:rsidRDefault="00000000" w:rsidRPr="00000000" w14:paraId="00000246">
            <w:pPr>
              <w:spacing w:after="0" w:lineRule="auto"/>
              <w:ind w:left="0" w:right="74.40944881889777" w:firstLine="0"/>
              <w:rPr>
                <w:sz w:val="18"/>
                <w:szCs w:val="18"/>
              </w:rPr>
            </w:pPr>
            <w:r w:rsidDel="00000000" w:rsidR="00000000" w:rsidRPr="00000000">
              <w:rPr>
                <w:sz w:val="18"/>
                <w:szCs w:val="18"/>
                <w:rtl w:val="0"/>
              </w:rPr>
              <w:t xml:space="preserve">When Sales selects FBT, the CRA page automatically display it</w:t>
            </w:r>
          </w:p>
          <w:p w:rsidR="00000000" w:rsidDel="00000000" w:rsidP="00000000" w:rsidRDefault="00000000" w:rsidRPr="00000000" w14:paraId="00000247">
            <w:pPr>
              <w:spacing w:after="0" w:lineRule="auto"/>
              <w:ind w:left="0" w:right="74.40944881889777" w:firstLine="0"/>
              <w:rPr>
                <w:sz w:val="18"/>
                <w:szCs w:val="18"/>
              </w:rPr>
            </w:pPr>
            <w:r w:rsidDel="00000000" w:rsidR="00000000" w:rsidRPr="00000000">
              <w:rPr>
                <w:sz w:val="18"/>
                <w:szCs w:val="18"/>
                <w:rtl w:val="0"/>
              </w:rPr>
              <w:t xml:space="preserve">Editable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after="0" w:lineRule="auto"/>
              <w:ind w:left="0" w:right="74.40944881889777" w:firstLine="0"/>
              <w:rPr>
                <w:sz w:val="18"/>
                <w:szCs w:val="18"/>
              </w:rPr>
            </w:pPr>
            <w:r w:rsidDel="00000000" w:rsidR="00000000" w:rsidRPr="00000000">
              <w:rPr>
                <w:sz w:val="18"/>
                <w:szCs w:val="18"/>
                <w:rtl w:val="0"/>
              </w:rPr>
              <w:t xml:space="preserve">Used to generate reports.</w:t>
            </w:r>
          </w:p>
        </w:tc>
      </w:tr>
      <w:tr>
        <w:trPr>
          <w:cantSplit w:val="0"/>
          <w:trHeight w:val="1665"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after="0" w:lineRule="auto"/>
              <w:ind w:left="0" w:right="74.40944881889777" w:firstLine="0"/>
              <w:rPr>
                <w:color w:val="1f1f1f"/>
                <w:sz w:val="18"/>
                <w:szCs w:val="18"/>
              </w:rPr>
            </w:pPr>
            <w:r w:rsidDel="00000000" w:rsidR="00000000" w:rsidRPr="00000000">
              <w:rPr>
                <w:color w:val="1f1f1f"/>
                <w:sz w:val="18"/>
                <w:szCs w:val="18"/>
                <w:rtl w:val="0"/>
              </w:rPr>
              <w:t xml:space="preserve">FBR</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0" w:lineRule="auto"/>
              <w:ind w:left="0" w:right="74.40944881889777" w:firstLine="0"/>
              <w:rPr>
                <w:sz w:val="18"/>
                <w:szCs w:val="18"/>
              </w:rPr>
            </w:pPr>
            <w:r w:rsidDel="00000000" w:rsidR="00000000" w:rsidRPr="00000000">
              <w:rPr>
                <w:sz w:val="18"/>
                <w:szCs w:val="18"/>
                <w:rtl w:val="0"/>
              </w:rPr>
              <w:t xml:space="preserve">user manually decides whether to select/check the option based on the system's prompt.</w:t>
            </w:r>
          </w:p>
          <w:p w:rsidR="00000000" w:rsidDel="00000000" w:rsidP="00000000" w:rsidRDefault="00000000" w:rsidRPr="00000000" w14:paraId="0000024C">
            <w:pPr>
              <w:spacing w:after="0" w:lineRule="auto"/>
              <w:ind w:left="0" w:right="74.40944881889777" w:firstLine="0"/>
              <w:rPr>
                <w:sz w:val="18"/>
                <w:szCs w:val="18"/>
              </w:rPr>
            </w:pPr>
            <w:r w:rsidDel="00000000" w:rsidR="00000000" w:rsidRPr="00000000">
              <w:rPr>
                <w:sz w:val="18"/>
                <w:szCs w:val="18"/>
                <w:rtl w:val="0"/>
              </w:rPr>
              <w:t xml:space="preserve">When Sales selects FBR, the CRA page automatically display it</w:t>
            </w:r>
          </w:p>
          <w:p w:rsidR="00000000" w:rsidDel="00000000" w:rsidP="00000000" w:rsidRDefault="00000000" w:rsidRPr="00000000" w14:paraId="0000024D">
            <w:pPr>
              <w:spacing w:after="0" w:lineRule="auto"/>
              <w:ind w:left="0" w:right="74.40944881889777" w:firstLine="0"/>
              <w:rPr>
                <w:sz w:val="18"/>
                <w:szCs w:val="18"/>
              </w:rPr>
            </w:pPr>
            <w:r w:rsidDel="00000000" w:rsidR="00000000" w:rsidRPr="00000000">
              <w:rPr>
                <w:sz w:val="18"/>
                <w:szCs w:val="18"/>
                <w:rtl w:val="0"/>
              </w:rPr>
              <w:t xml:space="preserve">Editable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0" w:lineRule="auto"/>
              <w:ind w:left="0" w:right="74.40944881889777" w:firstLine="0"/>
              <w:rPr>
                <w:sz w:val="18"/>
                <w:szCs w:val="18"/>
              </w:rPr>
            </w:pPr>
            <w:r w:rsidDel="00000000" w:rsidR="00000000" w:rsidRPr="00000000">
              <w:rPr>
                <w:sz w:val="18"/>
                <w:szCs w:val="18"/>
                <w:rtl w:val="0"/>
              </w:rPr>
              <w:t xml:space="preserve">Used to generate reports.</w:t>
            </w:r>
          </w:p>
        </w:tc>
      </w:tr>
      <w:tr>
        <w:trPr>
          <w:cantSplit w:val="0"/>
          <w:trHeight w:val="126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0" w:lineRule="auto"/>
              <w:ind w:left="0" w:right="74.40944881889777" w:firstLine="0"/>
              <w:rPr>
                <w:color w:val="1f1f1f"/>
                <w:sz w:val="18"/>
                <w:szCs w:val="18"/>
              </w:rPr>
            </w:pPr>
            <w:r w:rsidDel="00000000" w:rsidR="00000000" w:rsidRPr="00000000">
              <w:rPr>
                <w:color w:val="1f1f1f"/>
                <w:sz w:val="18"/>
                <w:szCs w:val="18"/>
                <w:rtl w:val="0"/>
              </w:rPr>
              <w:t xml:space="preserve">FD Pledge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0" w:lineRule="auto"/>
              <w:ind w:left="0" w:right="74.40944881889777" w:firstLine="0"/>
              <w:rPr>
                <w:sz w:val="18"/>
                <w:szCs w:val="18"/>
              </w:rPr>
            </w:pPr>
            <w:r w:rsidDel="00000000" w:rsidR="00000000" w:rsidRPr="00000000">
              <w:rPr>
                <w:sz w:val="18"/>
                <w:szCs w:val="18"/>
                <w:rtl w:val="0"/>
              </w:rPr>
              <w:t xml:space="preserve">If an FD Pledge indicator is ticked by CED in conditional approval , the system can automatically select/check the corresponding option.</w:t>
            </w:r>
          </w:p>
          <w:p w:rsidR="00000000" w:rsidDel="00000000" w:rsidP="00000000" w:rsidRDefault="00000000" w:rsidRPr="00000000" w14:paraId="00000252">
            <w:pPr>
              <w:spacing w:after="0" w:lineRule="auto"/>
              <w:ind w:left="0" w:right="74.40944881889777" w:firstLine="0"/>
              <w:rPr>
                <w:sz w:val="18"/>
                <w:szCs w:val="18"/>
              </w:rPr>
            </w:pPr>
            <w:r w:rsidDel="00000000" w:rsidR="00000000" w:rsidRPr="00000000">
              <w:rPr>
                <w:sz w:val="18"/>
                <w:szCs w:val="18"/>
                <w:rtl w:val="0"/>
              </w:rPr>
              <w:t xml:space="preserve">Editable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0" w:lineRule="auto"/>
              <w:ind w:left="0" w:right="74.40944881889777" w:firstLine="0"/>
              <w:rPr>
                <w:color w:val="1f1f1f"/>
                <w:sz w:val="18"/>
                <w:szCs w:val="18"/>
              </w:rPr>
            </w:pPr>
            <w:r w:rsidDel="00000000" w:rsidR="00000000" w:rsidRPr="00000000">
              <w:rPr>
                <w:color w:val="1f1f1f"/>
                <w:sz w:val="18"/>
                <w:szCs w:val="18"/>
                <w:rtl w:val="0"/>
              </w:rPr>
              <w:t xml:space="preserve">Used to generate reports.</w:t>
            </w:r>
          </w:p>
        </w:tc>
      </w:tr>
      <w:tr>
        <w:trPr>
          <w:cantSplit w:val="0"/>
          <w:trHeight w:val="2085"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0" w:lineRule="auto"/>
              <w:ind w:left="0" w:right="74.40944881889777" w:firstLine="0"/>
              <w:rPr>
                <w:color w:val="1f1f1f"/>
                <w:sz w:val="18"/>
                <w:szCs w:val="18"/>
              </w:rPr>
            </w:pPr>
            <w:r w:rsidDel="00000000" w:rsidR="00000000" w:rsidRPr="00000000">
              <w:rPr>
                <w:color w:val="1f1f1f"/>
                <w:sz w:val="18"/>
                <w:szCs w:val="18"/>
                <w:rtl w:val="0"/>
              </w:rPr>
              <w:t xml:space="preserve">CRA Completed</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0" w:lineRule="auto"/>
              <w:ind w:left="0" w:right="74.40944881889777" w:firstLine="0"/>
              <w:rPr>
                <w:sz w:val="18"/>
                <w:szCs w:val="18"/>
              </w:rPr>
            </w:pPr>
            <w:r w:rsidDel="00000000" w:rsidR="00000000" w:rsidRPr="00000000">
              <w:rPr>
                <w:sz w:val="18"/>
                <w:szCs w:val="18"/>
                <w:rtl w:val="0"/>
              </w:rPr>
              <w:t xml:space="preserve">Tick Manually</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0" w:lineRule="auto"/>
              <w:ind w:left="0" w:right="74.40944881889777" w:firstLine="0"/>
              <w:rPr>
                <w:sz w:val="18"/>
                <w:szCs w:val="18"/>
              </w:rPr>
            </w:pPr>
            <w:r w:rsidDel="00000000" w:rsidR="00000000" w:rsidRPr="00000000">
              <w:rPr>
                <w:sz w:val="18"/>
                <w:szCs w:val="18"/>
                <w:rtl w:val="0"/>
              </w:rPr>
              <w:t xml:space="preserve">The Checker must select/check the box to proceed to maintenance.</w:t>
            </w:r>
          </w:p>
          <w:p w:rsidR="00000000" w:rsidDel="00000000" w:rsidP="00000000" w:rsidRDefault="00000000" w:rsidRPr="00000000" w14:paraId="00000258">
            <w:pPr>
              <w:spacing w:after="0" w:lineRule="auto"/>
              <w:ind w:left="0" w:right="74.40944881889777" w:firstLine="0"/>
              <w:rPr>
                <w:sz w:val="18"/>
                <w:szCs w:val="18"/>
              </w:rPr>
            </w:pPr>
            <w:r w:rsidDel="00000000" w:rsidR="00000000" w:rsidRPr="00000000">
              <w:rPr>
                <w:sz w:val="18"/>
                <w:szCs w:val="18"/>
                <w:rtl w:val="0"/>
              </w:rPr>
              <w:t xml:space="preserve">Once checked, even if some defects remain unprocessed or some mandatory documents remain un-ticked, disbursement is still allowed.</w:t>
            </w:r>
          </w:p>
          <w:p w:rsidR="00000000" w:rsidDel="00000000" w:rsidP="00000000" w:rsidRDefault="00000000" w:rsidRPr="00000000" w14:paraId="00000259">
            <w:pPr>
              <w:spacing w:after="0" w:lineRule="auto"/>
              <w:ind w:left="0" w:right="74.40944881889777" w:firstLine="0"/>
              <w:rPr>
                <w:sz w:val="18"/>
                <w:szCs w:val="18"/>
              </w:rPr>
            </w:pPr>
            <w:r w:rsidDel="00000000" w:rsidR="00000000" w:rsidRPr="00000000">
              <w:rPr>
                <w:sz w:val="18"/>
                <w:szCs w:val="18"/>
                <w:rtl w:val="0"/>
              </w:rPr>
              <w:t xml:space="preserve">In the "funded with defect" scenario, the system must record this special circumstance.</w:t>
            </w:r>
          </w:p>
        </w:tc>
      </w:tr>
      <w:tr>
        <w:trPr>
          <w:cantSplit w:val="0"/>
          <w:trHeight w:val="105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0" w:lineRule="auto"/>
              <w:ind w:left="0" w:right="74.40944881889777" w:firstLine="0"/>
              <w:rPr>
                <w:color w:val="1f1f1f"/>
                <w:sz w:val="18"/>
                <w:szCs w:val="18"/>
                <w:highlight w:val="yellow"/>
              </w:rPr>
            </w:pPr>
            <w:r w:rsidDel="00000000" w:rsidR="00000000" w:rsidRPr="00000000">
              <w:rPr>
                <w:color w:val="1f1f1f"/>
                <w:sz w:val="18"/>
                <w:szCs w:val="18"/>
                <w:highlight w:val="yellow"/>
                <w:rtl w:val="0"/>
              </w:rPr>
              <w:t xml:space="preserve">Customer Deleted</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0" w:lineRule="auto"/>
              <w:ind w:left="0" w:right="74.40944881889777" w:firstLine="0"/>
              <w:rPr>
                <w:color w:val="1f1f1f"/>
                <w:sz w:val="18"/>
                <w:szCs w:val="18"/>
                <w:highlight w:val="yellow"/>
              </w:rPr>
            </w:pPr>
            <w:r w:rsidDel="00000000" w:rsidR="00000000" w:rsidRPr="00000000">
              <w:rPr>
                <w:color w:val="1f1f1f"/>
                <w:sz w:val="18"/>
                <w:szCs w:val="18"/>
                <w:highlight w:val="yellow"/>
                <w:rtl w:val="0"/>
              </w:rPr>
              <w:t xml:space="preserve">Radio Button(Yes/No)</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0" w:lineRule="auto"/>
              <w:ind w:left="0" w:right="74.40944881889777" w:firstLine="0"/>
              <w:rPr>
                <w:sz w:val="18"/>
                <w:szCs w:val="18"/>
                <w:highlight w:val="yellow"/>
              </w:rPr>
            </w:pPr>
            <w:r w:rsidDel="00000000" w:rsidR="00000000" w:rsidRPr="00000000">
              <w:rPr>
                <w:sz w:val="18"/>
                <w:szCs w:val="18"/>
                <w:highlight w:val="yellow"/>
                <w:rtl w:val="0"/>
              </w:rPr>
              <w:t xml:space="preserve">If delete guarantor after Acceptance, the system can automatically display Yes, otherwise display No.</w:t>
            </w:r>
          </w:p>
          <w:p w:rsidR="00000000" w:rsidDel="00000000" w:rsidP="00000000" w:rsidRDefault="00000000" w:rsidRPr="00000000" w14:paraId="0000025D">
            <w:pPr>
              <w:spacing w:after="0" w:lineRule="auto"/>
              <w:ind w:left="0" w:right="74.40944881889777" w:firstLine="0"/>
              <w:rPr>
                <w:sz w:val="18"/>
                <w:szCs w:val="18"/>
                <w:highlight w:val="yellow"/>
              </w:rPr>
            </w:pPr>
            <w:r w:rsidDel="00000000" w:rsidR="00000000" w:rsidRPr="00000000">
              <w:rPr>
                <w:sz w:val="18"/>
                <w:szCs w:val="18"/>
                <w:highlight w:val="yellow"/>
                <w:rtl w:val="0"/>
              </w:rPr>
              <w:t xml:space="preserve">Non-editable.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0" w:lineRule="auto"/>
              <w:ind w:left="0" w:right="74.40944881889777" w:firstLine="0"/>
              <w:rPr>
                <w:color w:val="1f1f1f"/>
                <w:sz w:val="18"/>
                <w:szCs w:val="18"/>
                <w:highlight w:val="yellow"/>
              </w:rPr>
            </w:pPr>
            <w:r w:rsidDel="00000000" w:rsidR="00000000" w:rsidRPr="00000000">
              <w:rPr>
                <w:color w:val="1f1f1f"/>
                <w:sz w:val="18"/>
                <w:szCs w:val="18"/>
                <w:highlight w:val="yellow"/>
                <w:rtl w:val="0"/>
              </w:rPr>
              <w:t xml:space="preserve">Only logged and displayed, no report generated.</w:t>
            </w:r>
          </w:p>
        </w:tc>
      </w:tr>
      <w:tr>
        <w:trPr>
          <w:cantSplit w:val="0"/>
          <w:trHeight w:val="105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0" w:lineRule="auto"/>
              <w:ind w:left="0" w:right="74.40944881889777" w:firstLine="0"/>
              <w:rPr>
                <w:color w:val="1f1f1f"/>
                <w:sz w:val="18"/>
                <w:szCs w:val="18"/>
              </w:rPr>
            </w:pPr>
            <w:r w:rsidDel="00000000" w:rsidR="00000000" w:rsidRPr="00000000">
              <w:rPr>
                <w:color w:val="1f1f1f"/>
                <w:sz w:val="18"/>
                <w:szCs w:val="18"/>
                <w:rtl w:val="0"/>
              </w:rPr>
              <w:t xml:space="preserve">Full Maintenance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0" w:lineRule="auto"/>
              <w:ind w:left="0" w:right="74.40944881889777" w:firstLine="0"/>
              <w:rPr>
                <w:color w:val="1f1f1f"/>
                <w:sz w:val="18"/>
                <w:szCs w:val="18"/>
              </w:rPr>
            </w:pPr>
            <w:r w:rsidDel="00000000" w:rsidR="00000000" w:rsidRPr="00000000">
              <w:rPr>
                <w:color w:val="1f1f1f"/>
                <w:sz w:val="18"/>
                <w:szCs w:val="18"/>
                <w:rtl w:val="0"/>
              </w:rPr>
              <w:t xml:space="preserve">Radio Button(Yes/No)</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0" w:lineRule="auto"/>
              <w:ind w:left="0" w:right="74.40944881889777" w:firstLine="0"/>
              <w:rPr>
                <w:sz w:val="18"/>
                <w:szCs w:val="18"/>
              </w:rPr>
            </w:pPr>
            <w:r w:rsidDel="00000000" w:rsidR="00000000" w:rsidRPr="00000000">
              <w:rPr>
                <w:sz w:val="18"/>
                <w:szCs w:val="18"/>
                <w:rtl w:val="0"/>
              </w:rPr>
              <w:t xml:space="preserve">Default: Yes, Editable.</w:t>
            </w:r>
          </w:p>
          <w:p w:rsidR="00000000" w:rsidDel="00000000" w:rsidP="00000000" w:rsidRDefault="00000000" w:rsidRPr="00000000" w14:paraId="00000262">
            <w:pPr>
              <w:spacing w:after="0" w:lineRule="auto"/>
              <w:ind w:left="0" w:right="74.40944881889777"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0" w:lineRule="auto"/>
              <w:ind w:left="0" w:right="74.40944881889777" w:firstLine="0"/>
              <w:rPr>
                <w:sz w:val="18"/>
                <w:szCs w:val="18"/>
              </w:rPr>
            </w:pPr>
            <w:r w:rsidDel="00000000" w:rsidR="00000000" w:rsidRPr="00000000">
              <w:rPr>
                <w:sz w:val="18"/>
                <w:szCs w:val="18"/>
                <w:rtl w:val="0"/>
              </w:rPr>
              <w:t xml:space="preserve">Yes: No post-processing required.</w:t>
            </w:r>
          </w:p>
          <w:p w:rsidR="00000000" w:rsidDel="00000000" w:rsidP="00000000" w:rsidRDefault="00000000" w:rsidRPr="00000000" w14:paraId="00000264">
            <w:pPr>
              <w:spacing w:after="0" w:lineRule="auto"/>
              <w:ind w:left="0" w:right="74.40944881889777" w:firstLine="0"/>
              <w:rPr>
                <w:sz w:val="18"/>
                <w:szCs w:val="18"/>
              </w:rPr>
            </w:pPr>
            <w:r w:rsidDel="00000000" w:rsidR="00000000" w:rsidRPr="00000000">
              <w:rPr>
                <w:sz w:val="18"/>
                <w:szCs w:val="18"/>
                <w:rtl w:val="0"/>
              </w:rPr>
              <w:t xml:space="preserve">No: Requires entering post maintenance and post authorization.</w:t>
            </w:r>
          </w:p>
          <w:p w:rsidR="00000000" w:rsidDel="00000000" w:rsidP="00000000" w:rsidRDefault="00000000" w:rsidRPr="00000000" w14:paraId="00000265">
            <w:pPr>
              <w:spacing w:after="0" w:lineRule="auto"/>
              <w:ind w:left="0" w:right="74.40944881889777" w:firstLine="0"/>
              <w:rPr>
                <w:sz w:val="18"/>
                <w:szCs w:val="18"/>
              </w:rPr>
            </w:pPr>
            <w:r w:rsidDel="00000000" w:rsidR="00000000" w:rsidRPr="00000000">
              <w:rPr>
                <w:sz w:val="18"/>
                <w:szCs w:val="18"/>
                <w:rtl w:val="0"/>
              </w:rPr>
              <w:t xml:space="preserve">Desired default: Yes.</w:t>
            </w:r>
          </w:p>
        </w:tc>
      </w:tr>
      <w:tr>
        <w:trPr>
          <w:cantSplit w:val="0"/>
          <w:trHeight w:val="3735"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0" w:lineRule="auto"/>
              <w:ind w:left="0" w:right="74.40944881889777" w:firstLine="0"/>
              <w:rPr>
                <w:sz w:val="18"/>
                <w:szCs w:val="18"/>
              </w:rPr>
            </w:pPr>
            <w:r w:rsidDel="00000000" w:rsidR="00000000" w:rsidRPr="00000000">
              <w:rPr>
                <w:sz w:val="18"/>
                <w:szCs w:val="18"/>
                <w:rtl w:val="0"/>
              </w:rPr>
              <w:t xml:space="preserve">Refund deposit</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0" w:lineRule="auto"/>
              <w:ind w:left="0" w:right="74.40944881889777" w:firstLine="0"/>
              <w:rPr>
                <w:sz w:val="18"/>
                <w:szCs w:val="18"/>
              </w:rPr>
            </w:pPr>
            <w:r w:rsidDel="00000000" w:rsidR="00000000" w:rsidRPr="00000000">
              <w:rPr>
                <w:sz w:val="18"/>
                <w:szCs w:val="18"/>
                <w:rtl w:val="0"/>
              </w:rPr>
              <w:t xml:space="preserve">If the first deposit receipt is identified and verified, the system can automatically select/check the corresponding option.</w:t>
            </w:r>
          </w:p>
          <w:p w:rsidR="00000000" w:rsidDel="00000000" w:rsidP="00000000" w:rsidRDefault="00000000" w:rsidRPr="00000000" w14:paraId="00000269">
            <w:pPr>
              <w:spacing w:after="0" w:lineRule="auto"/>
              <w:ind w:left="0" w:right="74.40944881889777" w:firstLine="0"/>
              <w:rPr>
                <w:sz w:val="18"/>
                <w:szCs w:val="18"/>
              </w:rPr>
            </w:pPr>
            <w:r w:rsidDel="00000000" w:rsidR="00000000" w:rsidRPr="00000000">
              <w:rPr>
                <w:sz w:val="18"/>
                <w:szCs w:val="18"/>
                <w:rtl w:val="0"/>
              </w:rPr>
              <w:t xml:space="preserve">If the "used car settlement indicator" is selected/checked, the system can automatically select/check the corresponding option.</w:t>
            </w:r>
          </w:p>
          <w:p w:rsidR="00000000" w:rsidDel="00000000" w:rsidP="00000000" w:rsidRDefault="00000000" w:rsidRPr="00000000" w14:paraId="0000026A">
            <w:pPr>
              <w:spacing w:after="0" w:lineRule="auto"/>
              <w:ind w:left="0" w:right="74.40944881889777" w:firstLine="0"/>
              <w:rPr>
                <w:sz w:val="18"/>
                <w:szCs w:val="18"/>
              </w:rPr>
            </w:pPr>
            <w:r w:rsidDel="00000000" w:rsidR="00000000" w:rsidRPr="00000000">
              <w:rPr>
                <w:sz w:val="18"/>
                <w:szCs w:val="18"/>
                <w:rtl w:val="0"/>
              </w:rPr>
              <w:t xml:space="preserve">Editable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0" w:lineRule="auto"/>
              <w:ind w:left="0" w:right="74.40944881889777" w:firstLine="0"/>
              <w:rPr>
                <w:sz w:val="18"/>
                <w:szCs w:val="18"/>
              </w:rPr>
            </w:pPr>
            <w:r w:rsidDel="00000000" w:rsidR="00000000" w:rsidRPr="00000000">
              <w:rPr>
                <w:sz w:val="18"/>
                <w:szCs w:val="18"/>
                <w:rtl w:val="0"/>
              </w:rPr>
              <w:t xml:space="preserve">New Requirement: Provide a report to remind CRA to disburse funds to the seller.</w:t>
            </w:r>
          </w:p>
          <w:p w:rsidR="00000000" w:rsidDel="00000000" w:rsidP="00000000" w:rsidRDefault="00000000" w:rsidRPr="00000000" w14:paraId="0000026C">
            <w:pPr>
              <w:spacing w:after="0" w:lineRule="auto"/>
              <w:ind w:left="0" w:right="74.40944881889777" w:firstLine="0"/>
              <w:rPr>
                <w:sz w:val="18"/>
                <w:szCs w:val="18"/>
              </w:rPr>
            </w:pPr>
            <w:r w:rsidDel="00000000" w:rsidR="00000000" w:rsidRPr="00000000">
              <w:rPr>
                <w:sz w:val="18"/>
                <w:szCs w:val="18"/>
                <w:rtl w:val="0"/>
              </w:rPr>
              <w:t xml:space="preserve">Two Scenarios:</w:t>
            </w:r>
          </w:p>
          <w:p w:rsidR="00000000" w:rsidDel="00000000" w:rsidP="00000000" w:rsidRDefault="00000000" w:rsidRPr="00000000" w14:paraId="0000026D">
            <w:pPr>
              <w:spacing w:after="0" w:lineRule="auto"/>
              <w:ind w:left="0" w:right="74.40944881889777" w:firstLine="0"/>
              <w:rPr>
                <w:sz w:val="18"/>
                <w:szCs w:val="18"/>
              </w:rPr>
            </w:pPr>
            <w:r w:rsidDel="00000000" w:rsidR="00000000" w:rsidRPr="00000000">
              <w:rPr>
                <w:sz w:val="18"/>
                <w:szCs w:val="18"/>
                <w:rtl w:val="0"/>
              </w:rPr>
              <w:t xml:space="preserve">Scenario 1 (Common):​ The dealer is not eligible to receive the down payment or exceeds the limit.</w:t>
            </w:r>
          </w:p>
          <w:p w:rsidR="00000000" w:rsidDel="00000000" w:rsidP="00000000" w:rsidRDefault="00000000" w:rsidRPr="00000000" w14:paraId="0000026E">
            <w:pPr>
              <w:spacing w:after="0" w:lineRule="auto"/>
              <w:ind w:left="0" w:right="74.40944881889777" w:firstLine="0"/>
              <w:rPr>
                <w:sz w:val="18"/>
                <w:szCs w:val="18"/>
              </w:rPr>
            </w:pPr>
            <w:r w:rsidDel="00000000" w:rsidR="00000000" w:rsidRPr="00000000">
              <w:rPr>
                <w:sz w:val="18"/>
                <w:szCs w:val="18"/>
                <w:rtl w:val="0"/>
              </w:rPr>
              <w:t xml:space="preserve">Identification Method:​ Use the first deposit receipt​ to identify.</w:t>
            </w:r>
          </w:p>
          <w:p w:rsidR="00000000" w:rsidDel="00000000" w:rsidP="00000000" w:rsidRDefault="00000000" w:rsidRPr="00000000" w14:paraId="0000026F">
            <w:pPr>
              <w:spacing w:after="0" w:lineRule="auto"/>
              <w:ind w:left="0" w:right="74.40944881889777" w:firstLine="0"/>
              <w:rPr>
                <w:sz w:val="18"/>
                <w:szCs w:val="18"/>
              </w:rPr>
            </w:pPr>
            <w:r w:rsidDel="00000000" w:rsidR="00000000" w:rsidRPr="00000000">
              <w:rPr>
                <w:sz w:val="18"/>
                <w:szCs w:val="18"/>
                <w:rtl w:val="0"/>
              </w:rPr>
              <w:t xml:space="preserve">Scenario 2 :​ In a seller-and-buyer transaction without a dealer, the remaining balance after payoff is held in a suspense account, and payment is made only after the transfer is completed.</w:t>
            </w:r>
          </w:p>
          <w:p w:rsidR="00000000" w:rsidDel="00000000" w:rsidP="00000000" w:rsidRDefault="00000000" w:rsidRPr="00000000" w14:paraId="00000270">
            <w:pPr>
              <w:spacing w:after="0" w:lineRule="auto"/>
              <w:ind w:left="0" w:right="74.40944881889777" w:firstLine="0"/>
              <w:rPr>
                <w:sz w:val="18"/>
                <w:szCs w:val="18"/>
              </w:rPr>
            </w:pPr>
            <w:r w:rsidDel="00000000" w:rsidR="00000000" w:rsidRPr="00000000">
              <w:rPr>
                <w:sz w:val="18"/>
                <w:szCs w:val="18"/>
                <w:rtl w:val="0"/>
              </w:rPr>
              <w:t xml:space="preserve">Identification Method:​ Use the used car with a settlement indicator​ to identify.</w:t>
            </w:r>
          </w:p>
        </w:tc>
      </w:tr>
      <w:tr>
        <w:trPr>
          <w:cantSplit w:val="0"/>
          <w:trHeight w:val="291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after="0" w:lineRule="auto"/>
              <w:ind w:left="0" w:right="74.40944881889777" w:firstLine="0"/>
              <w:rPr>
                <w:sz w:val="18"/>
                <w:szCs w:val="18"/>
              </w:rPr>
            </w:pPr>
            <w:r w:rsidDel="00000000" w:rsidR="00000000" w:rsidRPr="00000000">
              <w:rPr>
                <w:sz w:val="18"/>
                <w:szCs w:val="18"/>
                <w:rtl w:val="0"/>
              </w:rPr>
              <w:t xml:space="preserve">AP indicator</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0" w:lineRule="auto"/>
              <w:ind w:left="0" w:right="74.40944881889777" w:firstLine="0"/>
              <w:rPr>
                <w:color w:val="1f1f1f"/>
                <w:sz w:val="18"/>
                <w:szCs w:val="18"/>
              </w:rPr>
            </w:pPr>
            <w:r w:rsidDel="00000000" w:rsidR="00000000" w:rsidRPr="00000000">
              <w:rPr>
                <w:color w:val="1f1f1f"/>
                <w:sz w:val="18"/>
                <w:szCs w:val="18"/>
                <w:rtl w:val="0"/>
              </w:rPr>
              <w:t xml:space="preserve">Checkbox</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0" w:lineRule="auto"/>
              <w:ind w:left="0" w:right="74.40944881889777" w:firstLine="0"/>
              <w:rPr>
                <w:sz w:val="18"/>
                <w:szCs w:val="18"/>
              </w:rPr>
            </w:pPr>
            <w:r w:rsidDel="00000000" w:rsidR="00000000" w:rsidRPr="00000000">
              <w:rPr>
                <w:sz w:val="18"/>
                <w:szCs w:val="18"/>
                <w:rtl w:val="0"/>
              </w:rPr>
              <w:t xml:space="preserve">1. For recon cars, the system can automatically select/check the corresponding option.</w:t>
            </w:r>
          </w:p>
          <w:p w:rsidR="00000000" w:rsidDel="00000000" w:rsidP="00000000" w:rsidRDefault="00000000" w:rsidRPr="00000000" w14:paraId="00000274">
            <w:pPr>
              <w:spacing w:after="0" w:lineRule="auto"/>
              <w:ind w:left="0" w:right="74.40944881889777" w:firstLine="0"/>
              <w:rPr>
                <w:sz w:val="18"/>
                <w:szCs w:val="18"/>
              </w:rPr>
            </w:pPr>
            <w:r w:rsidDel="00000000" w:rsidR="00000000" w:rsidRPr="00000000">
              <w:rPr>
                <w:sz w:val="18"/>
                <w:szCs w:val="18"/>
                <w:rtl w:val="0"/>
              </w:rPr>
              <w:t xml:space="preserve">2. For used cars, if identified as "used recon" from the VOC, the system can automatically select/check the corresponding option.</w:t>
            </w:r>
          </w:p>
          <w:p w:rsidR="00000000" w:rsidDel="00000000" w:rsidP="00000000" w:rsidRDefault="00000000" w:rsidRPr="00000000" w14:paraId="00000275">
            <w:pPr>
              <w:spacing w:after="0" w:lineRule="auto"/>
              <w:ind w:left="0" w:right="74.40944881889777" w:firstLine="0"/>
              <w:rPr>
                <w:sz w:val="18"/>
                <w:szCs w:val="18"/>
              </w:rPr>
            </w:pPr>
            <w:r w:rsidDel="00000000" w:rsidR="00000000" w:rsidRPr="00000000">
              <w:rPr>
                <w:sz w:val="18"/>
                <w:szCs w:val="18"/>
                <w:rtl w:val="0"/>
              </w:rPr>
              <w:t xml:space="preserve">Editable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0" w:lineRule="auto"/>
              <w:ind w:left="0" w:right="74.40944881889777" w:firstLine="0"/>
              <w:rPr>
                <w:sz w:val="18"/>
                <w:szCs w:val="18"/>
              </w:rPr>
            </w:pPr>
            <w:r w:rsidDel="00000000" w:rsidR="00000000" w:rsidRPr="00000000">
              <w:rPr>
                <w:sz w:val="18"/>
                <w:szCs w:val="18"/>
                <w:rtl w:val="0"/>
              </w:rPr>
              <w:t xml:space="preserve">New Requirement: Based on information in the VOC, identify "recon" and "used recon" vehicles, generate an AP requirement, and automatically flag the AP indicator.</w:t>
            </w:r>
          </w:p>
          <w:p w:rsidR="00000000" w:rsidDel="00000000" w:rsidP="00000000" w:rsidRDefault="00000000" w:rsidRPr="00000000" w14:paraId="00000277">
            <w:pPr>
              <w:spacing w:after="0" w:lineRule="auto"/>
              <w:ind w:left="0" w:right="74.40944881889777"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278">
            <w:pPr>
              <w:spacing w:after="0" w:lineRule="auto"/>
              <w:ind w:left="0" w:right="74.40944881889777" w:firstLine="0"/>
              <w:rPr>
                <w:sz w:val="18"/>
                <w:szCs w:val="18"/>
              </w:rPr>
            </w:pPr>
            <w:r w:rsidDel="00000000" w:rsidR="00000000" w:rsidRPr="00000000">
              <w:rPr>
                <w:sz w:val="18"/>
                <w:szCs w:val="18"/>
                <w:rtl w:val="0"/>
              </w:rPr>
              <w:t xml:space="preserve">Context:Its purpose is for future vehicle re-registration with JPJ in the scenario of repossession and resale after debt collection. Currently, CRA checkers and authorizers manually identify this from the VOC, log a defect, and the defect team follows up.</w:t>
            </w:r>
          </w:p>
        </w:tc>
      </w:tr>
    </w:tbl>
    <w:p w:rsidR="00000000" w:rsidDel="00000000" w:rsidP="00000000" w:rsidRDefault="00000000" w:rsidRPr="00000000" w14:paraId="0000027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b w:val="1"/>
          <w:bCs w:val="1"/>
          <w:rtl w:val="0"/>
        </w:rPr>
        <w:t xml:space="preserve">Navigation of workflow</w:t>
      </w:r>
    </w:p>
    <w:p w:rsidR="00000000" w:rsidDel="00000000" w:rsidP="00000000" w:rsidRDefault="00000000" w:rsidRPr="00000000" w14:paraId="0000027A">
      <w:pPr>
        <w:spacing w:after="0" w:lineRule="auto"/>
        <w:jc w:val="center"/>
        <w:rPr>
          <w:sz w:val="21"/>
          <w:szCs w:val="21"/>
        </w:rPr>
      </w:pPr>
      <w:r w:rsidDel="00000000" w:rsidR="00000000" w:rsidRPr="00000000">
        <w:rPr>
          <w:sz w:val="21"/>
          <w:szCs w:val="21"/>
        </w:rPr>
        <w:drawing>
          <wp:inline distB="114300" distT="114300" distL="114300" distR="114300">
            <wp:extent cx="1816100" cy="4749800"/>
            <wp:effectExtent b="0" l="0" r="0" t="0"/>
            <wp:docPr descr="图形用户界面, 应用程序  AI 生成的内容可能不正确。" id="64" name="image100.jpg"/>
            <a:graphic>
              <a:graphicData uri="http://schemas.openxmlformats.org/drawingml/2006/picture">
                <pic:pic>
                  <pic:nvPicPr>
                    <pic:cNvPr descr="图形用户界面, 应用程序  AI 生成的内容可能不正确。" id="0" name="image100.jpg"/>
                    <pic:cNvPicPr preferRelativeResize="0"/>
                  </pic:nvPicPr>
                  <pic:blipFill>
                    <a:blip r:embed="rId24"/>
                    <a:srcRect b="0" l="0" r="0" t="0"/>
                    <a:stretch>
                      <a:fillRect/>
                    </a:stretch>
                  </pic:blipFill>
                  <pic:spPr>
                    <a:xfrm>
                      <a:off x="0" y="0"/>
                      <a:ext cx="18161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0" w:lineRule="auto"/>
        <w:ind w:left="50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27C">
      <w:pPr>
        <w:spacing w:after="200" w:before="20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7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b w:val="1"/>
          <w:bCs w:val="1"/>
          <w:rtl w:val="0"/>
        </w:rPr>
        <w:t xml:space="preserve">File Checking Section</w:t>
      </w:r>
    </w:p>
    <w:p w:rsidR="00000000" w:rsidDel="00000000" w:rsidP="00000000" w:rsidRDefault="00000000" w:rsidRPr="00000000" w14:paraId="0000027E">
      <w:pPr>
        <w:spacing w:after="0" w:lineRule="auto"/>
        <w:ind w:left="1417.3228346456694"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Including four parts:</w:t>
      </w:r>
    </w:p>
    <w:p w:rsidR="00000000" w:rsidDel="00000000" w:rsidP="00000000" w:rsidRDefault="00000000" w:rsidRPr="00000000" w14:paraId="0000027F">
      <w:pPr>
        <w:spacing w:after="0" w:lineRule="auto"/>
        <w:ind w:left="1417.3228346456694" w:hanging="360"/>
        <w:rPr>
          <w:sz w:val="21"/>
          <w:szCs w:val="21"/>
        </w:rPr>
      </w:pPr>
      <w:r w:rsidDel="00000000" w:rsidR="00000000" w:rsidRPr="00000000">
        <w:rPr>
          <w:sz w:val="21"/>
          <w:szCs w:val="21"/>
          <w:rtl w:val="0"/>
        </w:rPr>
        <w:t xml:space="preserve">Application, Agreement and T&amp;C, Vehicle Documents, Use and Recon, Other Documents</w:t>
      </w:r>
    </w:p>
    <w:p w:rsidR="00000000" w:rsidDel="00000000" w:rsidP="00000000" w:rsidRDefault="00000000" w:rsidRPr="00000000" w14:paraId="00000280">
      <w:pPr>
        <w:spacing w:after="0" w:lineRule="auto"/>
        <w:ind w:left="1417.3228346456694" w:hanging="360"/>
        <w:rPr>
          <w:b w:val="1"/>
          <w:bCs w:val="1"/>
          <w:sz w:val="21"/>
          <w:szCs w:val="21"/>
        </w:rPr>
      </w:pPr>
      <w:r w:rsidDel="00000000" w:rsidR="00000000" w:rsidRPr="00000000">
        <w:rPr>
          <w:sz w:val="21"/>
          <w:szCs w:val="21"/>
          <w:rtl w:val="0"/>
        </w:rPr>
        <w:t xml:space="preserve">File lists refer to </w:t>
      </w:r>
      <w:r w:rsidDel="00000000" w:rsidR="00000000" w:rsidRPr="00000000">
        <w:rPr>
          <w:b w:val="1"/>
          <w:bCs w:val="1"/>
          <w:sz w:val="21"/>
          <w:szCs w:val="21"/>
          <w:rtl w:val="0"/>
        </w:rPr>
        <w:t xml:space="preserve">“File Extract List Sequence” </w:t>
      </w:r>
      <w:r w:rsidDel="00000000" w:rsidR="00000000" w:rsidRPr="00000000">
        <w:rPr>
          <w:sz w:val="21"/>
          <w:szCs w:val="21"/>
          <w:rtl w:val="0"/>
        </w:rPr>
        <w:t xml:space="preserve">sheet in </w:t>
      </w:r>
      <w:r w:rsidDel="00000000" w:rsidR="00000000" w:rsidRPr="00000000">
        <w:rPr>
          <w:b w:val="1"/>
          <w:bCs w:val="1"/>
          <w:sz w:val="21"/>
          <w:szCs w:val="21"/>
          <w:rtl w:val="0"/>
        </w:rPr>
        <w:t xml:space="preserve">“Appendix - User Page Display”</w:t>
      </w:r>
    </w:p>
    <w:p w:rsidR="00000000" w:rsidDel="00000000" w:rsidP="00000000" w:rsidRDefault="00000000" w:rsidRPr="00000000" w14:paraId="00000281">
      <w:pPr>
        <w:spacing w:after="0" w:lineRule="auto"/>
        <w:ind w:left="1417.3228346456694"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Display two categories of File Checking errors:</w:t>
      </w:r>
    </w:p>
    <w:p w:rsidR="00000000" w:rsidDel="00000000" w:rsidP="00000000" w:rsidRDefault="00000000" w:rsidRPr="00000000" w14:paraId="00000282">
      <w:pPr>
        <w:spacing w:after="0" w:lineRule="auto"/>
        <w:ind w:left="1417.3228346456694" w:hanging="360"/>
        <w:rPr>
          <w:sz w:val="21"/>
          <w:szCs w:val="21"/>
        </w:rPr>
      </w:pPr>
      <w:r w:rsidDel="00000000" w:rsidR="00000000" w:rsidRPr="00000000">
        <w:rPr>
          <w:b w:val="1"/>
          <w:bCs w:val="1"/>
          <w:sz w:val="21"/>
          <w:szCs w:val="21"/>
          <w:rtl w:val="0"/>
        </w:rPr>
        <w:t xml:space="preserve">Incomplete File</w:t>
      </w:r>
      <w:r w:rsidDel="00000000" w:rsidR="00000000" w:rsidRPr="00000000">
        <w:rPr>
          <w:sz w:val="21"/>
          <w:szCs w:val="21"/>
          <w:rtl w:val="0"/>
        </w:rPr>
        <w:t xml:space="preserve">: When OCR result is Incomplete File.</w:t>
      </w:r>
    </w:p>
    <w:p w:rsidR="00000000" w:rsidDel="00000000" w:rsidP="00000000" w:rsidRDefault="00000000" w:rsidRPr="00000000" w14:paraId="00000283">
      <w:pPr>
        <w:spacing w:after="0" w:lineRule="auto"/>
        <w:ind w:left="1417.3228346456694" w:hanging="360"/>
        <w:rPr>
          <w:sz w:val="21"/>
          <w:szCs w:val="21"/>
        </w:rPr>
      </w:pPr>
      <w:r w:rsidDel="00000000" w:rsidR="00000000" w:rsidRPr="00000000">
        <w:rPr>
          <w:b w:val="1"/>
          <w:bCs w:val="1"/>
          <w:sz w:val="21"/>
          <w:szCs w:val="21"/>
          <w:rtl w:val="0"/>
        </w:rPr>
        <w:t xml:space="preserve">Field Value Suspicious</w:t>
      </w:r>
      <w:r w:rsidDel="00000000" w:rsidR="00000000" w:rsidRPr="00000000">
        <w:rPr>
          <w:sz w:val="21"/>
          <w:szCs w:val="21"/>
          <w:rtl w:val="0"/>
        </w:rPr>
        <w:t xml:space="preserve">: When field in file does not pass business rule checking.</w:t>
      </w:r>
    </w:p>
    <w:p w:rsidR="00000000" w:rsidDel="00000000" w:rsidP="00000000" w:rsidRDefault="00000000" w:rsidRPr="00000000" w14:paraId="00000284">
      <w:pPr>
        <w:spacing w:after="0" w:lineRule="auto"/>
        <w:ind w:left="1417.3228346456694" w:hanging="360"/>
        <w:jc w:val="center"/>
        <w:rPr>
          <w:sz w:val="21"/>
          <w:szCs w:val="21"/>
        </w:rPr>
      </w:pPr>
      <w:r w:rsidDel="00000000" w:rsidR="00000000" w:rsidRPr="00000000">
        <w:rPr>
          <w:sz w:val="21"/>
          <w:szCs w:val="21"/>
        </w:rPr>
        <w:drawing>
          <wp:inline distB="114300" distT="114300" distL="114300" distR="114300">
            <wp:extent cx="5740400" cy="1358900"/>
            <wp:effectExtent b="0" l="0" r="0" t="0"/>
            <wp:docPr descr="图形用户界面, 文本, 应用程序, 聊天或短信  AI 生成的内容可能不正确。" id="118" name="image118.jpg"/>
            <a:graphic>
              <a:graphicData uri="http://schemas.openxmlformats.org/drawingml/2006/picture">
                <pic:pic>
                  <pic:nvPicPr>
                    <pic:cNvPr descr="图形用户界面, 文本, 应用程序, 聊天或短信  AI 生成的内容可能不正确。" id="0" name="image118.jpg"/>
                    <pic:cNvPicPr preferRelativeResize="0"/>
                  </pic:nvPicPr>
                  <pic:blipFill>
                    <a:blip r:embed="rId25"/>
                    <a:srcRect b="0" l="0" r="0" t="0"/>
                    <a:stretch>
                      <a:fillRect/>
                    </a:stretch>
                  </pic:blipFill>
                  <pic:spPr>
                    <a:xfrm>
                      <a:off x="0" y="0"/>
                      <a:ext cx="57404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0" w:lineRule="auto"/>
        <w:ind w:left="1417.3228346456694"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User can directly confirm an "Incomplete File" error or change a system-judged "Passed" result to "Defect". The user can Undo the previous confirmation result, e.g. to cancel Confirm.</w:t>
      </w:r>
    </w:p>
    <w:p w:rsidR="00000000" w:rsidDel="00000000" w:rsidP="00000000" w:rsidRDefault="00000000" w:rsidRPr="00000000" w14:paraId="00000286">
      <w:pPr>
        <w:spacing w:after="0" w:lineRule="auto"/>
        <w:ind w:left="1417.3228346456694" w:hanging="360"/>
        <w:jc w:val="center"/>
        <w:rPr>
          <w:sz w:val="21"/>
          <w:szCs w:val="21"/>
        </w:rPr>
      </w:pPr>
      <w:r w:rsidDel="00000000" w:rsidR="00000000" w:rsidRPr="00000000">
        <w:rPr>
          <w:sz w:val="21"/>
          <w:szCs w:val="21"/>
        </w:rPr>
        <w:drawing>
          <wp:inline distB="114300" distT="114300" distL="114300" distR="114300">
            <wp:extent cx="5727700" cy="1358900"/>
            <wp:effectExtent b="0" l="0" r="0" t="0"/>
            <wp:docPr descr="图形用户界面, 文本, 应用程序  AI 生成的内容可能不正确。" id="15" name="image39.jpg"/>
            <a:graphic>
              <a:graphicData uri="http://schemas.openxmlformats.org/drawingml/2006/picture">
                <pic:pic>
                  <pic:nvPicPr>
                    <pic:cNvPr descr="图形用户界面, 文本, 应用程序  AI 生成的内容可能不正确。" id="0" name="image39.jpg"/>
                    <pic:cNvPicPr preferRelativeResize="0"/>
                  </pic:nvPicPr>
                  <pic:blipFill>
                    <a:blip r:embed="rId26"/>
                    <a:srcRect b="0" l="0" r="0" t="0"/>
                    <a:stretch>
                      <a:fillRect/>
                    </a:stretch>
                  </pic:blipFill>
                  <pic:spPr>
                    <a:xfrm>
                      <a:off x="0" y="0"/>
                      <a:ext cx="57277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0" w:lineRule="auto"/>
        <w:ind w:left="1417.3228346456694"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User can click "View Detail" to see the Fields Verification List in a pop-up window.</w:t>
      </w:r>
    </w:p>
    <w:p w:rsidR="00000000" w:rsidDel="00000000" w:rsidP="00000000" w:rsidRDefault="00000000" w:rsidRPr="00000000" w14:paraId="00000288">
      <w:pPr>
        <w:spacing w:after="0" w:lineRule="auto"/>
        <w:ind w:left="1417.3228346456694" w:hanging="360"/>
        <w:rPr>
          <w:sz w:val="21"/>
          <w:szCs w:val="21"/>
        </w:rPr>
      </w:pPr>
      <w:r w:rsidDel="00000000" w:rsidR="00000000" w:rsidRPr="00000000">
        <w:rPr>
          <w:sz w:val="21"/>
          <w:szCs w:val="21"/>
        </w:rPr>
        <w:drawing>
          <wp:inline distB="114300" distT="114300" distL="114300" distR="114300">
            <wp:extent cx="5727700" cy="2628900"/>
            <wp:effectExtent b="0" l="0" r="0" t="0"/>
            <wp:docPr descr="图形用户界面, 应用程序  AI 生成的内容可能不正确。" id="71" name="image54.jpg"/>
            <a:graphic>
              <a:graphicData uri="http://schemas.openxmlformats.org/drawingml/2006/picture">
                <pic:pic>
                  <pic:nvPicPr>
                    <pic:cNvPr descr="图形用户界面, 应用程序  AI 生成的内容可能不正确。" id="0" name="image54.jpg"/>
                    <pic:cNvPicPr preferRelativeResize="0"/>
                  </pic:nvPicPr>
                  <pic:blipFill>
                    <a:blip r:embed="rId27"/>
                    <a:srcRect b="0" l="0" r="0" t="0"/>
                    <a:stretch>
                      <a:fillRect/>
                    </a:stretch>
                  </pic:blipFill>
                  <pic:spPr>
                    <a:xfrm>
                      <a:off x="0" y="0"/>
                      <a:ext cx="57277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0" w:lineRule="auto"/>
        <w:ind w:left="1417.3228346456694" w:hanging="36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On this page, the User can review the system's check result for each field and adjust: If the system judges a field as "Passed", the User can change it to "Defect" or take no action. If the system judges a field as "Suspicious", the User can change it to "Confirm" or "Modify” or take no action. If "Modify" is selected, the modified value must be entered and is automatically saved.</w:t>
      </w:r>
    </w:p>
    <w:p w:rsidR="00000000" w:rsidDel="00000000" w:rsidP="00000000" w:rsidRDefault="00000000" w:rsidRPr="00000000" w14:paraId="0000028A">
      <w:pPr>
        <w:spacing w:after="0" w:lineRule="auto"/>
        <w:ind w:left="1417.3228346456694" w:hanging="36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Confirmation of the current file's check results is allowed whenever all items in the file have a status of "Passed", or "Suspicious" items have been set to either "Confirm" or "Modify", or there are still any "Suspicious" items that have not been confirmed. But if still any “Suspicious” item the file’s status will be kept suspicious and corresponding defect in defect list will not be set to verified.</w:t>
      </w:r>
    </w:p>
    <w:p w:rsidR="00000000" w:rsidDel="00000000" w:rsidP="00000000" w:rsidRDefault="00000000" w:rsidRPr="00000000" w14:paraId="0000028B">
      <w:pPr>
        <w:spacing w:after="0" w:lineRule="auto"/>
        <w:ind w:left="1417.3228346456694" w:hanging="360"/>
        <w:rPr>
          <w:sz w:val="21"/>
          <w:szCs w:val="21"/>
        </w:rPr>
      </w:pPr>
      <w:r w:rsidDel="00000000" w:rsidR="00000000" w:rsidRPr="00000000">
        <w:rPr>
          <w:sz w:val="21"/>
          <w:szCs w:val="21"/>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After confirming the entire file, the system automatically ticks the corresponding item in the subsequent "File Check List".</w:t>
      </w:r>
    </w:p>
    <w:p w:rsidR="00000000" w:rsidDel="00000000" w:rsidP="00000000" w:rsidRDefault="00000000" w:rsidRPr="00000000" w14:paraId="0000028C">
      <w:pPr>
        <w:spacing w:after="0" w:lineRule="auto"/>
        <w:ind w:left="1133.858267716535" w:firstLine="0"/>
        <w:rPr>
          <w:sz w:val="21"/>
          <w:szCs w:val="21"/>
        </w:rPr>
      </w:pP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b w:val="1"/>
          <w:bCs w:val="1"/>
          <w:rtl w:val="0"/>
        </w:rPr>
        <w:t xml:space="preserve">Defect List</w:t>
      </w:r>
    </w:p>
    <w:p w:rsidR="00000000" w:rsidDel="00000000" w:rsidP="00000000" w:rsidRDefault="00000000" w:rsidRPr="00000000" w14:paraId="0000028E">
      <w:pPr>
        <w:spacing w:after="0" w:lineRule="auto"/>
        <w:ind w:left="1417.3228346456694"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Used to display various defects identified by the system or added by Users; supports editing Remarks; supports checking the Rectified and Verified status; supports the User adding and deleting defects.</w:t>
      </w:r>
    </w:p>
    <w:p w:rsidR="00000000" w:rsidDel="00000000" w:rsidP="00000000" w:rsidRDefault="00000000" w:rsidRPr="00000000" w14:paraId="0000028F">
      <w:pPr>
        <w:spacing w:after="0" w:lineRule="auto"/>
        <w:ind w:left="1417.3228346456694"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the User confirms in the File Checking stage that a suspicious item is not a defect or has made corrections, the system will mark the corresponding Defect item as "Verified". Support user to check the file corresponding to a certain defect item by clicking the document link at the end of each defect line.</w:t>
      </w:r>
    </w:p>
    <w:p w:rsidR="00000000" w:rsidDel="00000000" w:rsidP="00000000" w:rsidRDefault="00000000" w:rsidRPr="00000000" w14:paraId="00000290">
      <w:pPr>
        <w:spacing w:after="0" w:lineRule="auto"/>
        <w:ind w:left="1417.3228346456694"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Users can add ,edit or delete defect items, support fuzzy search when selecting DEFECT CATEGORY and DEFECT TYPE. Defect code configuration refers to “Parameter Management – Defect code”. The Remark field in the CRA defect list supports input 1k characters.</w:t>
      </w:r>
    </w:p>
    <w:p w:rsidR="00000000" w:rsidDel="00000000" w:rsidP="00000000" w:rsidRDefault="00000000" w:rsidRPr="00000000" w14:paraId="00000291">
      <w:pPr>
        <w:spacing w:after="0" w:lineRule="auto"/>
        <w:ind w:left="500" w:firstLine="0"/>
        <w:rPr>
          <w:sz w:val="21"/>
          <w:szCs w:val="21"/>
        </w:rPr>
      </w:pPr>
      <w:r w:rsidDel="00000000" w:rsidR="00000000" w:rsidRPr="00000000">
        <w:rPr>
          <w:sz w:val="21"/>
          <w:szCs w:val="21"/>
        </w:rPr>
        <w:drawing>
          <wp:inline distB="114300" distT="114300" distL="114300" distR="114300">
            <wp:extent cx="5740400" cy="939800"/>
            <wp:effectExtent b="0" l="0" r="0" t="0"/>
            <wp:docPr descr="图形用户界面, 文本, 应用程序  AI 生成的内容可能不正确。" id="120" name="image121.jpg"/>
            <a:graphic>
              <a:graphicData uri="http://schemas.openxmlformats.org/drawingml/2006/picture">
                <pic:pic>
                  <pic:nvPicPr>
                    <pic:cNvPr descr="图形用户界面, 文本, 应用程序  AI 生成的内容可能不正确。" id="0" name="image121.jpg"/>
                    <pic:cNvPicPr preferRelativeResize="0"/>
                  </pic:nvPicPr>
                  <pic:blipFill>
                    <a:blip r:embed="rId28"/>
                    <a:srcRect b="0" l="0" r="0" t="0"/>
                    <a:stretch>
                      <a:fillRect/>
                    </a:stretch>
                  </pic:blipFill>
                  <pic:spPr>
                    <a:xfrm>
                      <a:off x="0" y="0"/>
                      <a:ext cx="5740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0" w:lineRule="auto"/>
        <w:ind w:left="500" w:firstLine="0"/>
        <w:rPr>
          <w:sz w:val="24"/>
          <w:szCs w:val="24"/>
        </w:rPr>
      </w:pPr>
      <w:r w:rsidDel="00000000" w:rsidR="00000000" w:rsidRPr="00000000">
        <w:rPr>
          <w:sz w:val="21"/>
          <w:szCs w:val="21"/>
        </w:rPr>
        <w:drawing>
          <wp:inline distB="114300" distT="114300" distL="114300" distR="114300">
            <wp:extent cx="1739900" cy="1701800"/>
            <wp:effectExtent b="0" l="0" r="0" t="0"/>
            <wp:docPr id="66" name="image105.jpg"/>
            <a:graphic>
              <a:graphicData uri="http://schemas.openxmlformats.org/drawingml/2006/picture">
                <pic:pic>
                  <pic:nvPicPr>
                    <pic:cNvPr id="0" name="image105.jpg"/>
                    <pic:cNvPicPr preferRelativeResize="0"/>
                  </pic:nvPicPr>
                  <pic:blipFill>
                    <a:blip r:embed="rId29"/>
                    <a:srcRect b="0" l="0" r="0" t="0"/>
                    <a:stretch>
                      <a:fillRect/>
                    </a:stretch>
                  </pic:blipFill>
                  <pic:spPr>
                    <a:xfrm>
                      <a:off x="0" y="0"/>
                      <a:ext cx="1739900" cy="1701800"/>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778000" cy="1739900"/>
            <wp:effectExtent b="0" l="0" r="0" t="0"/>
            <wp:docPr descr="图形用户界面, 文本, 应用程序  AI 生成的内容可能不正确。" id="79" name="image65.jpg"/>
            <a:graphic>
              <a:graphicData uri="http://schemas.openxmlformats.org/drawingml/2006/picture">
                <pic:pic>
                  <pic:nvPicPr>
                    <pic:cNvPr descr="图形用户界面, 文本, 应用程序  AI 生成的内容可能不正确。" id="0" name="image65.jpg"/>
                    <pic:cNvPicPr preferRelativeResize="0"/>
                  </pic:nvPicPr>
                  <pic:blipFill>
                    <a:blip r:embed="rId30"/>
                    <a:srcRect b="0" l="0" r="0" t="0"/>
                    <a:stretch>
                      <a:fillRect/>
                    </a:stretch>
                  </pic:blipFill>
                  <pic:spPr>
                    <a:xfrm>
                      <a:off x="0" y="0"/>
                      <a:ext cx="1778000" cy="1739900"/>
                    </a:xfrm>
                    <a:prstGeom prst="rect"/>
                    <a:ln/>
                  </pic:spPr>
                </pic:pic>
              </a:graphicData>
            </a:graphic>
          </wp:inline>
        </w:drawing>
      </w:r>
      <w:r w:rsidDel="00000000" w:rsidR="00000000" w:rsidRPr="00000000">
        <w:rPr>
          <w:sz w:val="24"/>
          <w:szCs w:val="24"/>
        </w:rPr>
        <w:drawing>
          <wp:inline distB="114300" distT="114300" distL="114300" distR="114300">
            <wp:extent cx="1574800" cy="1574800"/>
            <wp:effectExtent b="0" l="0" r="0" t="0"/>
            <wp:docPr descr="图形用户界面, 文本, 应用程序  AI 生成的内容可能不正确。" id="34" name="image31.jpg"/>
            <a:graphic>
              <a:graphicData uri="http://schemas.openxmlformats.org/drawingml/2006/picture">
                <pic:pic>
                  <pic:nvPicPr>
                    <pic:cNvPr descr="图形用户界面, 文本, 应用程序  AI 生成的内容可能不正确。" id="0" name="image31.jpg"/>
                    <pic:cNvPicPr preferRelativeResize="0"/>
                  </pic:nvPicPr>
                  <pic:blipFill>
                    <a:blip r:embed="rId31"/>
                    <a:srcRect b="0" l="0" r="0" t="0"/>
                    <a:stretch>
                      <a:fillRect/>
                    </a:stretch>
                  </pic:blipFill>
                  <pic:spPr>
                    <a:xfrm>
                      <a:off x="0" y="0"/>
                      <a:ext cx="15748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0" w:lineRule="auto"/>
        <w:ind w:left="8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29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b w:val="1"/>
          <w:bCs w:val="1"/>
          <w:rtl w:val="0"/>
        </w:rPr>
        <w:t xml:space="preserve">File Check List Section</w:t>
      </w:r>
    </w:p>
    <w:p w:rsidR="00000000" w:rsidDel="00000000" w:rsidP="00000000" w:rsidRDefault="00000000" w:rsidRPr="00000000" w14:paraId="00000295">
      <w:pPr>
        <w:spacing w:after="0" w:lineRule="auto"/>
        <w:ind w:left="1417.3228346456694"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File Check list supports configuration. Configuration rules are detailed in the "Parameter Management" section.</w:t>
      </w:r>
    </w:p>
    <w:p w:rsidR="00000000" w:rsidDel="00000000" w:rsidP="00000000" w:rsidRDefault="00000000" w:rsidRPr="00000000" w14:paraId="00000296">
      <w:pPr>
        <w:spacing w:after="0" w:lineRule="auto"/>
        <w:ind w:left="1417.3228346456694"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during the File Checking stage, the User confirms that neither type of error (Incomplete File, Field Value Suspicious) exists for a particular file or that they have been rectified, the system automatically ticks the corresponding file in the File Check List.</w:t>
      </w:r>
    </w:p>
    <w:p w:rsidR="00000000" w:rsidDel="00000000" w:rsidP="00000000" w:rsidRDefault="00000000" w:rsidRPr="00000000" w14:paraId="00000297">
      <w:pPr>
        <w:spacing w:after="0" w:lineRule="auto"/>
        <w:ind w:left="1417.3228346456694"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during the File Checking stage, the User changes a system-judged "Passed" result to "Defect", the system must correspondingly untick the file selection.</w:t>
      </w:r>
    </w:p>
    <w:p w:rsidR="00000000" w:rsidDel="00000000" w:rsidP="00000000" w:rsidRDefault="00000000" w:rsidRPr="00000000" w14:paraId="00000298">
      <w:pPr>
        <w:spacing w:after="0" w:lineRule="auto"/>
        <w:ind w:left="1417.3228346456694"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list refer to “</w:t>
      </w:r>
      <w:r w:rsidDel="00000000" w:rsidR="00000000" w:rsidRPr="00000000">
        <w:rPr>
          <w:b w:val="1"/>
          <w:bCs w:val="1"/>
          <w:sz w:val="21"/>
          <w:szCs w:val="21"/>
          <w:rtl w:val="0"/>
        </w:rPr>
        <w:t xml:space="preserve">File Check List</w:t>
      </w:r>
      <w:r w:rsidDel="00000000" w:rsidR="00000000" w:rsidRPr="00000000">
        <w:rPr>
          <w:sz w:val="21"/>
          <w:szCs w:val="21"/>
          <w:rtl w:val="0"/>
        </w:rPr>
        <w:t xml:space="preserve">” in “</w:t>
      </w:r>
      <w:r w:rsidDel="00000000" w:rsidR="00000000" w:rsidRPr="00000000">
        <w:rPr>
          <w:b w:val="1"/>
          <w:bCs w:val="1"/>
          <w:sz w:val="21"/>
          <w:szCs w:val="21"/>
          <w:rtl w:val="0"/>
        </w:rPr>
        <w:t xml:space="preserve">Navigation</w:t>
      </w:r>
      <w:r w:rsidDel="00000000" w:rsidR="00000000" w:rsidRPr="00000000">
        <w:rPr>
          <w:sz w:val="21"/>
          <w:szCs w:val="21"/>
          <w:rtl w:val="0"/>
        </w:rPr>
        <w:t xml:space="preserve">” sheet in “</w:t>
      </w:r>
      <w:r w:rsidDel="00000000" w:rsidR="00000000" w:rsidRPr="00000000">
        <w:rPr>
          <w:b w:val="1"/>
          <w:bCs w:val="1"/>
          <w:sz w:val="21"/>
          <w:szCs w:val="21"/>
          <w:rtl w:val="0"/>
        </w:rPr>
        <w:t xml:space="preserve">Appendix – User Role Display</w:t>
      </w:r>
      <w:r w:rsidDel="00000000" w:rsidR="00000000" w:rsidRPr="00000000">
        <w:rPr>
          <w:sz w:val="21"/>
          <w:szCs w:val="21"/>
          <w:rtl w:val="0"/>
        </w:rPr>
        <w:t xml:space="preserve">”</w:t>
      </w:r>
    </w:p>
    <w:p w:rsidR="00000000" w:rsidDel="00000000" w:rsidP="00000000" w:rsidRDefault="00000000" w:rsidRPr="00000000" w14:paraId="00000299">
      <w:pPr>
        <w:spacing w:after="0" w:lineRule="auto"/>
        <w:jc w:val="center"/>
        <w:rPr>
          <w:sz w:val="21"/>
          <w:szCs w:val="21"/>
        </w:rPr>
      </w:pPr>
      <w:r w:rsidDel="00000000" w:rsidR="00000000" w:rsidRPr="00000000">
        <w:rPr>
          <w:sz w:val="21"/>
          <w:szCs w:val="21"/>
        </w:rPr>
        <w:drawing>
          <wp:inline distB="114300" distT="114300" distL="114300" distR="114300">
            <wp:extent cx="5740400" cy="2692400"/>
            <wp:effectExtent b="0" l="0" r="0" t="0"/>
            <wp:docPr descr="图形用户界面, 文本, 应用程序, 电子邮件  AI 生成的内容可能不正确。" id="72" name="image96.jpg"/>
            <a:graphic>
              <a:graphicData uri="http://schemas.openxmlformats.org/drawingml/2006/picture">
                <pic:pic>
                  <pic:nvPicPr>
                    <pic:cNvPr descr="图形用户界面, 文本, 应用程序, 电子邮件  AI 生成的内容可能不正确。" id="0" name="image96.jpg"/>
                    <pic:cNvPicPr preferRelativeResize="0"/>
                  </pic:nvPicPr>
                  <pic:blipFill>
                    <a:blip r:embed="rId32"/>
                    <a:srcRect b="0" l="0" r="0" t="0"/>
                    <a:stretch>
                      <a:fillRect/>
                    </a:stretch>
                  </pic:blipFill>
                  <pic:spPr>
                    <a:xfrm>
                      <a:off x="0" y="0"/>
                      <a:ext cx="5740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b w:val="1"/>
          <w:bCs w:val="1"/>
          <w:rtl w:val="0"/>
        </w:rPr>
        <w:t xml:space="preserve">Data Maintenance, including:</w:t>
      </w:r>
    </w:p>
    <w:p w:rsidR="00000000" w:rsidDel="00000000" w:rsidP="00000000" w:rsidRDefault="00000000" w:rsidRPr="00000000" w14:paraId="0000029B">
      <w:pPr>
        <w:spacing w:after="0" w:lineRule="auto"/>
        <w:ind w:left="2040" w:firstLine="0"/>
        <w:rPr>
          <w:sz w:val="21"/>
          <w:szCs w:val="21"/>
        </w:rPr>
      </w:pPr>
      <w:r w:rsidDel="00000000" w:rsidR="00000000" w:rsidRPr="00000000">
        <w:rPr>
          <w:sz w:val="21"/>
          <w:szCs w:val="21"/>
          <w:rtl w:val="0"/>
        </w:rPr>
        <w:t xml:space="preserve">- Application Summary</w:t>
      </w:r>
    </w:p>
    <w:p w:rsidR="00000000" w:rsidDel="00000000" w:rsidP="00000000" w:rsidRDefault="00000000" w:rsidRPr="00000000" w14:paraId="0000029C">
      <w:pPr>
        <w:spacing w:after="0" w:lineRule="auto"/>
        <w:ind w:left="2040" w:firstLine="0"/>
        <w:rPr>
          <w:sz w:val="21"/>
          <w:szCs w:val="21"/>
        </w:rPr>
      </w:pPr>
      <w:r w:rsidDel="00000000" w:rsidR="00000000" w:rsidRPr="00000000">
        <w:rPr>
          <w:sz w:val="21"/>
          <w:szCs w:val="21"/>
          <w:rtl w:val="0"/>
        </w:rPr>
        <w:t xml:space="preserve">- Hirer/Guarantor Information</w:t>
      </w:r>
    </w:p>
    <w:p w:rsidR="00000000" w:rsidDel="00000000" w:rsidP="00000000" w:rsidRDefault="00000000" w:rsidRPr="00000000" w14:paraId="0000029D">
      <w:pPr>
        <w:spacing w:after="0" w:lineRule="auto"/>
        <w:ind w:left="2040" w:firstLine="0"/>
        <w:rPr>
          <w:sz w:val="21"/>
          <w:szCs w:val="21"/>
        </w:rPr>
      </w:pPr>
      <w:r w:rsidDel="00000000" w:rsidR="00000000" w:rsidRPr="00000000">
        <w:rPr>
          <w:sz w:val="21"/>
          <w:szCs w:val="21"/>
          <w:rtl w:val="0"/>
        </w:rPr>
        <w:t xml:space="preserve">- Facility Information</w:t>
      </w:r>
    </w:p>
    <w:p w:rsidR="00000000" w:rsidDel="00000000" w:rsidP="00000000" w:rsidRDefault="00000000" w:rsidRPr="00000000" w14:paraId="0000029E">
      <w:pPr>
        <w:spacing w:after="0" w:lineRule="auto"/>
        <w:ind w:left="2040" w:firstLine="0"/>
        <w:rPr>
          <w:sz w:val="21"/>
          <w:szCs w:val="21"/>
        </w:rPr>
      </w:pPr>
      <w:r w:rsidDel="00000000" w:rsidR="00000000" w:rsidRPr="00000000">
        <w:rPr>
          <w:sz w:val="21"/>
          <w:szCs w:val="21"/>
          <w:rtl w:val="0"/>
        </w:rPr>
        <w:t xml:space="preserve">- FIS Information</w:t>
      </w:r>
    </w:p>
    <w:p w:rsidR="00000000" w:rsidDel="00000000" w:rsidP="00000000" w:rsidRDefault="00000000" w:rsidRPr="00000000" w14:paraId="0000029F">
      <w:pPr>
        <w:spacing w:after="0" w:lineRule="auto"/>
        <w:ind w:left="2040" w:firstLine="0"/>
        <w:rPr>
          <w:sz w:val="21"/>
          <w:szCs w:val="21"/>
        </w:rPr>
      </w:pPr>
      <w:r w:rsidDel="00000000" w:rsidR="00000000" w:rsidRPr="00000000">
        <w:rPr>
          <w:sz w:val="21"/>
          <w:szCs w:val="21"/>
          <w:rtl w:val="0"/>
        </w:rPr>
        <w:t xml:space="preserve">- Dealer/Seller Information</w:t>
      </w:r>
    </w:p>
    <w:p w:rsidR="00000000" w:rsidDel="00000000" w:rsidP="00000000" w:rsidRDefault="00000000" w:rsidRPr="00000000" w14:paraId="000002A0">
      <w:pPr>
        <w:spacing w:after="0" w:lineRule="auto"/>
        <w:ind w:left="2040" w:firstLine="0"/>
        <w:rPr>
          <w:sz w:val="21"/>
          <w:szCs w:val="21"/>
        </w:rPr>
      </w:pPr>
      <w:r w:rsidDel="00000000" w:rsidR="00000000" w:rsidRPr="00000000">
        <w:rPr>
          <w:sz w:val="21"/>
          <w:szCs w:val="21"/>
          <w:rtl w:val="0"/>
        </w:rPr>
        <w:t xml:space="preserve">- Collateral Information</w:t>
      </w:r>
    </w:p>
    <w:p w:rsidR="00000000" w:rsidDel="00000000" w:rsidP="00000000" w:rsidRDefault="00000000" w:rsidRPr="00000000" w14:paraId="000002A1">
      <w:pPr>
        <w:spacing w:after="0" w:lineRule="auto"/>
        <w:ind w:left="2040" w:firstLine="0"/>
        <w:rPr>
          <w:sz w:val="21"/>
          <w:szCs w:val="21"/>
        </w:rPr>
      </w:pPr>
      <w:r w:rsidDel="00000000" w:rsidR="00000000" w:rsidRPr="00000000">
        <w:rPr>
          <w:sz w:val="21"/>
          <w:szCs w:val="21"/>
          <w:rtl w:val="0"/>
        </w:rPr>
        <w:t xml:space="preserve">- Purchase Information</w:t>
      </w:r>
    </w:p>
    <w:p w:rsidR="00000000" w:rsidDel="00000000" w:rsidP="00000000" w:rsidRDefault="00000000" w:rsidRPr="00000000" w14:paraId="000002A2">
      <w:pPr>
        <w:spacing w:after="0" w:lineRule="auto"/>
        <w:ind w:left="2040" w:firstLine="0"/>
        <w:rPr>
          <w:sz w:val="21"/>
          <w:szCs w:val="21"/>
        </w:rPr>
      </w:pPr>
      <w:r w:rsidDel="00000000" w:rsidR="00000000" w:rsidRPr="00000000">
        <w:rPr>
          <w:sz w:val="21"/>
          <w:szCs w:val="21"/>
          <w:rtl w:val="0"/>
        </w:rPr>
        <w:t xml:space="preserve">– Approval Information</w:t>
      </w:r>
    </w:p>
    <w:p w:rsidR="00000000" w:rsidDel="00000000" w:rsidP="00000000" w:rsidRDefault="00000000" w:rsidRPr="00000000" w14:paraId="000002A3">
      <w:pPr>
        <w:numPr>
          <w:ilvl w:val="0"/>
          <w:numId w:val="32"/>
        </w:numPr>
        <w:spacing w:after="0" w:afterAutospacing="0" w:before="240" w:lineRule="auto"/>
        <w:ind w:left="720" w:right="0" w:hanging="360"/>
        <w:rPr>
          <w:sz w:val="21"/>
          <w:szCs w:val="21"/>
          <w:highlight w:val="yellow"/>
        </w:rPr>
      </w:pPr>
      <w:r w:rsidDel="00000000" w:rsidR="00000000" w:rsidRPr="00000000">
        <w:rPr>
          <w:sz w:val="21"/>
          <w:szCs w:val="21"/>
          <w:highlight w:val="yellow"/>
          <w:rtl w:val="0"/>
        </w:rPr>
        <w:t xml:space="preserve">Each section shall provide a </w:t>
      </w:r>
      <w:r w:rsidDel="00000000" w:rsidR="00000000" w:rsidRPr="00000000">
        <w:rPr>
          <w:b w:val="1"/>
          <w:bCs w:val="1"/>
          <w:sz w:val="21"/>
          <w:szCs w:val="21"/>
          <w:highlight w:val="yellow"/>
          <w:rtl w:val="0"/>
        </w:rPr>
        <w:t xml:space="preserve">“View Files”</w:t>
      </w:r>
      <w:r w:rsidDel="00000000" w:rsidR="00000000" w:rsidRPr="00000000">
        <w:rPr>
          <w:sz w:val="21"/>
          <w:szCs w:val="21"/>
          <w:highlight w:val="yellow"/>
          <w:rtl w:val="0"/>
        </w:rPr>
        <w:t xml:space="preserve"> button. Upon clicking the button, the system shall open a new browser window or tab displaying the relevant file-viewing page.</w:t>
      </w:r>
    </w:p>
    <w:p w:rsidR="00000000" w:rsidDel="00000000" w:rsidP="00000000" w:rsidRDefault="00000000" w:rsidRPr="00000000" w14:paraId="000002A4">
      <w:pPr>
        <w:numPr>
          <w:ilvl w:val="0"/>
          <w:numId w:val="32"/>
        </w:numPr>
        <w:spacing w:after="240" w:before="0" w:beforeAutospacing="0" w:lineRule="auto"/>
        <w:ind w:left="720" w:right="0" w:hanging="360"/>
        <w:rPr>
          <w:sz w:val="21"/>
          <w:szCs w:val="21"/>
          <w:u w:val="none"/>
        </w:rPr>
      </w:pPr>
      <w:r w:rsidDel="00000000" w:rsidR="00000000" w:rsidRPr="00000000">
        <w:rPr>
          <w:sz w:val="21"/>
          <w:szCs w:val="21"/>
          <w:rtl w:val="0"/>
        </w:rPr>
        <w:t xml:space="preserve">The mapping between each section and its corresponding file types is defined in the table below. The same mapping is also described in </w:t>
      </w:r>
      <w:r w:rsidDel="00000000" w:rsidR="00000000" w:rsidRPr="00000000">
        <w:rPr>
          <w:b w:val="1"/>
          <w:bCs w:val="1"/>
          <w:sz w:val="21"/>
          <w:szCs w:val="21"/>
          <w:rtl w:val="0"/>
        </w:rPr>
        <w:t xml:space="preserve">Appendix – User Page Display</w:t>
      </w:r>
      <w:r w:rsidDel="00000000" w:rsidR="00000000" w:rsidRPr="00000000">
        <w:rPr>
          <w:sz w:val="21"/>
          <w:szCs w:val="21"/>
          <w:rtl w:val="0"/>
        </w:rPr>
        <w:t xml:space="preserve">.</w:t>
      </w:r>
      <w:r w:rsidDel="00000000" w:rsidR="00000000" w:rsidRPr="00000000">
        <w:rPr>
          <w:rtl w:val="0"/>
        </w:rPr>
      </w:r>
    </w:p>
    <w:tbl>
      <w:tblPr>
        <w:tblStyle w:val="Table6"/>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645"/>
        <w:tblGridChange w:id="0">
          <w:tblGrid>
            <w:gridCol w:w="3015"/>
            <w:gridCol w:w="66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A5">
            <w:pPr>
              <w:spacing w:after="0" w:lineRule="auto"/>
              <w:ind w:left="193.81889763779554" w:right="-37.91338582677156" w:firstLine="0"/>
              <w:rPr>
                <w:b w:val="1"/>
                <w:bCs w:val="1"/>
                <w:sz w:val="21"/>
                <w:szCs w:val="21"/>
              </w:rPr>
            </w:pPr>
            <w:r w:rsidDel="00000000" w:rsidR="00000000" w:rsidRPr="00000000">
              <w:rPr>
                <w:b w:val="1"/>
                <w:bCs w:val="1"/>
                <w:sz w:val="21"/>
                <w:szCs w:val="21"/>
                <w:rtl w:val="0"/>
              </w:rPr>
              <w:t xml:space="preserve">Hirer/Guarantor</w:t>
            </w:r>
          </w:p>
        </w:tc>
        <w:tc>
          <w:tcPr>
            <w:tcBorders>
              <w:top w:color="000000" w:space="0" w:sz="5" w:val="single"/>
              <w:left w:color="000000" w:space="0" w:sz="0" w:val="nil"/>
              <w:bottom w:color="000000" w:space="0" w:sz="5" w:val="single"/>
              <w:right w:color="000000" w:space="0" w:sz="5" w:val="single"/>
            </w:tcBorders>
            <w:shd w:fill="ffff00" w:val="clear"/>
            <w:tcMar>
              <w:top w:w="0.0" w:type="dxa"/>
              <w:left w:w="40.0" w:type="dxa"/>
              <w:bottom w:w="0.0" w:type="dxa"/>
              <w:right w:w="40.0" w:type="dxa"/>
            </w:tcMar>
            <w:vAlign w:val="top"/>
          </w:tcPr>
          <w:p w:rsidR="00000000" w:rsidDel="00000000" w:rsidP="00000000" w:rsidRDefault="00000000" w:rsidRPr="00000000" w14:paraId="000002A6">
            <w:pPr>
              <w:spacing w:after="0" w:lineRule="auto"/>
              <w:ind w:left="193.81889763779554" w:right="-37.91338582677156" w:firstLine="0"/>
              <w:rPr>
                <w:sz w:val="21"/>
                <w:szCs w:val="21"/>
              </w:rPr>
            </w:pPr>
            <w:r w:rsidDel="00000000" w:rsidR="00000000" w:rsidRPr="00000000">
              <w:rPr>
                <w:sz w:val="21"/>
                <w:szCs w:val="21"/>
                <w:rtl w:val="0"/>
              </w:rPr>
              <w:t xml:space="preserve">IC, SSM search, Application form</w:t>
            </w:r>
          </w:p>
        </w:tc>
      </w:tr>
      <w:tr>
        <w:trPr>
          <w:cantSplit w:val="0"/>
          <w:trHeight w:val="1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A7">
            <w:pPr>
              <w:spacing w:after="0" w:lineRule="auto"/>
              <w:ind w:left="193.81889763779554" w:right="-37.91338582677156" w:firstLine="0"/>
              <w:rPr>
                <w:b w:val="1"/>
                <w:bCs w:val="1"/>
                <w:sz w:val="21"/>
                <w:szCs w:val="21"/>
              </w:rPr>
            </w:pPr>
            <w:r w:rsidDel="00000000" w:rsidR="00000000" w:rsidRPr="00000000">
              <w:rPr>
                <w:b w:val="1"/>
                <w:bCs w:val="1"/>
                <w:sz w:val="21"/>
                <w:szCs w:val="21"/>
                <w:rtl w:val="0"/>
              </w:rPr>
              <w:t xml:space="preserve">Facility</w:t>
            </w:r>
          </w:p>
        </w:tc>
        <w:tc>
          <w:tcPr>
            <w:tcBorders>
              <w:top w:color="000000" w:space="0" w:sz="0" w:val="nil"/>
              <w:left w:color="000000" w:space="0" w:sz="0" w:val="nil"/>
              <w:bottom w:color="000000" w:space="0" w:sz="5" w:val="single"/>
              <w:right w:color="000000" w:space="0" w:sz="5" w:val="single"/>
            </w:tcBorders>
            <w:shd w:fill="ffff00" w:val="clear"/>
            <w:tcMar>
              <w:top w:w="0.0" w:type="dxa"/>
              <w:left w:w="40.0" w:type="dxa"/>
              <w:bottom w:w="0.0" w:type="dxa"/>
              <w:right w:w="40.0" w:type="dxa"/>
            </w:tcMar>
            <w:vAlign w:val="top"/>
          </w:tcPr>
          <w:p w:rsidR="00000000" w:rsidDel="00000000" w:rsidP="00000000" w:rsidRDefault="00000000" w:rsidRPr="00000000" w14:paraId="000002A8">
            <w:pPr>
              <w:spacing w:after="0" w:lineRule="auto"/>
              <w:ind w:left="193.81889763779554" w:right="-37.91338582677156" w:firstLine="0"/>
              <w:rPr>
                <w:sz w:val="21"/>
                <w:szCs w:val="21"/>
              </w:rPr>
            </w:pPr>
            <w:r w:rsidDel="00000000" w:rsidR="00000000" w:rsidRPr="00000000">
              <w:rPr>
                <w:sz w:val="21"/>
                <w:szCs w:val="21"/>
                <w:rtl w:val="0"/>
              </w:rPr>
              <w:t xml:space="preserve">HP Agreement (Part 1), Guarantee Agreement, Second Schedule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A9">
            <w:pPr>
              <w:spacing w:after="0" w:lineRule="auto"/>
              <w:ind w:left="193.81889763779554" w:right="-37.91338582677156" w:firstLine="0"/>
              <w:rPr>
                <w:b w:val="1"/>
                <w:bCs w:val="1"/>
                <w:sz w:val="21"/>
                <w:szCs w:val="21"/>
              </w:rPr>
            </w:pPr>
            <w:r w:rsidDel="00000000" w:rsidR="00000000" w:rsidRPr="00000000">
              <w:rPr>
                <w:b w:val="1"/>
                <w:bCs w:val="1"/>
                <w:sz w:val="21"/>
                <w:szCs w:val="21"/>
                <w:rtl w:val="0"/>
              </w:rPr>
              <w:t xml:space="preserve">Dealer/Seller</w:t>
            </w:r>
          </w:p>
        </w:tc>
        <w:tc>
          <w:tcPr>
            <w:tcBorders>
              <w:top w:color="000000" w:space="0" w:sz="0" w:val="nil"/>
              <w:left w:color="000000" w:space="0" w:sz="0" w:val="nil"/>
              <w:bottom w:color="000000" w:space="0" w:sz="5" w:val="single"/>
              <w:right w:color="000000" w:space="0" w:sz="5" w:val="single"/>
            </w:tcBorders>
            <w:shd w:fill="ffff00" w:val="clear"/>
            <w:tcMar>
              <w:top w:w="0.0" w:type="dxa"/>
              <w:left w:w="40.0" w:type="dxa"/>
              <w:bottom w:w="0.0" w:type="dxa"/>
              <w:right w:w="40.0" w:type="dxa"/>
            </w:tcMar>
            <w:vAlign w:val="top"/>
          </w:tcPr>
          <w:p w:rsidR="00000000" w:rsidDel="00000000" w:rsidP="00000000" w:rsidRDefault="00000000" w:rsidRPr="00000000" w14:paraId="000002AA">
            <w:pPr>
              <w:spacing w:after="0" w:lineRule="auto"/>
              <w:ind w:left="193.81889763779554" w:right="-37.91338582677156" w:firstLine="0"/>
              <w:rPr>
                <w:sz w:val="21"/>
                <w:szCs w:val="21"/>
              </w:rPr>
            </w:pPr>
            <w:r w:rsidDel="00000000" w:rsidR="00000000" w:rsidRPr="00000000">
              <w:rPr>
                <w:sz w:val="21"/>
                <w:szCs w:val="21"/>
                <w:rtl w:val="0"/>
              </w:rPr>
              <w:t xml:space="preserve">Invoice</w:t>
            </w:r>
          </w:p>
        </w:tc>
      </w:tr>
      <w:tr>
        <w:trPr>
          <w:cantSplit w:val="0"/>
          <w:trHeight w:val="97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AB">
            <w:pPr>
              <w:spacing w:after="0" w:lineRule="auto"/>
              <w:ind w:left="193.81889763779554" w:right="-37.91338582677156" w:firstLine="0"/>
              <w:rPr>
                <w:b w:val="1"/>
                <w:bCs w:val="1"/>
                <w:sz w:val="21"/>
                <w:szCs w:val="21"/>
              </w:rPr>
            </w:pPr>
            <w:r w:rsidDel="00000000" w:rsidR="00000000" w:rsidRPr="00000000">
              <w:rPr>
                <w:b w:val="1"/>
                <w:bCs w:val="1"/>
                <w:sz w:val="21"/>
                <w:szCs w:val="21"/>
                <w:rtl w:val="0"/>
              </w:rPr>
              <w:t xml:space="preserve">FIS &amp; Collateral &amp; Purchase</w:t>
            </w:r>
          </w:p>
        </w:tc>
        <w:tc>
          <w:tcPr>
            <w:tcBorders>
              <w:top w:color="000000" w:space="0" w:sz="0" w:val="nil"/>
              <w:left w:color="000000" w:space="0" w:sz="0" w:val="nil"/>
              <w:bottom w:color="000000" w:space="0" w:sz="5" w:val="single"/>
              <w:right w:color="000000" w:space="0" w:sz="5" w:val="single"/>
            </w:tcBorders>
            <w:shd w:fill="ffff00" w:val="clear"/>
            <w:tcMar>
              <w:top w:w="0.0" w:type="dxa"/>
              <w:left w:w="40.0" w:type="dxa"/>
              <w:bottom w:w="0.0" w:type="dxa"/>
              <w:right w:w="40.0" w:type="dxa"/>
            </w:tcMar>
            <w:vAlign w:val="top"/>
          </w:tcPr>
          <w:p w:rsidR="00000000" w:rsidDel="00000000" w:rsidP="00000000" w:rsidRDefault="00000000" w:rsidRPr="00000000" w14:paraId="000002AC">
            <w:pPr>
              <w:spacing w:after="0" w:lineRule="auto"/>
              <w:ind w:left="193.81889763779554" w:right="-37.91338582677156" w:firstLine="0"/>
              <w:rPr>
                <w:sz w:val="21"/>
                <w:szCs w:val="21"/>
              </w:rPr>
            </w:pPr>
            <w:r w:rsidDel="00000000" w:rsidR="00000000" w:rsidRPr="00000000">
              <w:rPr>
                <w:sz w:val="21"/>
                <w:szCs w:val="21"/>
                <w:rtl w:val="0"/>
              </w:rPr>
              <w:t xml:space="preserve">FIS:</w:t>
              <w:br w:type="textWrapping"/>
              <w:t xml:space="preserve"> FIS result</w:t>
              <w:br w:type="textWrapping"/>
              <w:t xml:space="preserve"> E-Hakmilik lodgement slip(Only for file upload by sales as an attachment)</w:t>
            </w:r>
          </w:p>
        </w:tc>
      </w:tr>
      <w:tr>
        <w:trPr>
          <w:cantSplit w:val="0"/>
          <w:trHeight w:val="2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ind w:left="3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00" w:val="clear"/>
            <w:tcMar>
              <w:top w:w="0.0" w:type="dxa"/>
              <w:left w:w="40.0" w:type="dxa"/>
              <w:bottom w:w="0.0" w:type="dxa"/>
              <w:right w:w="40.0" w:type="dxa"/>
            </w:tcMar>
            <w:vAlign w:val="top"/>
          </w:tcPr>
          <w:p w:rsidR="00000000" w:rsidDel="00000000" w:rsidP="00000000" w:rsidRDefault="00000000" w:rsidRPr="00000000" w14:paraId="000002AE">
            <w:pPr>
              <w:spacing w:after="0" w:lineRule="auto"/>
              <w:ind w:left="193.81889763779554" w:right="-37.91338582677156" w:firstLine="0"/>
              <w:rPr>
                <w:sz w:val="21"/>
                <w:szCs w:val="21"/>
              </w:rPr>
            </w:pPr>
            <w:r w:rsidDel="00000000" w:rsidR="00000000" w:rsidRPr="00000000">
              <w:rPr>
                <w:sz w:val="21"/>
                <w:szCs w:val="21"/>
                <w:rtl w:val="0"/>
              </w:rPr>
              <w:t xml:space="preserve">File list: VOC, Application Form</w:t>
            </w:r>
          </w:p>
        </w:tc>
      </w:tr>
      <w:tr>
        <w:trPr>
          <w:cantSplit w:val="0"/>
          <w:trHeight w:val="2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ind w:left="3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00" w:val="clear"/>
            <w:tcMar>
              <w:top w:w="0.0" w:type="dxa"/>
              <w:left w:w="40.0" w:type="dxa"/>
              <w:bottom w:w="0.0" w:type="dxa"/>
              <w:right w:w="40.0" w:type="dxa"/>
            </w:tcMar>
            <w:vAlign w:val="top"/>
          </w:tcPr>
          <w:p w:rsidR="00000000" w:rsidDel="00000000" w:rsidP="00000000" w:rsidRDefault="00000000" w:rsidRPr="00000000" w14:paraId="000002B0">
            <w:pPr>
              <w:spacing w:after="0" w:lineRule="auto"/>
              <w:ind w:left="193.81889763779554" w:right="-37.91338582677156" w:firstLine="0"/>
              <w:rPr>
                <w:sz w:val="21"/>
                <w:szCs w:val="21"/>
              </w:rPr>
            </w:pPr>
            <w:r w:rsidDel="00000000" w:rsidR="00000000" w:rsidRPr="00000000">
              <w:rPr>
                <w:sz w:val="21"/>
                <w:szCs w:val="21"/>
                <w:rtl w:val="0"/>
              </w:rPr>
              <w:t xml:space="preserve">Invoice, Insurance, VOC, Road Tax</w:t>
            </w:r>
          </w:p>
        </w:tc>
      </w:tr>
      <w:tr>
        <w:trPr>
          <w:cantSplit w:val="0"/>
          <w:trHeight w:val="2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ind w:left="3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2B2">
            <w:pPr>
              <w:spacing w:after="0" w:lineRule="auto"/>
              <w:ind w:left="193.81889763779554" w:right="-37.91338582677156" w:firstLine="0"/>
              <w:rPr>
                <w:sz w:val="21"/>
                <w:szCs w:val="21"/>
              </w:rPr>
            </w:pPr>
            <w:r w:rsidDel="00000000" w:rsidR="00000000" w:rsidRPr="00000000">
              <w:rPr>
                <w:sz w:val="21"/>
                <w:szCs w:val="21"/>
                <w:rtl w:val="0"/>
              </w:rPr>
              <w:t xml:space="preserve">FD Receipt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B3">
            <w:pPr>
              <w:spacing w:after="0" w:lineRule="auto"/>
              <w:ind w:left="193.81889763779554" w:right="-37.91338582677156" w:firstLine="0"/>
              <w:rPr>
                <w:b w:val="1"/>
                <w:bCs w:val="1"/>
                <w:sz w:val="21"/>
                <w:szCs w:val="21"/>
              </w:rPr>
            </w:pPr>
            <w:r w:rsidDel="00000000" w:rsidR="00000000" w:rsidRPr="00000000">
              <w:rPr>
                <w:b w:val="1"/>
                <w:bCs w:val="1"/>
                <w:sz w:val="21"/>
                <w:szCs w:val="21"/>
                <w:rtl w:val="0"/>
              </w:rPr>
              <w:t xml:space="preserve">Approval Information</w:t>
            </w:r>
          </w:p>
        </w:tc>
        <w:tc>
          <w:tcPr>
            <w:tcBorders>
              <w:top w:color="000000" w:space="0" w:sz="0" w:val="nil"/>
              <w:left w:color="000000" w:space="0" w:sz="0" w:val="nil"/>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2B4">
            <w:pPr>
              <w:spacing w:after="0" w:lineRule="auto"/>
              <w:ind w:left="193.81889763779554" w:right="-37.91338582677156" w:firstLine="0"/>
              <w:rPr>
                <w:sz w:val="21"/>
                <w:szCs w:val="21"/>
              </w:rPr>
            </w:pPr>
            <w:r w:rsidDel="00000000" w:rsidR="00000000" w:rsidRPr="00000000">
              <w:rPr>
                <w:sz w:val="21"/>
                <w:szCs w:val="21"/>
                <w:rtl w:val="0"/>
              </w:rPr>
              <w:t xml:space="preserve">CRA Report, Credit Memorandum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5">
            <w:pPr>
              <w:spacing w:after="0" w:lineRule="auto"/>
              <w:ind w:left="193.81889763779554" w:right="-37.91338582677156" w:firstLine="0"/>
              <w:rPr>
                <w:b w:val="1"/>
                <w:bCs w:val="1"/>
                <w:sz w:val="21"/>
                <w:szCs w:val="21"/>
              </w:rPr>
            </w:pPr>
            <w:r w:rsidDel="00000000" w:rsidR="00000000" w:rsidRPr="00000000">
              <w:rPr>
                <w:b w:val="1"/>
                <w:bCs w:val="1"/>
                <w:sz w:val="21"/>
                <w:szCs w:val="21"/>
                <w:rtl w:val="0"/>
              </w:rPr>
              <w:t xml:space="preserve">Transanction Maintenance</w:t>
            </w:r>
          </w:p>
        </w:tc>
        <w:tc>
          <w:tcPr>
            <w:tcBorders>
              <w:top w:color="000000" w:space="0" w:sz="0" w:val="nil"/>
              <w:left w:color="000000" w:space="0" w:sz="0" w:val="nil"/>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2B6">
            <w:pPr>
              <w:spacing w:after="0" w:lineRule="auto"/>
              <w:ind w:left="193.81889763779554" w:right="-37.91338582677156" w:firstLine="0"/>
              <w:rPr>
                <w:sz w:val="21"/>
                <w:szCs w:val="21"/>
              </w:rPr>
            </w:pPr>
            <w:r w:rsidDel="00000000" w:rsidR="00000000" w:rsidRPr="00000000">
              <w:rPr>
                <w:sz w:val="21"/>
                <w:szCs w:val="21"/>
                <w:rtl w:val="0"/>
              </w:rPr>
              <w:t xml:space="preserve">IBG Letter, Invoice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7">
            <w:pPr>
              <w:spacing w:after="0" w:lineRule="auto"/>
              <w:ind w:left="193.81889763779554" w:right="-37.91338582677156" w:firstLine="0"/>
              <w:rPr>
                <w:b w:val="1"/>
                <w:bCs w:val="1"/>
                <w:sz w:val="21"/>
                <w:szCs w:val="21"/>
              </w:rPr>
            </w:pPr>
            <w:r w:rsidDel="00000000" w:rsidR="00000000" w:rsidRPr="00000000">
              <w:rPr>
                <w:b w:val="1"/>
                <w:bCs w:val="1"/>
                <w:sz w:val="21"/>
                <w:szCs w:val="21"/>
                <w:rtl w:val="0"/>
              </w:rPr>
              <w:t xml:space="preserve">Transanction Review</w:t>
            </w:r>
          </w:p>
        </w:tc>
        <w:tc>
          <w:tcPr>
            <w:tcBorders>
              <w:top w:color="000000" w:space="0" w:sz="0" w:val="nil"/>
              <w:left w:color="000000" w:space="0" w:sz="0" w:val="nil"/>
              <w:bottom w:color="000000" w:space="0" w:sz="5"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2B8">
            <w:pPr>
              <w:spacing w:after="0" w:lineRule="auto"/>
              <w:ind w:left="193.81889763779554" w:right="-37.91338582677156" w:firstLine="0"/>
              <w:rPr>
                <w:sz w:val="21"/>
                <w:szCs w:val="21"/>
              </w:rPr>
            </w:pPr>
            <w:r w:rsidDel="00000000" w:rsidR="00000000" w:rsidRPr="00000000">
              <w:rPr>
                <w:sz w:val="21"/>
                <w:szCs w:val="21"/>
                <w:rtl w:val="0"/>
              </w:rPr>
              <w:t xml:space="preserve">CRA Report</w:t>
            </w:r>
          </w:p>
        </w:tc>
      </w:tr>
    </w:tbl>
    <w:p w:rsidR="00000000" w:rsidDel="00000000" w:rsidP="00000000" w:rsidRDefault="00000000" w:rsidRPr="00000000" w14:paraId="000002B9">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B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b w:val="1"/>
          <w:bCs w:val="1"/>
          <w:rtl w:val="0"/>
        </w:rPr>
        <w:t xml:space="preserve">Approval Information section:</w:t>
      </w:r>
    </w:p>
    <w:p w:rsidR="00000000" w:rsidDel="00000000" w:rsidP="00000000" w:rsidRDefault="00000000" w:rsidRPr="00000000" w14:paraId="000002BB">
      <w:pPr>
        <w:spacing w:after="0" w:lineRule="auto"/>
        <w:ind w:left="1275.5905511811022"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Display Conditional Approval list first</w:t>
      </w:r>
    </w:p>
    <w:p w:rsidR="00000000" w:rsidDel="00000000" w:rsidP="00000000" w:rsidRDefault="00000000" w:rsidRPr="00000000" w14:paraId="000002BC">
      <w:pPr>
        <w:spacing w:after="0" w:lineRule="auto"/>
        <w:ind w:left="1275.5905511811022" w:hanging="360"/>
        <w:rPr>
          <w:sz w:val="21"/>
          <w:szCs w:val="21"/>
        </w:rPr>
      </w:pPr>
      <w:r w:rsidDel="00000000" w:rsidR="00000000" w:rsidRPr="00000000">
        <w:rPr>
          <w:sz w:val="21"/>
          <w:szCs w:val="21"/>
        </w:rPr>
        <w:drawing>
          <wp:inline distB="114300" distT="114300" distL="114300" distR="114300">
            <wp:extent cx="5740400" cy="1739900"/>
            <wp:effectExtent b="0" l="0" r="0" t="0"/>
            <wp:docPr id="89" name="image75.jpg"/>
            <a:graphic>
              <a:graphicData uri="http://schemas.openxmlformats.org/drawingml/2006/picture">
                <pic:pic>
                  <pic:nvPicPr>
                    <pic:cNvPr id="0" name="image75.jpg"/>
                    <pic:cNvPicPr preferRelativeResize="0"/>
                  </pic:nvPicPr>
                  <pic:blipFill>
                    <a:blip r:embed="rId33"/>
                    <a:srcRect b="0" l="0" r="0" t="0"/>
                    <a:stretch>
                      <a:fillRect/>
                    </a:stretch>
                  </pic:blipFill>
                  <pic:spPr>
                    <a:xfrm>
                      <a:off x="0" y="0"/>
                      <a:ext cx="57404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0" w:lineRule="auto"/>
        <w:ind w:left="1275.5905511811022"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System support display Conditional Approval detail</w:t>
      </w:r>
    </w:p>
    <w:p w:rsidR="00000000" w:rsidDel="00000000" w:rsidP="00000000" w:rsidRDefault="00000000" w:rsidRPr="00000000" w14:paraId="000002BE">
      <w:pPr>
        <w:spacing w:after="0" w:lineRule="auto"/>
        <w:ind w:left="1275.5905511811022" w:hanging="360"/>
        <w:rPr>
          <w:sz w:val="21"/>
          <w:szCs w:val="21"/>
        </w:rPr>
      </w:pPr>
      <w:r w:rsidDel="00000000" w:rsidR="00000000" w:rsidRPr="00000000">
        <w:rPr>
          <w:sz w:val="21"/>
          <w:szCs w:val="21"/>
        </w:rPr>
        <w:drawing>
          <wp:inline distB="114300" distT="114300" distL="114300" distR="114300">
            <wp:extent cx="5740400" cy="3657600"/>
            <wp:effectExtent b="0" l="0" r="0" t="0"/>
            <wp:docPr id="122" name="image117.jpg"/>
            <a:graphic>
              <a:graphicData uri="http://schemas.openxmlformats.org/drawingml/2006/picture">
                <pic:pic>
                  <pic:nvPicPr>
                    <pic:cNvPr id="0" name="image117.jpg"/>
                    <pic:cNvPicPr preferRelativeResize="0"/>
                  </pic:nvPicPr>
                  <pic:blipFill>
                    <a:blip r:embed="rId34"/>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0" w:lineRule="auto"/>
        <w:ind w:left="1275.5905511811022"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Display approval history first</w:t>
      </w:r>
    </w:p>
    <w:p w:rsidR="00000000" w:rsidDel="00000000" w:rsidP="00000000" w:rsidRDefault="00000000" w:rsidRPr="00000000" w14:paraId="000002C0">
      <w:pPr>
        <w:spacing w:after="0" w:lineRule="auto"/>
        <w:ind w:left="1275.5905511811022" w:hanging="360"/>
        <w:rPr>
          <w:sz w:val="21"/>
          <w:szCs w:val="21"/>
        </w:rPr>
      </w:pPr>
      <w:r w:rsidDel="00000000" w:rsidR="00000000" w:rsidRPr="00000000">
        <w:rPr>
          <w:sz w:val="21"/>
          <w:szCs w:val="21"/>
        </w:rPr>
        <w:drawing>
          <wp:inline distB="114300" distT="114300" distL="114300" distR="114300">
            <wp:extent cx="5727700" cy="1727200"/>
            <wp:effectExtent b="0" l="0" r="0" t="0"/>
            <wp:docPr id="61" name="image47.jpg"/>
            <a:graphic>
              <a:graphicData uri="http://schemas.openxmlformats.org/drawingml/2006/picture">
                <pic:pic>
                  <pic:nvPicPr>
                    <pic:cNvPr id="0" name="image47.jpg"/>
                    <pic:cNvPicPr preferRelativeResize="0"/>
                  </pic:nvPicPr>
                  <pic:blipFill>
                    <a:blip r:embed="rId35"/>
                    <a:srcRect b="0" l="0" r="0" t="0"/>
                    <a:stretch>
                      <a:fillRect/>
                    </a:stretch>
                  </pic:blipFill>
                  <pic:spPr>
                    <a:xfrm>
                      <a:off x="0" y="0"/>
                      <a:ext cx="57277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0" w:lineRule="auto"/>
        <w:ind w:left="1275.5905511811022" w:hanging="360"/>
        <w:rPr>
          <w:sz w:val="21"/>
          <w:szCs w:val="21"/>
        </w:rPr>
      </w:pPr>
      <w:r w:rsidDel="00000000" w:rsidR="00000000" w:rsidRPr="00000000">
        <w:rPr>
          <w:sz w:val="21"/>
          <w:szCs w:val="21"/>
          <w:rtl w:val="0"/>
        </w:rPr>
        <w:t xml:space="preserve"> </w:t>
      </w:r>
    </w:p>
    <w:p w:rsidR="00000000" w:rsidDel="00000000" w:rsidP="00000000" w:rsidRDefault="00000000" w:rsidRPr="00000000" w14:paraId="000002C2">
      <w:pPr>
        <w:spacing w:after="0" w:lineRule="auto"/>
        <w:ind w:left="1275.5905511811022" w:hanging="360"/>
        <w:rPr>
          <w:b w:val="1"/>
          <w:bCs w:val="1"/>
          <w:sz w:val="21"/>
          <w:szCs w:val="21"/>
        </w:rPr>
      </w:pPr>
      <w:r w:rsidDel="00000000" w:rsidR="00000000" w:rsidRPr="00000000">
        <w:rPr>
          <w:sz w:val="21"/>
          <w:szCs w:val="21"/>
          <w:rtl w:val="0"/>
        </w:rPr>
        <w:t xml:space="preserve">Detail refers to </w:t>
      </w:r>
      <w:r w:rsidDel="00000000" w:rsidR="00000000" w:rsidRPr="00000000">
        <w:rPr>
          <w:b w:val="1"/>
          <w:bCs w:val="1"/>
          <w:sz w:val="21"/>
          <w:szCs w:val="21"/>
          <w:rtl w:val="0"/>
        </w:rPr>
        <w:t xml:space="preserve">“CHECKER&amp;AUTHORIZER”</w:t>
      </w:r>
      <w:r w:rsidDel="00000000" w:rsidR="00000000" w:rsidRPr="00000000">
        <w:rPr>
          <w:sz w:val="21"/>
          <w:szCs w:val="21"/>
          <w:rtl w:val="0"/>
        </w:rPr>
        <w:t xml:space="preserve"> sheet in </w:t>
      </w:r>
      <w:r w:rsidDel="00000000" w:rsidR="00000000" w:rsidRPr="00000000">
        <w:rPr>
          <w:b w:val="1"/>
          <w:bCs w:val="1"/>
          <w:sz w:val="21"/>
          <w:szCs w:val="21"/>
          <w:rtl w:val="0"/>
        </w:rPr>
        <w:t xml:space="preserve">“Appendix – User Page Display”</w:t>
      </w:r>
    </w:p>
    <w:p w:rsidR="00000000" w:rsidDel="00000000" w:rsidP="00000000" w:rsidRDefault="00000000" w:rsidRPr="00000000" w14:paraId="000002C3">
      <w:pPr>
        <w:spacing w:after="0" w:lineRule="auto"/>
        <w:jc w:val="center"/>
        <w:rPr>
          <w:b w:val="1"/>
          <w:bCs w:val="1"/>
          <w:sz w:val="21"/>
          <w:szCs w:val="21"/>
        </w:rPr>
      </w:pPr>
      <w:r w:rsidDel="00000000" w:rsidR="00000000" w:rsidRPr="00000000">
        <w:rPr>
          <w:b w:val="1"/>
          <w:bCs w:val="1"/>
          <w:sz w:val="21"/>
          <w:szCs w:val="21"/>
        </w:rPr>
        <w:drawing>
          <wp:inline distB="114300" distT="114300" distL="114300" distR="114300">
            <wp:extent cx="5740400" cy="2070100"/>
            <wp:effectExtent b="0" l="0" r="0" t="0"/>
            <wp:docPr descr="图形用户界面, 应用程序  AI 生成的内容可能不正确。" id="39" name="image24.jpg"/>
            <a:graphic>
              <a:graphicData uri="http://schemas.openxmlformats.org/drawingml/2006/picture">
                <pic:pic>
                  <pic:nvPicPr>
                    <pic:cNvPr descr="图形用户界面, 应用程序  AI 生成的内容可能不正确。" id="0" name="image24.jpg"/>
                    <pic:cNvPicPr preferRelativeResize="0"/>
                  </pic:nvPicPr>
                  <pic:blipFill>
                    <a:blip r:embed="rId36"/>
                    <a:srcRect b="0" l="0" r="0" t="0"/>
                    <a:stretch>
                      <a:fillRect/>
                    </a:stretch>
                  </pic:blipFill>
                  <pic:spPr>
                    <a:xfrm>
                      <a:off x="0" y="0"/>
                      <a:ext cx="5740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0" w:lineRule="auto"/>
        <w:jc w:val="center"/>
        <w:rPr>
          <w:b w:val="1"/>
          <w:bCs w:val="1"/>
          <w:sz w:val="21"/>
          <w:szCs w:val="21"/>
        </w:rPr>
      </w:pPr>
      <w:r w:rsidDel="00000000" w:rsidR="00000000" w:rsidRPr="00000000">
        <w:rPr>
          <w:b w:val="1"/>
          <w:bCs w:val="1"/>
          <w:sz w:val="21"/>
          <w:szCs w:val="21"/>
        </w:rPr>
        <w:drawing>
          <wp:inline distB="114300" distT="114300" distL="114300" distR="114300">
            <wp:extent cx="4914900" cy="3378200"/>
            <wp:effectExtent b="0" l="0" r="0" t="0"/>
            <wp:docPr id="100" name="image88.jpg"/>
            <a:graphic>
              <a:graphicData uri="http://schemas.openxmlformats.org/drawingml/2006/picture">
                <pic:pic>
                  <pic:nvPicPr>
                    <pic:cNvPr id="0" name="image88.jpg"/>
                    <pic:cNvPicPr preferRelativeResize="0"/>
                  </pic:nvPicPr>
                  <pic:blipFill>
                    <a:blip r:embed="rId37"/>
                    <a:srcRect b="0" l="0" r="0" t="0"/>
                    <a:stretch>
                      <a:fillRect/>
                    </a:stretch>
                  </pic:blipFill>
                  <pic:spPr>
                    <a:xfrm>
                      <a:off x="0" y="0"/>
                      <a:ext cx="49149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153.54330708661507" w:firstLine="0"/>
        <w:jc w:val="left"/>
        <w:rPr>
          <w:b w:val="1"/>
          <w:bCs w:val="1"/>
        </w:rPr>
      </w:pP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b w:val="1"/>
          <w:bCs w:val="1"/>
          <w:rtl w:val="0"/>
        </w:rPr>
        <w:t xml:space="preserve">Agreement Date maintenance</w:t>
      </w:r>
    </w:p>
    <w:p w:rsidR="00000000" w:rsidDel="00000000" w:rsidP="00000000" w:rsidRDefault="00000000" w:rsidRPr="00000000" w14:paraId="000002C7">
      <w:pPr>
        <w:spacing w:after="0" w:lineRule="auto"/>
        <w:ind w:left="1480" w:hanging="440"/>
        <w:rPr>
          <w:sz w:val="21"/>
          <w:szCs w:val="21"/>
          <w:highlight w:val="yellow"/>
        </w:rPr>
      </w:pPr>
      <w:r w:rsidDel="00000000" w:rsidR="00000000" w:rsidRPr="00000000">
        <w:rPr>
          <w:sz w:val="21"/>
          <w:szCs w:val="21"/>
          <w:highlight w:val="yellow"/>
          <w:rtl w:val="0"/>
        </w:rPr>
        <w:t xml:space="preserve">a)</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sz w:val="21"/>
          <w:szCs w:val="21"/>
          <w:highlight w:val="yellow"/>
          <w:rtl w:val="0"/>
        </w:rPr>
        <w:t xml:space="preserve">For manual acceptance, ensure the agreement date is consistent with the paper agreement, and key in the date manually.</w:t>
      </w:r>
    </w:p>
    <w:p w:rsidR="00000000" w:rsidDel="00000000" w:rsidP="00000000" w:rsidRDefault="00000000" w:rsidRPr="00000000" w14:paraId="000002C8">
      <w:pPr>
        <w:spacing w:after="0" w:lineRule="auto"/>
        <w:ind w:left="1480" w:hanging="440"/>
        <w:rPr>
          <w:sz w:val="21"/>
          <w:szCs w:val="21"/>
          <w:highlight w:val="yellow"/>
        </w:rPr>
      </w:pPr>
      <w:r w:rsidDel="00000000" w:rsidR="00000000" w:rsidRPr="00000000">
        <w:rPr>
          <w:sz w:val="21"/>
          <w:szCs w:val="21"/>
          <w:highlight w:val="yellow"/>
          <w:rtl w:val="0"/>
        </w:rPr>
        <w:t xml:space="preserve">b)</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sz w:val="21"/>
          <w:szCs w:val="21"/>
          <w:highlight w:val="yellow"/>
          <w:rtl w:val="0"/>
        </w:rPr>
        <w:t xml:space="preserve">For e-acceptance without a guarantor: for the first time to edit, populate the system’s current date as the agreement date and allow it to be modified; always display the save version. </w:t>
      </w:r>
    </w:p>
    <w:p w:rsidR="00000000" w:rsidDel="00000000" w:rsidP="00000000" w:rsidRDefault="00000000" w:rsidRPr="00000000" w14:paraId="000002C9">
      <w:pPr>
        <w:spacing w:after="0" w:lineRule="auto"/>
        <w:rPr>
          <w:sz w:val="21"/>
          <w:szCs w:val="21"/>
        </w:rPr>
      </w:pPr>
      <w:r w:rsidDel="00000000" w:rsidR="00000000" w:rsidRPr="00000000">
        <w:rPr>
          <w:sz w:val="21"/>
          <w:szCs w:val="21"/>
        </w:rPr>
        <w:drawing>
          <wp:inline distB="114300" distT="114300" distL="114300" distR="114300">
            <wp:extent cx="5727700" cy="1968500"/>
            <wp:effectExtent b="0" l="0" r="0" t="0"/>
            <wp:docPr descr="图形用户界面, 文本, 应用程序, 电子邮件  AI 生成的内容可能不正确。" id="112" name="image109.jpg"/>
            <a:graphic>
              <a:graphicData uri="http://schemas.openxmlformats.org/drawingml/2006/picture">
                <pic:pic>
                  <pic:nvPicPr>
                    <pic:cNvPr descr="图形用户界面, 文本, 应用程序, 电子邮件  AI 生成的内容可能不正确。" id="0" name="image109.jpg"/>
                    <pic:cNvPicPr preferRelativeResize="0"/>
                  </pic:nvPicPr>
                  <pic:blipFill>
                    <a:blip r:embed="rId38"/>
                    <a:srcRect b="0" l="0" r="0" t="0"/>
                    <a:stretch>
                      <a:fillRect/>
                    </a:stretch>
                  </pic:blipFill>
                  <pic:spPr>
                    <a:xfrm>
                      <a:off x="0" y="0"/>
                      <a:ext cx="57277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53.54330708661507" w:firstLine="0"/>
        <w:jc w:val="left"/>
        <w:rPr>
          <w:b w:val="1"/>
          <w:bCs w:val="1"/>
        </w:rPr>
      </w:pPr>
      <w:r w:rsidDel="00000000" w:rsidR="00000000" w:rsidRPr="00000000">
        <w:rPr>
          <w:b w:val="1"/>
          <w:bCs w:val="1"/>
          <w:rtl w:val="0"/>
        </w:rPr>
        <w:t xml:space="preserve">    </w:t>
      </w:r>
      <w:r w:rsidDel="00000000" w:rsidR="00000000" w:rsidRPr="00000000">
        <w:rPr>
          <w:b w:val="1"/>
          <w:bCs w:val="1"/>
          <w:rtl w:val="0"/>
        </w:rPr>
        <w:t xml:space="preserve"> </w:t>
      </w:r>
    </w:p>
    <w:p w:rsidR="00000000" w:rsidDel="00000000" w:rsidP="00000000" w:rsidRDefault="00000000" w:rsidRPr="00000000" w14:paraId="000002C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afterAutospacing="0" w:before="0" w:line="276" w:lineRule="auto"/>
        <w:ind w:left="1440" w:right="153.54330708661507" w:hanging="360"/>
        <w:jc w:val="left"/>
        <w:rPr>
          <w:b w:val="1"/>
          <w:bCs w:val="1"/>
        </w:rPr>
      </w:pPr>
      <w:r w:rsidDel="00000000" w:rsidR="00000000" w:rsidRPr="00000000">
        <w:rPr>
          <w:b w:val="1"/>
          <w:bCs w:val="1"/>
          <w:rtl w:val="0"/>
        </w:rPr>
        <w:t xml:space="preserve">FIS</w:t>
      </w:r>
      <w:r w:rsidDel="00000000" w:rsidR="00000000" w:rsidRPr="00000000">
        <w:rPr>
          <w:sz w:val="21"/>
          <w:szCs w:val="21"/>
          <w:rtl w:val="0"/>
        </w:rPr>
        <w:t xml:space="preserve"> </w:t>
      </w:r>
      <w:r w:rsidDel="00000000" w:rsidR="00000000" w:rsidRPr="00000000">
        <w:rPr>
          <w:b w:val="1"/>
          <w:bCs w:val="1"/>
          <w:rtl w:val="0"/>
        </w:rPr>
        <w:t xml:space="preserve">displayed </w:t>
      </w:r>
      <w:r w:rsidDel="00000000" w:rsidR="00000000" w:rsidRPr="00000000">
        <w:rPr>
          <w:sz w:val="21"/>
          <w:szCs w:val="21"/>
          <w:rtl w:val="0"/>
        </w:rPr>
        <w:t xml:space="preserve">here will not block submission, it is the FIS document tick box in File Checklist who will block submission.</w:t>
      </w:r>
    </w:p>
    <w:p w:rsidR="00000000" w:rsidDel="00000000" w:rsidP="00000000" w:rsidRDefault="00000000" w:rsidRPr="00000000" w14:paraId="000002C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b w:val="1"/>
          <w:bCs w:val="1"/>
          <w:rtl w:val="0"/>
        </w:rPr>
        <w:t xml:space="preserve">Purchase</w:t>
      </w:r>
      <w:r w:rsidDel="00000000" w:rsidR="00000000" w:rsidRPr="00000000">
        <w:rPr>
          <w:b w:val="1"/>
          <w:bCs w:val="1"/>
          <w:sz w:val="21"/>
          <w:szCs w:val="21"/>
          <w:rtl w:val="0"/>
        </w:rPr>
        <w:t xml:space="preserve"> </w:t>
      </w:r>
      <w:r w:rsidDel="00000000" w:rsidR="00000000" w:rsidRPr="00000000">
        <w:rPr>
          <w:sz w:val="21"/>
          <w:szCs w:val="21"/>
          <w:rtl w:val="0"/>
        </w:rPr>
        <w:t xml:space="preserve">information validation rule:</w:t>
      </w:r>
    </w:p>
    <w:p w:rsidR="00000000" w:rsidDel="00000000" w:rsidP="00000000" w:rsidRDefault="00000000" w:rsidRPr="00000000" w14:paraId="000002CD">
      <w:pPr>
        <w:spacing w:after="0" w:lineRule="auto"/>
        <w:ind w:left="1984.251968503937" w:hanging="45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Purchase Price = Total Price + Freight + Reg Fee + Insurance Premium</w:t>
      </w:r>
    </w:p>
    <w:p w:rsidR="00000000" w:rsidDel="00000000" w:rsidP="00000000" w:rsidRDefault="00000000" w:rsidRPr="00000000" w14:paraId="000002CE">
      <w:pPr>
        <w:spacing w:after="0" w:lineRule="auto"/>
        <w:ind w:left="1984.251968503937" w:hanging="45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not match, the user could not proceed to submit this disbursement application</w:t>
      </w:r>
    </w:p>
    <w:p w:rsidR="00000000" w:rsidDel="00000000" w:rsidP="00000000" w:rsidRDefault="00000000" w:rsidRPr="00000000" w14:paraId="000002CF">
      <w:pPr>
        <w:spacing w:after="0" w:lineRule="auto"/>
        <w:rPr>
          <w:sz w:val="21"/>
          <w:szCs w:val="21"/>
        </w:rPr>
      </w:pPr>
      <w:r w:rsidDel="00000000" w:rsidR="00000000" w:rsidRPr="00000000">
        <w:rPr>
          <w:sz w:val="21"/>
          <w:szCs w:val="21"/>
        </w:rPr>
        <w:drawing>
          <wp:inline distB="114300" distT="114300" distL="114300" distR="114300">
            <wp:extent cx="5740400" cy="774700"/>
            <wp:effectExtent b="0" l="0" r="0" t="0"/>
            <wp:docPr descr="背景图案  AI 生成的内容可能不正确。" id="67" name="image68.jpg"/>
            <a:graphic>
              <a:graphicData uri="http://schemas.openxmlformats.org/drawingml/2006/picture">
                <pic:pic>
                  <pic:nvPicPr>
                    <pic:cNvPr descr="背景图案  AI 生成的内容可能不正确。" id="0" name="image68.jpg"/>
                    <pic:cNvPicPr preferRelativeResize="0"/>
                  </pic:nvPicPr>
                  <pic:blipFill>
                    <a:blip r:embed="rId39"/>
                    <a:srcRect b="0" l="0" r="0" t="0"/>
                    <a:stretch>
                      <a:fillRect/>
                    </a:stretch>
                  </pic:blipFill>
                  <pic:spPr>
                    <a:xfrm>
                      <a:off x="0" y="0"/>
                      <a:ext cx="57404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1440" w:right="153.54330708661507" w:hanging="360"/>
        <w:jc w:val="left"/>
        <w:rPr>
          <w:b w:val="1"/>
          <w:bCs w:val="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w:t>
      </w:r>
      <w:r w:rsidDel="00000000" w:rsidR="00000000" w:rsidRPr="00000000">
        <w:rPr>
          <w:sz w:val="21"/>
          <w:szCs w:val="21"/>
          <w:rtl w:val="0"/>
        </w:rPr>
        <w:t xml:space="preserve">/Attachment/Report</w:t>
      </w:r>
    </w:p>
    <w:p w:rsidR="00000000" w:rsidDel="00000000" w:rsidP="00000000" w:rsidRDefault="00000000" w:rsidRPr="00000000" w14:paraId="000002D1">
      <w:pPr>
        <w:spacing w:after="0" w:lineRule="auto"/>
        <w:ind w:left="1984.251968503937" w:hanging="435"/>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Memo is a common component that supports logging Memos in a log format, including submitter, submission time, and Memo content.</w:t>
      </w:r>
    </w:p>
    <w:p w:rsidR="00000000" w:rsidDel="00000000" w:rsidP="00000000" w:rsidRDefault="00000000" w:rsidRPr="00000000" w14:paraId="000002D2">
      <w:pPr>
        <w:spacing w:after="0" w:lineRule="auto"/>
        <w:ind w:left="1984.251968503937" w:hanging="435"/>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Files uploaded here do not enter the OCR recognition, checking, and verification workflow. Therefore, it is only recommended for uploading files in urgent situations and manually modifying disbursement information.</w:t>
      </w:r>
    </w:p>
    <w:p w:rsidR="00000000" w:rsidDel="00000000" w:rsidP="00000000" w:rsidRDefault="00000000" w:rsidRPr="00000000" w14:paraId="000002D3">
      <w:pPr>
        <w:spacing w:after="0" w:lineRule="auto"/>
        <w:jc w:val="center"/>
        <w:rPr>
          <w:sz w:val="21"/>
          <w:szCs w:val="21"/>
        </w:rPr>
      </w:pPr>
      <w:r w:rsidDel="00000000" w:rsidR="00000000" w:rsidRPr="00000000">
        <w:rPr>
          <w:sz w:val="21"/>
          <w:szCs w:val="21"/>
        </w:rPr>
        <w:drawing>
          <wp:inline distB="114300" distT="114300" distL="114300" distR="114300">
            <wp:extent cx="1879600" cy="2222500"/>
            <wp:effectExtent b="0" l="0" r="0" t="0"/>
            <wp:docPr descr="表格  AI 生成的内容可能不正确。" id="6" name="image3.jpg"/>
            <a:graphic>
              <a:graphicData uri="http://schemas.openxmlformats.org/drawingml/2006/picture">
                <pic:pic>
                  <pic:nvPicPr>
                    <pic:cNvPr descr="表格  AI 生成的内容可能不正确。" id="0" name="image3.jpg"/>
                    <pic:cNvPicPr preferRelativeResize="0"/>
                  </pic:nvPicPr>
                  <pic:blipFill>
                    <a:blip r:embed="rId40"/>
                    <a:srcRect b="0" l="0" r="0" t="0"/>
                    <a:stretch>
                      <a:fillRect/>
                    </a:stretch>
                  </pic:blipFill>
                  <pic:spPr>
                    <a:xfrm>
                      <a:off x="0" y="0"/>
                      <a:ext cx="1879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0" w:lineRule="auto"/>
        <w:jc w:val="center"/>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D5">
      <w:pPr>
        <w:pStyle w:val="Heading2"/>
        <w:rPr/>
      </w:pPr>
      <w:bookmarkStart w:colFirst="0" w:colLast="0" w:name="_fp8kmbpwa7e4" w:id="56"/>
      <w:bookmarkEnd w:id="56"/>
      <w:r w:rsidDel="00000000" w:rsidR="00000000" w:rsidRPr="00000000">
        <w:rPr>
          <w:rtl w:val="0"/>
        </w:rPr>
        <w:t xml:space="preserve">3.10</w:t>
      </w:r>
      <w:r w:rsidDel="00000000" w:rsidR="00000000" w:rsidRPr="00000000">
        <w:rPr>
          <w:rFonts w:ascii="Arial Unicode MS" w:cs="Arial Unicode MS" w:eastAsia="Arial Unicode MS" w:hAnsi="Arial Unicode MS"/>
          <w:rtl w:val="0"/>
        </w:rPr>
        <w:t xml:space="preserve"> 【Same as Batch2】Disbursement Information Maintenance Page</w:t>
      </w:r>
    </w:p>
    <w:p w:rsidR="00000000" w:rsidDel="00000000" w:rsidP="00000000" w:rsidRDefault="00000000" w:rsidRPr="00000000" w14:paraId="000002D6">
      <w:pPr>
        <w:numPr>
          <w:ilvl w:val="0"/>
          <w:numId w:val="29"/>
        </w:numPr>
        <w:spacing w:after="0" w:lineRule="auto"/>
        <w:ind w:left="720" w:hanging="360"/>
        <w:rPr>
          <w:u w:val="none"/>
        </w:rPr>
      </w:pPr>
      <w:r w:rsidDel="00000000" w:rsidR="00000000" w:rsidRPr="00000000">
        <w:rPr>
          <w:rtl w:val="0"/>
        </w:rPr>
        <w:t xml:space="preserve">Page Function: On this page, the user primarily completes the maintenance of disbursement fund transfer information and submits it for authorization upon completion.</w:t>
      </w:r>
    </w:p>
    <w:p w:rsidR="00000000" w:rsidDel="00000000" w:rsidP="00000000" w:rsidRDefault="00000000" w:rsidRPr="00000000" w14:paraId="000002D7">
      <w:pPr>
        <w:numPr>
          <w:ilvl w:val="0"/>
          <w:numId w:val="29"/>
        </w:numPr>
        <w:spacing w:after="0" w:lineRule="auto"/>
        <w:ind w:left="720" w:hanging="360"/>
        <w:rPr>
          <w:u w:val="none"/>
        </w:rPr>
      </w:pPr>
      <w:r w:rsidDel="00000000" w:rsidR="00000000" w:rsidRPr="00000000">
        <w:rPr>
          <w:rtl w:val="0"/>
        </w:rPr>
        <w:t xml:space="preserve">Page Sections</w:t>
      </w:r>
    </w:p>
    <w:p w:rsidR="00000000" w:rsidDel="00000000" w:rsidP="00000000" w:rsidRDefault="00000000" w:rsidRPr="00000000" w14:paraId="000002D8">
      <w:pPr>
        <w:spacing w:after="0" w:lineRule="auto"/>
        <w:rPr/>
      </w:pPr>
      <w:r w:rsidDel="00000000" w:rsidR="00000000" w:rsidRPr="00000000">
        <w:rPr>
          <w:rtl w:val="0"/>
        </w:rPr>
        <w:t xml:space="preserve">a.   Handling fee: Accounting treatment for handling fee payment.</w:t>
      </w:r>
    </w:p>
    <w:p w:rsidR="00000000" w:rsidDel="00000000" w:rsidP="00000000" w:rsidRDefault="00000000" w:rsidRPr="00000000" w14:paraId="000002D9">
      <w:pPr>
        <w:spacing w:after="0" w:lineRule="auto"/>
        <w:rPr/>
      </w:pPr>
      <w:r w:rsidDel="00000000" w:rsidR="00000000" w:rsidRPr="00000000">
        <w:rPr>
          <w:rtl w:val="0"/>
        </w:rPr>
        <w:t xml:space="preserve">b.   IBG: Transfer to an account at another bank via IBG.</w:t>
      </w:r>
    </w:p>
    <w:p w:rsidR="00000000" w:rsidDel="00000000" w:rsidP="00000000" w:rsidRDefault="00000000" w:rsidRPr="00000000" w14:paraId="000002DA">
      <w:pPr>
        <w:spacing w:after="0" w:lineRule="auto"/>
        <w:rPr/>
      </w:pPr>
      <w:r w:rsidDel="00000000" w:rsidR="00000000" w:rsidRPr="00000000">
        <w:rPr>
          <w:rtl w:val="0"/>
        </w:rPr>
        <w:t xml:space="preserve">c.   Transfer: Transfer to an HLB CASA account.</w:t>
      </w:r>
    </w:p>
    <w:p w:rsidR="00000000" w:rsidDel="00000000" w:rsidP="00000000" w:rsidRDefault="00000000" w:rsidRPr="00000000" w14:paraId="000002DB">
      <w:pPr>
        <w:spacing w:after="0" w:lineRule="auto"/>
        <w:rPr/>
      </w:pPr>
      <w:r w:rsidDel="00000000" w:rsidR="00000000" w:rsidRPr="00000000">
        <w:rPr>
          <w:rtl w:val="0"/>
        </w:rPr>
        <w:t xml:space="preserve">d.   Advice: Transfer to a designated General Ledger account.</w:t>
      </w:r>
    </w:p>
    <w:p w:rsidR="00000000" w:rsidDel="00000000" w:rsidP="00000000" w:rsidRDefault="00000000" w:rsidRPr="00000000" w14:paraId="000002DC">
      <w:pPr>
        <w:spacing w:after="0" w:lineRule="auto"/>
        <w:rPr/>
      </w:pPr>
      <w:r w:rsidDel="00000000" w:rsidR="00000000" w:rsidRPr="00000000">
        <w:rPr>
          <w:rtl w:val="0"/>
        </w:rPr>
        <w:t xml:space="preserve">e.   Suspense: Transfer to a branch suspense account.</w:t>
      </w:r>
    </w:p>
    <w:p w:rsidR="00000000" w:rsidDel="00000000" w:rsidP="00000000" w:rsidRDefault="00000000" w:rsidRPr="00000000" w14:paraId="000002DD">
      <w:pPr>
        <w:spacing w:after="0" w:lineRule="auto"/>
        <w:rPr/>
      </w:pPr>
      <w:r w:rsidDel="00000000" w:rsidR="00000000" w:rsidRPr="00000000">
        <w:rPr>
          <w:rtl w:val="0"/>
        </w:rPr>
        <w:t xml:space="preserve">f.   Payoff: Direct and settlement.</w:t>
      </w:r>
    </w:p>
    <w:p w:rsidR="00000000" w:rsidDel="00000000" w:rsidP="00000000" w:rsidRDefault="00000000" w:rsidRPr="00000000" w14:paraId="000002DE">
      <w:pPr>
        <w:numPr>
          <w:ilvl w:val="0"/>
          <w:numId w:val="69"/>
        </w:numPr>
        <w:spacing w:after="0" w:lineRule="auto"/>
        <w:ind w:left="720" w:hanging="360"/>
        <w:rPr>
          <w:u w:val="none"/>
        </w:rPr>
      </w:pPr>
      <w:r w:rsidDel="00000000" w:rsidR="00000000" w:rsidRPr="00000000">
        <w:rPr>
          <w:rtl w:val="0"/>
        </w:rPr>
        <w:t xml:space="preserve">Combinations of Various Accounting Treatment Methods</w:t>
      </w:r>
    </w:p>
    <w:tbl>
      <w:tblPr>
        <w:tblStyle w:val="Table7"/>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960"/>
        <w:gridCol w:w="1305"/>
        <w:gridCol w:w="1155"/>
        <w:gridCol w:w="1440"/>
        <w:gridCol w:w="1110"/>
        <w:tblGridChange w:id="0">
          <w:tblGrid>
            <w:gridCol w:w="1635"/>
            <w:gridCol w:w="960"/>
            <w:gridCol w:w="1305"/>
            <w:gridCol w:w="1155"/>
            <w:gridCol w:w="1440"/>
            <w:gridCol w:w="1110"/>
          </w:tblGrid>
        </w:tblGridChange>
      </w:tblGrid>
      <w:tr>
        <w:trPr>
          <w:cantSplit w:val="0"/>
          <w:trHeight w:val="270"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F">
            <w:pPr>
              <w:spacing w:after="0" w:lineRule="auto"/>
              <w:ind w:left="0" w:right="7.677165354330668" w:firstLine="0"/>
              <w:jc w:val="center"/>
              <w:rPr>
                <w:sz w:val="21"/>
                <w:szCs w:val="21"/>
              </w:rPr>
            </w:pPr>
            <w:r w:rsidDel="00000000" w:rsidR="00000000" w:rsidRPr="00000000">
              <w:rPr>
                <w:sz w:val="21"/>
                <w:szCs w:val="21"/>
                <w:rtl w:val="0"/>
              </w:rPr>
              <w:t xml:space="preserve">Processing paths for payments that can occur simultaneously.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5">
            <w:pPr>
              <w:spacing w:after="0" w:lineRule="auto"/>
              <w:ind w:left="0" w:right="7.677165354330668" w:firstLine="0"/>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6">
            <w:pPr>
              <w:spacing w:after="0" w:lineRule="auto"/>
              <w:ind w:left="0" w:right="7.677165354330668" w:firstLine="0"/>
              <w:rPr>
                <w:sz w:val="21"/>
                <w:szCs w:val="21"/>
              </w:rPr>
            </w:pPr>
            <w:r w:rsidDel="00000000" w:rsidR="00000000" w:rsidRPr="00000000">
              <w:rPr>
                <w:sz w:val="21"/>
                <w:szCs w:val="21"/>
                <w:rtl w:val="0"/>
              </w:rPr>
              <w:t xml:space="preserve">IBG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7">
            <w:pPr>
              <w:spacing w:after="0" w:lineRule="auto"/>
              <w:ind w:left="0" w:right="7.677165354330668" w:firstLine="0"/>
              <w:rPr>
                <w:sz w:val="21"/>
                <w:szCs w:val="21"/>
              </w:rPr>
            </w:pPr>
            <w:r w:rsidDel="00000000" w:rsidR="00000000" w:rsidRPr="00000000">
              <w:rPr>
                <w:sz w:val="21"/>
                <w:szCs w:val="21"/>
                <w:rtl w:val="0"/>
              </w:rPr>
              <w:t xml:space="preserve">Transfer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8">
            <w:pPr>
              <w:spacing w:after="0" w:lineRule="auto"/>
              <w:ind w:left="0" w:right="7.677165354330668" w:firstLine="0"/>
              <w:rPr>
                <w:sz w:val="21"/>
                <w:szCs w:val="21"/>
              </w:rPr>
            </w:pPr>
            <w:r w:rsidDel="00000000" w:rsidR="00000000" w:rsidRPr="00000000">
              <w:rPr>
                <w:sz w:val="21"/>
                <w:szCs w:val="21"/>
                <w:rtl w:val="0"/>
              </w:rPr>
              <w:t xml:space="preserve">Advise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9">
            <w:pPr>
              <w:spacing w:after="0" w:lineRule="auto"/>
              <w:ind w:left="0" w:right="7.677165354330668" w:firstLine="0"/>
              <w:rPr>
                <w:sz w:val="21"/>
                <w:szCs w:val="21"/>
              </w:rPr>
            </w:pPr>
            <w:r w:rsidDel="00000000" w:rsidR="00000000" w:rsidRPr="00000000">
              <w:rPr>
                <w:sz w:val="21"/>
                <w:szCs w:val="21"/>
                <w:rtl w:val="0"/>
              </w:rPr>
              <w:t xml:space="preserve">Suspense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A">
            <w:pPr>
              <w:spacing w:after="0" w:lineRule="auto"/>
              <w:ind w:left="0" w:right="7.677165354330668" w:firstLine="0"/>
              <w:rPr>
                <w:sz w:val="21"/>
                <w:szCs w:val="21"/>
              </w:rPr>
            </w:pPr>
            <w:r w:rsidDel="00000000" w:rsidR="00000000" w:rsidRPr="00000000">
              <w:rPr>
                <w:sz w:val="21"/>
                <w:szCs w:val="21"/>
                <w:rtl w:val="0"/>
              </w:rPr>
              <w:t xml:space="preserve">Payoff</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B">
            <w:pPr>
              <w:spacing w:after="0" w:lineRule="auto"/>
              <w:ind w:left="0" w:right="7.677165354330668" w:firstLine="0"/>
              <w:rPr>
                <w:sz w:val="21"/>
                <w:szCs w:val="21"/>
              </w:rPr>
            </w:pPr>
            <w:r w:rsidDel="00000000" w:rsidR="00000000" w:rsidRPr="00000000">
              <w:rPr>
                <w:sz w:val="21"/>
                <w:szCs w:val="21"/>
                <w:rtl w:val="0"/>
              </w:rPr>
              <w:t xml:space="preserve">IBG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C">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D">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E">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F">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0">
            <w:pPr>
              <w:spacing w:after="0" w:lineRule="auto"/>
              <w:ind w:left="0" w:right="7.677165354330668" w:firstLine="0"/>
              <w:jc w:val="center"/>
              <w:rPr>
                <w:sz w:val="21"/>
                <w:szCs w:val="21"/>
              </w:rPr>
            </w:pPr>
            <w:r w:rsidDel="00000000" w:rsidR="00000000" w:rsidRPr="00000000">
              <w:rPr>
                <w:sz w:val="21"/>
                <w:szCs w:val="21"/>
                <w:rtl w:val="0"/>
              </w:rPr>
              <w:t xml:space="preserve">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1">
            <w:pPr>
              <w:spacing w:after="0" w:lineRule="auto"/>
              <w:ind w:left="0" w:right="7.677165354330668" w:firstLine="0"/>
              <w:rPr>
                <w:sz w:val="21"/>
                <w:szCs w:val="21"/>
              </w:rPr>
            </w:pPr>
            <w:r w:rsidDel="00000000" w:rsidR="00000000" w:rsidRPr="00000000">
              <w:rPr>
                <w:sz w:val="21"/>
                <w:szCs w:val="21"/>
                <w:rtl w:val="0"/>
              </w:rPr>
              <w:t xml:space="preserve">Transfer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2">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3">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4">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5">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6">
            <w:pPr>
              <w:spacing w:after="0" w:lineRule="auto"/>
              <w:ind w:left="0" w:right="7.677165354330668" w:firstLine="0"/>
              <w:jc w:val="center"/>
              <w:rPr>
                <w:sz w:val="21"/>
                <w:szCs w:val="21"/>
              </w:rPr>
            </w:pPr>
            <w:r w:rsidDel="00000000" w:rsidR="00000000" w:rsidRPr="00000000">
              <w:rPr>
                <w:sz w:val="21"/>
                <w:szCs w:val="21"/>
                <w:rtl w:val="0"/>
              </w:rPr>
              <w:t xml:space="preserve">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7">
            <w:pPr>
              <w:spacing w:after="0" w:lineRule="auto"/>
              <w:ind w:left="0" w:right="7.677165354330668" w:firstLine="0"/>
              <w:rPr>
                <w:sz w:val="21"/>
                <w:szCs w:val="21"/>
              </w:rPr>
            </w:pPr>
            <w:r w:rsidDel="00000000" w:rsidR="00000000" w:rsidRPr="00000000">
              <w:rPr>
                <w:sz w:val="21"/>
                <w:szCs w:val="21"/>
                <w:rtl w:val="0"/>
              </w:rPr>
              <w:t xml:space="preserve">Advise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8">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9">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A">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B">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C">
            <w:pPr>
              <w:spacing w:after="0" w:lineRule="auto"/>
              <w:ind w:left="0" w:right="7.677165354330668" w:firstLine="0"/>
              <w:jc w:val="center"/>
              <w:rPr>
                <w:sz w:val="21"/>
                <w:szCs w:val="21"/>
              </w:rPr>
            </w:pPr>
            <w:r w:rsidDel="00000000" w:rsidR="00000000" w:rsidRPr="00000000">
              <w:rPr>
                <w:sz w:val="21"/>
                <w:szCs w:val="21"/>
                <w:rtl w:val="0"/>
              </w:rPr>
              <w:t xml:space="preserve">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D">
            <w:pPr>
              <w:spacing w:after="0" w:lineRule="auto"/>
              <w:ind w:left="0" w:right="7.677165354330668" w:firstLine="0"/>
              <w:rPr>
                <w:sz w:val="21"/>
                <w:szCs w:val="21"/>
              </w:rPr>
            </w:pPr>
            <w:r w:rsidDel="00000000" w:rsidR="00000000" w:rsidRPr="00000000">
              <w:rPr>
                <w:sz w:val="21"/>
                <w:szCs w:val="21"/>
                <w:rtl w:val="0"/>
              </w:rPr>
              <w:t xml:space="preserve">Suspense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E">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FF">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00">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01">
            <w:pPr>
              <w:spacing w:after="0" w:lineRule="auto"/>
              <w:ind w:left="0" w:right="7.677165354330668" w:firstLine="0"/>
              <w:jc w:val="center"/>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02">
            <w:pPr>
              <w:spacing w:after="0" w:lineRule="auto"/>
              <w:ind w:left="0" w:right="7.677165354330668" w:firstLine="0"/>
              <w:jc w:val="center"/>
              <w:rPr>
                <w:sz w:val="21"/>
                <w:szCs w:val="21"/>
              </w:rPr>
            </w:pPr>
            <w:r w:rsidDel="00000000" w:rsidR="00000000" w:rsidRPr="00000000">
              <w:rPr>
                <w:sz w:val="21"/>
                <w:szCs w:val="21"/>
                <w:rtl w:val="0"/>
              </w:rPr>
              <w:t xml:space="preserve">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03">
            <w:pPr>
              <w:spacing w:after="0" w:lineRule="auto"/>
              <w:ind w:left="0" w:right="7.677165354330668" w:firstLine="0"/>
              <w:rPr>
                <w:sz w:val="21"/>
                <w:szCs w:val="21"/>
              </w:rPr>
            </w:pPr>
            <w:r w:rsidDel="00000000" w:rsidR="00000000" w:rsidRPr="00000000">
              <w:rPr>
                <w:sz w:val="21"/>
                <w:szCs w:val="21"/>
                <w:rtl w:val="0"/>
              </w:rPr>
              <w:t xml:space="preserve">Payoff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04">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05">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06">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07">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08">
            <w:pPr>
              <w:spacing w:after="0" w:lineRule="auto"/>
              <w:ind w:left="0" w:right="7.677165354330668" w:firstLine="0"/>
              <w:jc w:val="center"/>
              <w:rPr>
                <w:sz w:val="21"/>
                <w:szCs w:val="21"/>
              </w:rPr>
            </w:pPr>
            <w:r w:rsidDel="00000000" w:rsidR="00000000" w:rsidRPr="00000000">
              <w:rPr>
                <w:sz w:val="21"/>
                <w:szCs w:val="21"/>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9">
            <w:pPr>
              <w:spacing w:after="0" w:lineRule="auto"/>
              <w:ind w:left="0" w:right="7.677165354330668" w:firstLine="0"/>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A">
            <w:pPr>
              <w:spacing w:after="0" w:lineRule="auto"/>
              <w:ind w:left="0" w:right="7.677165354330668" w:firstLine="0"/>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B">
            <w:pPr>
              <w:spacing w:after="0" w:lineRule="auto"/>
              <w:ind w:left="0" w:right="7.677165354330668" w:firstLine="0"/>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C">
            <w:pPr>
              <w:spacing w:after="0" w:lineRule="auto"/>
              <w:ind w:left="0" w:right="7.677165354330668" w:firstLine="0"/>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D">
            <w:pPr>
              <w:spacing w:after="0" w:lineRule="auto"/>
              <w:ind w:left="0" w:right="7.677165354330668" w:firstLine="0"/>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E">
            <w:pPr>
              <w:spacing w:after="0" w:lineRule="auto"/>
              <w:ind w:left="0" w:right="7.677165354330668" w:firstLine="0"/>
              <w:jc w:val="center"/>
              <w:rPr>
                <w:sz w:val="21"/>
                <w:szCs w:val="21"/>
              </w:rPr>
            </w:pPr>
            <w:r w:rsidDel="00000000" w:rsidR="00000000" w:rsidRPr="00000000">
              <w:rPr>
                <w:sz w:val="21"/>
                <w:szCs w:val="2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F">
            <w:pPr>
              <w:spacing w:after="0" w:lineRule="auto"/>
              <w:ind w:left="0" w:right="7.677165354330668" w:firstLine="0"/>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0">
            <w:pPr>
              <w:spacing w:after="0" w:lineRule="auto"/>
              <w:ind w:left="0" w:right="7.677165354330668" w:firstLine="0"/>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1">
            <w:pPr>
              <w:spacing w:after="0" w:lineRule="auto"/>
              <w:ind w:left="0" w:right="7.677165354330668" w:firstLine="0"/>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2">
            <w:pPr>
              <w:spacing w:after="0" w:lineRule="auto"/>
              <w:ind w:left="0" w:right="7.677165354330668" w:firstLine="0"/>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3">
            <w:pPr>
              <w:spacing w:after="0" w:lineRule="auto"/>
              <w:ind w:left="0" w:right="7.677165354330668" w:firstLine="0"/>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4">
            <w:pPr>
              <w:spacing w:after="0" w:lineRule="auto"/>
              <w:ind w:left="0" w:right="7.677165354330668" w:firstLine="0"/>
              <w:jc w:val="center"/>
              <w:rPr>
                <w:sz w:val="21"/>
                <w:szCs w:val="21"/>
              </w:rPr>
            </w:pPr>
            <w:r w:rsidDel="00000000" w:rsidR="00000000" w:rsidRPr="00000000">
              <w:rPr>
                <w:sz w:val="21"/>
                <w:szCs w:val="21"/>
                <w:rtl w:val="0"/>
              </w:rPr>
              <w:t xml:space="preserve"> </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5">
            <w:pPr>
              <w:spacing w:after="0" w:lineRule="auto"/>
              <w:ind w:left="0" w:right="7.677165354330668" w:firstLine="0"/>
              <w:rPr>
                <w:sz w:val="21"/>
                <w:szCs w:val="21"/>
              </w:rPr>
            </w:pP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6">
            <w:pPr>
              <w:spacing w:after="0" w:lineRule="auto"/>
              <w:ind w:left="0" w:right="7.677165354330668" w:firstLine="0"/>
              <w:jc w:val="center"/>
              <w:rPr>
                <w:sz w:val="21"/>
                <w:szCs w:val="21"/>
              </w:rPr>
            </w:pPr>
            <w:r w:rsidDel="00000000" w:rsidR="00000000" w:rsidRPr="00000000">
              <w:rPr>
                <w:sz w:val="21"/>
                <w:szCs w:val="21"/>
                <w:rtl w:val="0"/>
              </w:rPr>
              <w:t xml:space="preserve">IBG</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7">
            <w:pPr>
              <w:spacing w:after="0" w:lineRule="auto"/>
              <w:ind w:left="0" w:right="7.677165354330668" w:firstLine="0"/>
              <w:jc w:val="center"/>
              <w:rPr>
                <w:sz w:val="21"/>
                <w:szCs w:val="21"/>
              </w:rPr>
            </w:pPr>
            <w:r w:rsidDel="00000000" w:rsidR="00000000" w:rsidRPr="00000000">
              <w:rPr>
                <w:sz w:val="21"/>
                <w:szCs w:val="21"/>
                <w:rtl w:val="0"/>
              </w:rPr>
              <w:t xml:space="preserve">Transfer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8">
            <w:pPr>
              <w:spacing w:after="0" w:lineRule="auto"/>
              <w:ind w:left="0" w:right="7.677165354330668" w:firstLine="0"/>
              <w:jc w:val="center"/>
              <w:rPr>
                <w:sz w:val="21"/>
                <w:szCs w:val="21"/>
              </w:rPr>
            </w:pPr>
            <w:r w:rsidDel="00000000" w:rsidR="00000000" w:rsidRPr="00000000">
              <w:rPr>
                <w:sz w:val="21"/>
                <w:szCs w:val="21"/>
                <w:rtl w:val="0"/>
              </w:rPr>
              <w:t xml:space="preserve">Advise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9">
            <w:pPr>
              <w:spacing w:after="0" w:lineRule="auto"/>
              <w:ind w:left="0" w:right="7.677165354330668" w:firstLine="0"/>
              <w:jc w:val="center"/>
              <w:rPr>
                <w:sz w:val="21"/>
                <w:szCs w:val="21"/>
              </w:rPr>
            </w:pPr>
            <w:r w:rsidDel="00000000" w:rsidR="00000000" w:rsidRPr="00000000">
              <w:rPr>
                <w:sz w:val="21"/>
                <w:szCs w:val="21"/>
                <w:rtl w:val="0"/>
              </w:rPr>
              <w:t xml:space="preserve">Suspense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A">
            <w:pPr>
              <w:spacing w:after="0" w:lineRule="auto"/>
              <w:ind w:left="0" w:right="7.677165354330668" w:firstLine="0"/>
              <w:jc w:val="center"/>
              <w:rPr>
                <w:sz w:val="21"/>
                <w:szCs w:val="21"/>
              </w:rPr>
            </w:pPr>
            <w:r w:rsidDel="00000000" w:rsidR="00000000" w:rsidRPr="00000000">
              <w:rPr>
                <w:sz w:val="21"/>
                <w:szCs w:val="21"/>
                <w:rtl w:val="0"/>
              </w:rPr>
              <w:t xml:space="preserve">Payoff</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B">
            <w:pPr>
              <w:spacing w:after="0" w:lineRule="auto"/>
              <w:ind w:left="0" w:right="7.677165354330668" w:firstLine="0"/>
              <w:rPr>
                <w:sz w:val="21"/>
                <w:szCs w:val="21"/>
              </w:rPr>
            </w:pPr>
            <w:r w:rsidDel="00000000" w:rsidR="00000000" w:rsidRPr="00000000">
              <w:rPr>
                <w:sz w:val="21"/>
                <w:szCs w:val="21"/>
                <w:rtl w:val="0"/>
              </w:rPr>
              <w:t xml:space="preserve">Loan Amount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C">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D">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E">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1F">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20">
            <w:pPr>
              <w:spacing w:after="0" w:lineRule="auto"/>
              <w:ind w:left="0" w:right="7.677165354330668" w:firstLine="0"/>
              <w:jc w:val="center"/>
              <w:rPr>
                <w:sz w:val="21"/>
                <w:szCs w:val="21"/>
              </w:rPr>
            </w:pPr>
            <w:r w:rsidDel="00000000" w:rsidR="00000000" w:rsidRPr="00000000">
              <w:rPr>
                <w:sz w:val="21"/>
                <w:szCs w:val="21"/>
                <w:rtl w:val="0"/>
              </w:rPr>
              <w:t xml:space="preserve">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21">
            <w:pPr>
              <w:spacing w:after="0" w:lineRule="auto"/>
              <w:ind w:left="0" w:right="7.677165354330668" w:firstLine="0"/>
              <w:rPr>
                <w:sz w:val="21"/>
                <w:szCs w:val="21"/>
              </w:rPr>
            </w:pPr>
            <w:r w:rsidDel="00000000" w:rsidR="00000000" w:rsidRPr="00000000">
              <w:rPr>
                <w:sz w:val="21"/>
                <w:szCs w:val="21"/>
                <w:rtl w:val="0"/>
              </w:rPr>
              <w:t xml:space="preserve">Handling Fee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22">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23">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24">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25">
            <w:pPr>
              <w:spacing w:after="0" w:lineRule="auto"/>
              <w:ind w:left="0" w:right="7.677165354330668"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326">
            <w:pPr>
              <w:spacing w:after="0" w:lineRule="auto"/>
              <w:ind w:left="0" w:right="7.677165354330668" w:firstLine="0"/>
              <w:jc w:val="center"/>
              <w:rPr>
                <w:sz w:val="21"/>
                <w:szCs w:val="21"/>
              </w:rPr>
            </w:pPr>
            <w:r w:rsidDel="00000000" w:rsidR="00000000" w:rsidRPr="00000000">
              <w:rPr>
                <w:sz w:val="21"/>
                <w:szCs w:val="21"/>
                <w:rtl w:val="0"/>
              </w:rPr>
              <w:t xml:space="preserve">/</w:t>
            </w:r>
          </w:p>
        </w:tc>
      </w:tr>
    </w:tbl>
    <w:p w:rsidR="00000000" w:rsidDel="00000000" w:rsidP="00000000" w:rsidRDefault="00000000" w:rsidRPr="00000000" w14:paraId="00000327">
      <w:pPr>
        <w:spacing w:after="0" w:lineRule="auto"/>
        <w:jc w:val="center"/>
        <w:rPr/>
      </w:pPr>
      <w:r w:rsidDel="00000000" w:rsidR="00000000" w:rsidRPr="00000000">
        <w:rPr/>
        <w:drawing>
          <wp:inline distB="114300" distT="114300" distL="114300" distR="114300">
            <wp:extent cx="5727700" cy="3492500"/>
            <wp:effectExtent b="0" l="0" r="0" t="0"/>
            <wp:docPr descr="图形用户界面, 应用程序, Teams  AI 生成的内容可能不正确。" id="36" name="image59.jpg"/>
            <a:graphic>
              <a:graphicData uri="http://schemas.openxmlformats.org/drawingml/2006/picture">
                <pic:pic>
                  <pic:nvPicPr>
                    <pic:cNvPr descr="图形用户界面, 应用程序, Teams  AI 生成的内容可能不正确。" id="0" name="image59.jpg"/>
                    <pic:cNvPicPr preferRelativeResize="0"/>
                  </pic:nvPicPr>
                  <pic:blipFill>
                    <a:blip r:embed="rId41"/>
                    <a:srcRect b="0" l="0" r="0" t="0"/>
                    <a:stretch>
                      <a:fillRect/>
                    </a:stretch>
                  </pic:blipFill>
                  <pic:spPr>
                    <a:xfrm>
                      <a:off x="0" y="0"/>
                      <a:ext cx="57277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pPr>
      <w:bookmarkStart w:colFirst="0" w:colLast="0" w:name="_qbfjitqat1iu" w:id="57"/>
      <w:bookmarkEnd w:id="57"/>
      <w:r w:rsidDel="00000000" w:rsidR="00000000" w:rsidRPr="00000000">
        <w:rPr>
          <w:rtl w:val="0"/>
        </w:rPr>
        <w:t xml:space="preserve">3.10.1 </w:t>
      </w:r>
      <w:r w:rsidDel="00000000" w:rsidR="00000000" w:rsidRPr="00000000">
        <w:rPr>
          <w:rtl w:val="0"/>
        </w:rPr>
        <w:t xml:space="preserve">IBG Section</w:t>
      </w:r>
    </w:p>
    <w:p w:rsidR="00000000" w:rsidDel="00000000" w:rsidP="00000000" w:rsidRDefault="00000000" w:rsidRPr="00000000" w14:paraId="00000329">
      <w:pPr>
        <w:spacing w:after="0" w:lineRule="auto"/>
        <w:rPr>
          <w:b w:val="1"/>
          <w:bCs w:val="1"/>
          <w:sz w:val="21"/>
          <w:szCs w:val="21"/>
        </w:rPr>
      </w:pPr>
      <w:r w:rsidDel="00000000" w:rsidR="00000000" w:rsidRPr="00000000">
        <w:rPr>
          <w:b w:val="1"/>
          <w:bCs w:val="1"/>
          <w:sz w:val="21"/>
          <w:szCs w:val="21"/>
        </w:rPr>
        <w:drawing>
          <wp:inline distB="114300" distT="114300" distL="114300" distR="114300">
            <wp:extent cx="5740400" cy="3708400"/>
            <wp:effectExtent b="0" l="0" r="0" t="0"/>
            <wp:docPr descr="图形用户界面, 应用程序, Teams  AI 生成的内容可能不正确。" id="45" name="image33.jpg"/>
            <a:graphic>
              <a:graphicData uri="http://schemas.openxmlformats.org/drawingml/2006/picture">
                <pic:pic>
                  <pic:nvPicPr>
                    <pic:cNvPr descr="图形用户界面, 应用程序, Teams  AI 生成的内容可能不正确。" id="0" name="image33.jpg"/>
                    <pic:cNvPicPr preferRelativeResize="0"/>
                  </pic:nvPicPr>
                  <pic:blipFill>
                    <a:blip r:embed="rId42"/>
                    <a:srcRect b="0" l="0" r="0" t="0"/>
                    <a:stretch>
                      <a:fillRect/>
                    </a:stretch>
                  </pic:blipFill>
                  <pic:spPr>
                    <a:xfrm>
                      <a:off x="0" y="0"/>
                      <a:ext cx="57404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0" w:lineRule="auto"/>
        <w:ind w:left="2400" w:hanging="360"/>
        <w:rPr>
          <w:b w:val="1"/>
          <w:bCs w:val="1"/>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Fields and Auto population rule refer to </w:t>
      </w:r>
      <w:r w:rsidDel="00000000" w:rsidR="00000000" w:rsidRPr="00000000">
        <w:rPr>
          <w:b w:val="1"/>
          <w:bCs w:val="1"/>
          <w:sz w:val="21"/>
          <w:szCs w:val="21"/>
          <w:rtl w:val="0"/>
        </w:rPr>
        <w:t xml:space="preserve">“DISBURSEMENT” sheet in “Appendix – User Page Display”</w:t>
      </w:r>
    </w:p>
    <w:p w:rsidR="00000000" w:rsidDel="00000000" w:rsidP="00000000" w:rsidRDefault="00000000" w:rsidRPr="00000000" w14:paraId="0000032B">
      <w:pPr>
        <w:spacing w:after="0" w:lineRule="auto"/>
        <w:ind w:left="24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Rules:</w:t>
      </w:r>
    </w:p>
    <w:p w:rsidR="00000000" w:rsidDel="00000000" w:rsidP="00000000" w:rsidRDefault="00000000" w:rsidRPr="00000000" w14:paraId="0000032C">
      <w:pPr>
        <w:spacing w:after="0" w:lineRule="auto"/>
        <w:ind w:left="300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"Remove" and "Add" IBG sections.</w:t>
      </w:r>
    </w:p>
    <w:p w:rsidR="00000000" w:rsidDel="00000000" w:rsidP="00000000" w:rsidRDefault="00000000" w:rsidRPr="00000000" w14:paraId="0000032D">
      <w:pPr>
        <w:spacing w:after="0" w:lineRule="auto"/>
        <w:ind w:left="300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IBG section information is populated by default, with value sourcing rules as per </w:t>
      </w:r>
      <w:r w:rsidDel="00000000" w:rsidR="00000000" w:rsidRPr="00000000">
        <w:rPr>
          <w:b w:val="1"/>
          <w:bCs w:val="1"/>
          <w:sz w:val="21"/>
          <w:szCs w:val="21"/>
          <w:rtl w:val="0"/>
        </w:rPr>
        <w:t xml:space="preserve">“DISBURSEMENT” sheet in “Appendix – User Page Display”</w:t>
      </w:r>
      <w:r w:rsidDel="00000000" w:rsidR="00000000" w:rsidRPr="00000000">
        <w:rPr>
          <w:sz w:val="21"/>
          <w:szCs w:val="21"/>
          <w:rtl w:val="0"/>
        </w:rPr>
        <w:t xml:space="preserve">.</w:t>
      </w:r>
    </w:p>
    <w:p w:rsidR="00000000" w:rsidDel="00000000" w:rsidP="00000000" w:rsidRDefault="00000000" w:rsidRPr="00000000" w14:paraId="0000032E">
      <w:pPr>
        <w:spacing w:after="0" w:lineRule="auto"/>
        <w:ind w:left="3000" w:hanging="44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saving after entry, allowing multiple IBG records to be saved.</w:t>
      </w:r>
    </w:p>
    <w:p w:rsidR="00000000" w:rsidDel="00000000" w:rsidP="00000000" w:rsidRDefault="00000000" w:rsidRPr="00000000" w14:paraId="0000032F">
      <w:pPr>
        <w:spacing w:after="0" w:lineRule="auto"/>
        <w:ind w:left="3000" w:hanging="44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Saved IBG records are displayed in a tabular format. The fields are listed below.</w:t>
      </w:r>
    </w:p>
    <w:p w:rsidR="00000000" w:rsidDel="00000000" w:rsidP="00000000" w:rsidRDefault="00000000" w:rsidRPr="00000000" w14:paraId="00000330">
      <w:pPr>
        <w:spacing w:after="0" w:lineRule="auto"/>
        <w:ind w:left="3000" w:hanging="44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Saved IBG records support "Delete" and "Modify".</w:t>
      </w:r>
    </w:p>
    <w:p w:rsidR="00000000" w:rsidDel="00000000" w:rsidP="00000000" w:rsidRDefault="00000000" w:rsidRPr="00000000" w14:paraId="00000331">
      <w:pPr>
        <w:spacing w:after="0" w:lineRule="auto"/>
        <w:ind w:left="3000" w:hanging="44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Beneficiary Bank or Beneficiary Account number not same as Dealer parameter, need to prompt “ALERT! Beneficiary Bank mismatch” or “ALERT! Beneficiary Acct. No. mismatch”</w:t>
      </w:r>
    </w:p>
    <w:p w:rsidR="00000000" w:rsidDel="00000000" w:rsidP="00000000" w:rsidRDefault="00000000" w:rsidRPr="00000000" w14:paraId="00000332">
      <w:pPr>
        <w:spacing w:after="0" w:lineRule="auto"/>
        <w:ind w:left="240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Handling Fee is to be paid via IBG, ensure that the Handling Fee is the first transaction detail submitted to the IBG Interface.</w:t>
      </w:r>
    </w:p>
    <w:p w:rsidR="00000000" w:rsidDel="00000000" w:rsidP="00000000" w:rsidRDefault="00000000" w:rsidRPr="00000000" w14:paraId="00000333">
      <w:pPr>
        <w:spacing w:after="0" w:lineRule="auto"/>
        <w:ind w:left="2400" w:hanging="360"/>
        <w:rPr>
          <w:b w:val="1"/>
          <w:bCs w:val="1"/>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IBG record refer to </w:t>
      </w:r>
      <w:r w:rsidDel="00000000" w:rsidR="00000000" w:rsidRPr="00000000">
        <w:rPr>
          <w:b w:val="1"/>
          <w:bCs w:val="1"/>
          <w:sz w:val="21"/>
          <w:szCs w:val="21"/>
          <w:rtl w:val="0"/>
        </w:rPr>
        <w:t xml:space="preserve">“DISBURSEMENT” sheet in “Appendix – User Page Display”</w:t>
      </w:r>
    </w:p>
    <w:p w:rsidR="00000000" w:rsidDel="00000000" w:rsidP="00000000" w:rsidRDefault="00000000" w:rsidRPr="00000000" w14:paraId="00000334">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3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pPr>
      <w:bookmarkStart w:colFirst="0" w:colLast="0" w:name="_n7y2zvhtvqyt" w:id="58"/>
      <w:bookmarkEnd w:id="58"/>
      <w:r w:rsidDel="00000000" w:rsidR="00000000" w:rsidRPr="00000000">
        <w:rPr>
          <w:rtl w:val="0"/>
        </w:rPr>
        <w:t xml:space="preserve">3.10.2 </w:t>
      </w:r>
      <w:r w:rsidDel="00000000" w:rsidR="00000000" w:rsidRPr="00000000">
        <w:rPr>
          <w:rtl w:val="0"/>
        </w:rPr>
        <w:t xml:space="preserve">Transfer Section</w:t>
      </w:r>
    </w:p>
    <w:p w:rsidR="00000000" w:rsidDel="00000000" w:rsidP="00000000" w:rsidRDefault="00000000" w:rsidRPr="00000000" w14:paraId="00000336">
      <w:pPr>
        <w:spacing w:after="0" w:lineRule="auto"/>
        <w:rPr>
          <w:b w:val="1"/>
          <w:bCs w:val="1"/>
          <w:sz w:val="21"/>
          <w:szCs w:val="21"/>
        </w:rPr>
      </w:pPr>
      <w:r w:rsidDel="00000000" w:rsidR="00000000" w:rsidRPr="00000000">
        <w:rPr>
          <w:b w:val="1"/>
          <w:bCs w:val="1"/>
          <w:sz w:val="21"/>
          <w:szCs w:val="21"/>
        </w:rPr>
        <w:drawing>
          <wp:inline distB="114300" distT="114300" distL="114300" distR="114300">
            <wp:extent cx="5740400" cy="3479800"/>
            <wp:effectExtent b="0" l="0" r="0" t="0"/>
            <wp:docPr descr="图形用户界面, 文本, 应用程序  AI 生成的内容可能不正确。" id="44" name="image49.jpg"/>
            <a:graphic>
              <a:graphicData uri="http://schemas.openxmlformats.org/drawingml/2006/picture">
                <pic:pic>
                  <pic:nvPicPr>
                    <pic:cNvPr descr="图形用户界面, 文本, 应用程序  AI 生成的内容可能不正确。" id="0" name="image49.jpg"/>
                    <pic:cNvPicPr preferRelativeResize="0"/>
                  </pic:nvPicPr>
                  <pic:blipFill>
                    <a:blip r:embed="rId43"/>
                    <a:srcRect b="0" l="0" r="0" t="0"/>
                    <a:stretch>
                      <a:fillRect/>
                    </a:stretch>
                  </pic:blipFill>
                  <pic:spPr>
                    <a:xfrm>
                      <a:off x="0" y="0"/>
                      <a:ext cx="5740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0" w:lineRule="auto"/>
        <w:ind w:left="2400" w:hanging="360"/>
        <w:rPr>
          <w:b w:val="1"/>
          <w:bCs w:val="1"/>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Fields and Auto population rule refer to </w:t>
      </w:r>
      <w:r w:rsidDel="00000000" w:rsidR="00000000" w:rsidRPr="00000000">
        <w:rPr>
          <w:b w:val="1"/>
          <w:bCs w:val="1"/>
          <w:sz w:val="21"/>
          <w:szCs w:val="21"/>
          <w:rtl w:val="0"/>
        </w:rPr>
        <w:t xml:space="preserve">“DISBURSEMENT” sheet in “Appendix – User Page Display”</w:t>
      </w:r>
    </w:p>
    <w:p w:rsidR="00000000" w:rsidDel="00000000" w:rsidP="00000000" w:rsidRDefault="00000000" w:rsidRPr="00000000" w14:paraId="00000338">
      <w:pPr>
        <w:spacing w:after="0" w:lineRule="auto"/>
        <w:ind w:left="24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Rules</w:t>
      </w:r>
    </w:p>
    <w:p w:rsidR="00000000" w:rsidDel="00000000" w:rsidP="00000000" w:rsidRDefault="00000000" w:rsidRPr="00000000" w14:paraId="00000339">
      <w:pPr>
        <w:spacing w:after="0" w:lineRule="auto"/>
        <w:ind w:left="300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"Remove" and "Add" Transfer sections. A Transfer section exists by default.</w:t>
      </w:r>
    </w:p>
    <w:p w:rsidR="00000000" w:rsidDel="00000000" w:rsidP="00000000" w:rsidRDefault="00000000" w:rsidRPr="00000000" w14:paraId="0000033A">
      <w:pPr>
        <w:spacing w:after="0" w:lineRule="auto"/>
        <w:ind w:left="300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Transfer section information is populated by default, with value sourcing rules as per </w:t>
      </w:r>
      <w:r w:rsidDel="00000000" w:rsidR="00000000" w:rsidRPr="00000000">
        <w:rPr>
          <w:b w:val="1"/>
          <w:bCs w:val="1"/>
          <w:sz w:val="21"/>
          <w:szCs w:val="21"/>
          <w:rtl w:val="0"/>
        </w:rPr>
        <w:t xml:space="preserve">“DISBURSEMENT” sheet in “Appendix – User Page Display”</w:t>
      </w:r>
      <w:r w:rsidDel="00000000" w:rsidR="00000000" w:rsidRPr="00000000">
        <w:rPr>
          <w:sz w:val="21"/>
          <w:szCs w:val="21"/>
          <w:rtl w:val="0"/>
        </w:rPr>
        <w:t xml:space="preserve">.</w:t>
      </w:r>
    </w:p>
    <w:p w:rsidR="00000000" w:rsidDel="00000000" w:rsidP="00000000" w:rsidRDefault="00000000" w:rsidRPr="00000000" w14:paraId="0000033B">
      <w:pPr>
        <w:spacing w:after="0" w:lineRule="auto"/>
        <w:ind w:left="3000" w:hanging="44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saving after entry, allowing multiple Transfer records to be saved.</w:t>
      </w:r>
    </w:p>
    <w:p w:rsidR="00000000" w:rsidDel="00000000" w:rsidP="00000000" w:rsidRDefault="00000000" w:rsidRPr="00000000" w14:paraId="0000033C">
      <w:pPr>
        <w:spacing w:after="0" w:lineRule="auto"/>
        <w:ind w:left="3000" w:hanging="44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Saved Transfer records are displayed in a tabular format. The fields are listed below.</w:t>
      </w:r>
    </w:p>
    <w:p w:rsidR="00000000" w:rsidDel="00000000" w:rsidP="00000000" w:rsidRDefault="00000000" w:rsidRPr="00000000" w14:paraId="0000033D">
      <w:pPr>
        <w:spacing w:after="0" w:lineRule="auto"/>
        <w:ind w:left="3000" w:hanging="44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Saved Transfer records support "Delete" and "Modify".</w:t>
      </w:r>
    </w:p>
    <w:p w:rsidR="00000000" w:rsidDel="00000000" w:rsidP="00000000" w:rsidRDefault="00000000" w:rsidRPr="00000000" w14:paraId="0000033E">
      <w:pPr>
        <w:spacing w:after="0" w:lineRule="auto"/>
        <w:ind w:left="3000" w:hanging="44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querying the Account Status and Account Holder’s name using the entered "To Account No" via a button labeled "Account Inquiry". If CASA status = Closed / Dormant, system should  not allow to save the transaction.</w:t>
      </w:r>
    </w:p>
    <w:p w:rsidR="00000000" w:rsidDel="00000000" w:rsidP="00000000" w:rsidRDefault="00000000" w:rsidRPr="00000000" w14:paraId="0000033F">
      <w:pPr>
        <w:spacing w:after="0" w:lineRule="auto"/>
        <w:ind w:left="240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Handling Fee is to be paid via Transfer, ensure that the Handling Fee is the first transaction detail submitted to the Transfer Interface.</w:t>
      </w:r>
    </w:p>
    <w:p w:rsidR="00000000" w:rsidDel="00000000" w:rsidP="00000000" w:rsidRDefault="00000000" w:rsidRPr="00000000" w14:paraId="00000340">
      <w:pPr>
        <w:spacing w:after="0" w:lineRule="auto"/>
        <w:ind w:left="2400" w:hanging="360"/>
        <w:rPr>
          <w:b w:val="1"/>
          <w:bCs w:val="1"/>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Transfer record refer to </w:t>
      </w:r>
      <w:r w:rsidDel="00000000" w:rsidR="00000000" w:rsidRPr="00000000">
        <w:rPr>
          <w:b w:val="1"/>
          <w:bCs w:val="1"/>
          <w:sz w:val="21"/>
          <w:szCs w:val="21"/>
          <w:rtl w:val="0"/>
        </w:rPr>
        <w:t xml:space="preserve">“DISBURSEMENT” sheet in “Appendix – User Page Display”</w:t>
      </w:r>
    </w:p>
    <w:p w:rsidR="00000000" w:rsidDel="00000000" w:rsidP="00000000" w:rsidRDefault="00000000" w:rsidRPr="00000000" w14:paraId="0000034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pPr>
      <w:bookmarkStart w:colFirst="0" w:colLast="0" w:name="_bi4msjlkl99u" w:id="59"/>
      <w:bookmarkEnd w:id="59"/>
      <w:r w:rsidDel="00000000" w:rsidR="00000000" w:rsidRPr="00000000">
        <w:rPr>
          <w:rtl w:val="0"/>
        </w:rPr>
        <w:t xml:space="preserve">3.10.3 Advice section page</w:t>
      </w:r>
      <w:r w:rsidDel="00000000" w:rsidR="00000000" w:rsidRPr="00000000">
        <w:rPr/>
        <w:drawing>
          <wp:inline distB="114300" distT="114300" distL="114300" distR="114300">
            <wp:extent cx="5727700" cy="2895600"/>
            <wp:effectExtent b="0" l="0" r="0" t="0"/>
            <wp:docPr descr="图形用户界面, 应用程序  AI 生成的内容可能不正确。" id="48" name="image51.jpg"/>
            <a:graphic>
              <a:graphicData uri="http://schemas.openxmlformats.org/drawingml/2006/picture">
                <pic:pic>
                  <pic:nvPicPr>
                    <pic:cNvPr descr="图形用户界面, 应用程序  AI 生成的内容可能不正确。" id="0" name="image51.jpg"/>
                    <pic:cNvPicPr preferRelativeResize="0"/>
                  </pic:nvPicPr>
                  <pic:blipFill>
                    <a:blip r:embed="rId44"/>
                    <a:srcRect b="0" l="0" r="0" t="0"/>
                    <a:stretch>
                      <a:fillRect/>
                    </a:stretch>
                  </pic:blipFill>
                  <pic:spPr>
                    <a:xfrm>
                      <a:off x="0" y="0"/>
                      <a:ext cx="57277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0" w:lineRule="auto"/>
        <w:ind w:left="240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"Hold handling fee indicator" is checked, the handling fee must be automatically populated into the Advice record and submitted as the first transaction detail to the Advice Interface.</w:t>
      </w:r>
    </w:p>
    <w:p w:rsidR="00000000" w:rsidDel="00000000" w:rsidP="00000000" w:rsidRDefault="00000000" w:rsidRPr="00000000" w14:paraId="00000343">
      <w:pPr>
        <w:spacing w:after="0" w:lineRule="auto"/>
        <w:ind w:left="2400" w:hanging="360"/>
        <w:rPr>
          <w:b w:val="1"/>
          <w:bCs w:val="1"/>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Fields and Auto population rule refer to </w:t>
      </w:r>
      <w:r w:rsidDel="00000000" w:rsidR="00000000" w:rsidRPr="00000000">
        <w:rPr>
          <w:b w:val="1"/>
          <w:bCs w:val="1"/>
          <w:sz w:val="21"/>
          <w:szCs w:val="21"/>
          <w:rtl w:val="0"/>
        </w:rPr>
        <w:t xml:space="preserve">“DISBURSEMENT” sheet in “Appendix – User Page Display”</w:t>
      </w:r>
    </w:p>
    <w:p w:rsidR="00000000" w:rsidDel="00000000" w:rsidP="00000000" w:rsidRDefault="00000000" w:rsidRPr="00000000" w14:paraId="00000344">
      <w:pPr>
        <w:spacing w:after="0" w:lineRule="auto"/>
        <w:ind w:left="240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Rules</w:t>
      </w:r>
    </w:p>
    <w:p w:rsidR="00000000" w:rsidDel="00000000" w:rsidP="00000000" w:rsidRDefault="00000000" w:rsidRPr="00000000" w14:paraId="00000345">
      <w:pPr>
        <w:spacing w:after="0" w:lineRule="auto"/>
        <w:ind w:left="300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"Remove" and "Add" Advice sections. An Advice section exists by default.</w:t>
      </w:r>
    </w:p>
    <w:p w:rsidR="00000000" w:rsidDel="00000000" w:rsidP="00000000" w:rsidRDefault="00000000" w:rsidRPr="00000000" w14:paraId="00000346">
      <w:pPr>
        <w:spacing w:after="0" w:lineRule="auto"/>
        <w:ind w:left="300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Advice section information is populated by default, with value sourcing rules as per </w:t>
      </w:r>
      <w:r w:rsidDel="00000000" w:rsidR="00000000" w:rsidRPr="00000000">
        <w:rPr>
          <w:b w:val="1"/>
          <w:bCs w:val="1"/>
          <w:sz w:val="21"/>
          <w:szCs w:val="21"/>
          <w:rtl w:val="0"/>
        </w:rPr>
        <w:t xml:space="preserve">“DISBURSEMENT” sheet in “Appendix – User Page Display”</w:t>
      </w:r>
      <w:r w:rsidDel="00000000" w:rsidR="00000000" w:rsidRPr="00000000">
        <w:rPr>
          <w:sz w:val="21"/>
          <w:szCs w:val="21"/>
          <w:rtl w:val="0"/>
        </w:rPr>
        <w:t xml:space="preserve">.</w:t>
      </w:r>
    </w:p>
    <w:p w:rsidR="00000000" w:rsidDel="00000000" w:rsidP="00000000" w:rsidRDefault="00000000" w:rsidRPr="00000000" w14:paraId="00000347">
      <w:pPr>
        <w:spacing w:after="0" w:lineRule="auto"/>
        <w:ind w:left="3000" w:hanging="44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saving after entry, allowing multiple Advice records to be saved.</w:t>
      </w:r>
    </w:p>
    <w:p w:rsidR="00000000" w:rsidDel="00000000" w:rsidP="00000000" w:rsidRDefault="00000000" w:rsidRPr="00000000" w14:paraId="00000348">
      <w:pPr>
        <w:spacing w:after="0" w:lineRule="auto"/>
        <w:ind w:left="3000" w:hanging="44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Saved Advice records are displayed in a tabular format. The fields are listed below.</w:t>
      </w:r>
    </w:p>
    <w:p w:rsidR="00000000" w:rsidDel="00000000" w:rsidP="00000000" w:rsidRDefault="00000000" w:rsidRPr="00000000" w14:paraId="00000349">
      <w:pPr>
        <w:spacing w:after="0" w:lineRule="auto"/>
        <w:ind w:left="3000" w:hanging="44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Saved Advice records support "Delete" and "Modify".</w:t>
      </w:r>
    </w:p>
    <w:p w:rsidR="00000000" w:rsidDel="00000000" w:rsidP="00000000" w:rsidRDefault="00000000" w:rsidRPr="00000000" w14:paraId="0000034A">
      <w:pPr>
        <w:spacing w:after="0" w:lineRule="auto"/>
        <w:ind w:left="2400" w:hanging="360"/>
        <w:rPr>
          <w:b w:val="1"/>
          <w:bCs w:val="1"/>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Advice record refer to </w:t>
      </w:r>
      <w:r w:rsidDel="00000000" w:rsidR="00000000" w:rsidRPr="00000000">
        <w:rPr>
          <w:b w:val="1"/>
          <w:bCs w:val="1"/>
          <w:sz w:val="21"/>
          <w:szCs w:val="21"/>
          <w:rtl w:val="0"/>
        </w:rPr>
        <w:t xml:space="preserve">“DISBURSEMENT” sheet in “Appendix – User Page Display</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4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b w:val="1"/>
          <w:bCs w:val="1"/>
          <w:sz w:val="21"/>
          <w:szCs w:val="21"/>
        </w:rPr>
      </w:pPr>
      <w:bookmarkStart w:colFirst="0" w:colLast="0" w:name="_xz4gs9d0y5zy" w:id="60"/>
      <w:bookmarkEnd w:id="60"/>
      <w:r w:rsidDel="00000000" w:rsidR="00000000" w:rsidRPr="00000000">
        <w:rPr>
          <w:rtl w:val="0"/>
        </w:rPr>
        <w:t xml:space="preserve">3.10.4 Suspense Section</w:t>
      </w:r>
      <w:r w:rsidDel="00000000" w:rsidR="00000000" w:rsidRPr="00000000">
        <w:rPr>
          <w:rtl w:val="0"/>
        </w:rPr>
      </w:r>
    </w:p>
    <w:p w:rsidR="00000000" w:rsidDel="00000000" w:rsidP="00000000" w:rsidRDefault="00000000" w:rsidRPr="00000000" w14:paraId="0000034C">
      <w:pPr>
        <w:spacing w:after="0" w:lineRule="auto"/>
        <w:rPr>
          <w:b w:val="1"/>
          <w:bCs w:val="1"/>
          <w:sz w:val="21"/>
          <w:szCs w:val="21"/>
        </w:rPr>
      </w:pPr>
      <w:r w:rsidDel="00000000" w:rsidR="00000000" w:rsidRPr="00000000">
        <w:rPr>
          <w:b w:val="1"/>
          <w:bCs w:val="1"/>
          <w:sz w:val="21"/>
          <w:szCs w:val="21"/>
        </w:rPr>
        <w:drawing>
          <wp:inline distB="114300" distT="114300" distL="114300" distR="114300">
            <wp:extent cx="5740400" cy="3073400"/>
            <wp:effectExtent b="0" l="0" r="0" t="0"/>
            <wp:docPr descr="图形用户界面, 应用程序  AI 生成的内容可能不正确。" id="110" name="image115.jpg"/>
            <a:graphic>
              <a:graphicData uri="http://schemas.openxmlformats.org/drawingml/2006/picture">
                <pic:pic>
                  <pic:nvPicPr>
                    <pic:cNvPr descr="图形用户界面, 应用程序  AI 生成的内容可能不正确。" id="0" name="image115.jpg"/>
                    <pic:cNvPicPr preferRelativeResize="0"/>
                  </pic:nvPicPr>
                  <pic:blipFill>
                    <a:blip r:embed="rId45"/>
                    <a:srcRect b="0" l="0" r="0" t="0"/>
                    <a:stretch>
                      <a:fillRect/>
                    </a:stretch>
                  </pic:blipFill>
                  <pic:spPr>
                    <a:xfrm>
                      <a:off x="0" y="0"/>
                      <a:ext cx="5740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0" w:lineRule="auto"/>
        <w:ind w:left="2400" w:hanging="360"/>
        <w:rPr>
          <w:b w:val="1"/>
          <w:bCs w:val="1"/>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Fields and Auto population rule refer to </w:t>
      </w:r>
      <w:r w:rsidDel="00000000" w:rsidR="00000000" w:rsidRPr="00000000">
        <w:rPr>
          <w:b w:val="1"/>
          <w:bCs w:val="1"/>
          <w:sz w:val="21"/>
          <w:szCs w:val="21"/>
          <w:rtl w:val="0"/>
        </w:rPr>
        <w:t xml:space="preserve">“DISBURSEMENT” sheet in “Appendix – User Page Display”</w:t>
      </w:r>
    </w:p>
    <w:p w:rsidR="00000000" w:rsidDel="00000000" w:rsidP="00000000" w:rsidRDefault="00000000" w:rsidRPr="00000000" w14:paraId="0000034E">
      <w:pPr>
        <w:spacing w:after="0" w:lineRule="auto"/>
        <w:ind w:left="24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Rules</w:t>
      </w:r>
    </w:p>
    <w:p w:rsidR="00000000" w:rsidDel="00000000" w:rsidP="00000000" w:rsidRDefault="00000000" w:rsidRPr="00000000" w14:paraId="0000034F">
      <w:pPr>
        <w:spacing w:after="0" w:lineRule="auto"/>
        <w:ind w:left="300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"Remove" and "Add" Suspense sections. A Suspense section exists by default.</w:t>
      </w:r>
    </w:p>
    <w:p w:rsidR="00000000" w:rsidDel="00000000" w:rsidP="00000000" w:rsidRDefault="00000000" w:rsidRPr="00000000" w14:paraId="00000350">
      <w:pPr>
        <w:spacing w:after="0" w:lineRule="auto"/>
        <w:ind w:left="300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Suspense section information is populated by default, with value sourcing rules as per </w:t>
      </w:r>
      <w:r w:rsidDel="00000000" w:rsidR="00000000" w:rsidRPr="00000000">
        <w:rPr>
          <w:b w:val="1"/>
          <w:bCs w:val="1"/>
          <w:sz w:val="21"/>
          <w:szCs w:val="21"/>
          <w:rtl w:val="0"/>
        </w:rPr>
        <w:t xml:space="preserve">“DISBURSEMENT” sheet in “Appendix – User Page Display”</w:t>
      </w:r>
      <w:r w:rsidDel="00000000" w:rsidR="00000000" w:rsidRPr="00000000">
        <w:rPr>
          <w:sz w:val="21"/>
          <w:szCs w:val="21"/>
          <w:rtl w:val="0"/>
        </w:rPr>
        <w:t xml:space="preserve">.</w:t>
      </w:r>
    </w:p>
    <w:p w:rsidR="00000000" w:rsidDel="00000000" w:rsidP="00000000" w:rsidRDefault="00000000" w:rsidRPr="00000000" w14:paraId="00000351">
      <w:pPr>
        <w:spacing w:after="0" w:lineRule="auto"/>
        <w:ind w:left="3000" w:hanging="44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saving after entry, retaining a maximum of one Suspense record.</w:t>
      </w:r>
    </w:p>
    <w:p w:rsidR="00000000" w:rsidDel="00000000" w:rsidP="00000000" w:rsidRDefault="00000000" w:rsidRPr="00000000" w14:paraId="00000352">
      <w:pPr>
        <w:spacing w:after="0" w:lineRule="auto"/>
        <w:ind w:left="3000" w:hanging="44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saved Suspense record is displayed in a tabular format. The fields are listed below.</w:t>
      </w:r>
    </w:p>
    <w:p w:rsidR="00000000" w:rsidDel="00000000" w:rsidP="00000000" w:rsidRDefault="00000000" w:rsidRPr="00000000" w14:paraId="00000353">
      <w:pPr>
        <w:spacing w:after="0" w:lineRule="auto"/>
        <w:ind w:left="3000" w:hanging="44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saved Suspense record supports "Delete" and "Modify".</w:t>
      </w:r>
    </w:p>
    <w:p w:rsidR="00000000" w:rsidDel="00000000" w:rsidP="00000000" w:rsidRDefault="00000000" w:rsidRPr="00000000" w14:paraId="00000354">
      <w:pPr>
        <w:spacing w:after="0" w:lineRule="auto"/>
        <w:ind w:left="2400" w:hanging="360"/>
        <w:rPr>
          <w:b w:val="1"/>
          <w:bCs w:val="1"/>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Suspense record refer to </w:t>
      </w:r>
      <w:r w:rsidDel="00000000" w:rsidR="00000000" w:rsidRPr="00000000">
        <w:rPr>
          <w:b w:val="1"/>
          <w:bCs w:val="1"/>
          <w:sz w:val="21"/>
          <w:szCs w:val="21"/>
          <w:rtl w:val="0"/>
        </w:rPr>
        <w:t xml:space="preserve">“DISBURSEMENT” sheet in “Appendix – User Page Display”</w:t>
      </w:r>
    </w:p>
    <w:p w:rsidR="00000000" w:rsidDel="00000000" w:rsidP="00000000" w:rsidRDefault="00000000" w:rsidRPr="00000000" w14:paraId="0000035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b w:val="1"/>
          <w:bCs w:val="1"/>
          <w:sz w:val="21"/>
          <w:szCs w:val="21"/>
        </w:rPr>
      </w:pPr>
      <w:bookmarkStart w:colFirst="0" w:colLast="0" w:name="_k6dmhhbf3e1r" w:id="61"/>
      <w:bookmarkEnd w:id="61"/>
      <w:r w:rsidDel="00000000" w:rsidR="00000000" w:rsidRPr="00000000">
        <w:rPr>
          <w:rtl w:val="0"/>
        </w:rPr>
        <w:t xml:space="preserve">3.10.5 </w:t>
      </w:r>
      <w:r w:rsidDel="00000000" w:rsidR="00000000" w:rsidRPr="00000000">
        <w:rPr>
          <w:b w:val="1"/>
          <w:bCs w:val="1"/>
          <w:rtl w:val="0"/>
        </w:rPr>
        <w:t xml:space="preserve">Payoff Section</w:t>
      </w:r>
      <w:r w:rsidDel="00000000" w:rsidR="00000000" w:rsidRPr="00000000">
        <w:rPr>
          <w:rtl w:val="0"/>
        </w:rPr>
      </w:r>
    </w:p>
    <w:p w:rsidR="00000000" w:rsidDel="00000000" w:rsidP="00000000" w:rsidRDefault="00000000" w:rsidRPr="00000000" w14:paraId="00000356">
      <w:pPr>
        <w:spacing w:after="0" w:lineRule="auto"/>
        <w:rPr>
          <w:b w:val="1"/>
          <w:bCs w:val="1"/>
          <w:sz w:val="21"/>
          <w:szCs w:val="21"/>
        </w:rPr>
      </w:pPr>
      <w:r w:rsidDel="00000000" w:rsidR="00000000" w:rsidRPr="00000000">
        <w:rPr>
          <w:b w:val="1"/>
          <w:bCs w:val="1"/>
          <w:sz w:val="21"/>
          <w:szCs w:val="21"/>
        </w:rPr>
        <w:drawing>
          <wp:inline distB="114300" distT="114300" distL="114300" distR="114300">
            <wp:extent cx="5740400" cy="3467100"/>
            <wp:effectExtent b="0" l="0" r="0" t="0"/>
            <wp:docPr descr="图形用户界面, 应用程序  AI 生成的内容可能不正确。" id="106" name="image104.jpg"/>
            <a:graphic>
              <a:graphicData uri="http://schemas.openxmlformats.org/drawingml/2006/picture">
                <pic:pic>
                  <pic:nvPicPr>
                    <pic:cNvPr descr="图形用户界面, 应用程序  AI 生成的内容可能不正确。" id="0" name="image104.jpg"/>
                    <pic:cNvPicPr preferRelativeResize="0"/>
                  </pic:nvPicPr>
                  <pic:blipFill>
                    <a:blip r:embed="rId46"/>
                    <a:srcRect b="0" l="0" r="0" t="0"/>
                    <a:stretch>
                      <a:fillRect/>
                    </a:stretch>
                  </pic:blipFill>
                  <pic:spPr>
                    <a:xfrm>
                      <a:off x="0" y="0"/>
                      <a:ext cx="57404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0" w:lineRule="auto"/>
        <w:ind w:left="1559.0551181102362" w:hanging="360.0000000000001"/>
        <w:rPr>
          <w:b w:val="1"/>
          <w:bCs w:val="1"/>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Fields and Auto population rule refer to </w:t>
      </w:r>
      <w:r w:rsidDel="00000000" w:rsidR="00000000" w:rsidRPr="00000000">
        <w:rPr>
          <w:b w:val="1"/>
          <w:bCs w:val="1"/>
          <w:sz w:val="21"/>
          <w:szCs w:val="21"/>
          <w:rtl w:val="0"/>
        </w:rPr>
        <w:t xml:space="preserve">“DISBURSEMENT” sheet in “Appendix – User Page Display”</w:t>
      </w:r>
    </w:p>
    <w:p w:rsidR="00000000" w:rsidDel="00000000" w:rsidP="00000000" w:rsidRDefault="00000000" w:rsidRPr="00000000" w14:paraId="00000358">
      <w:pPr>
        <w:spacing w:after="0" w:lineRule="auto"/>
        <w:ind w:left="1559.0551181102362" w:hanging="360.0000000000001"/>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Rules</w:t>
      </w:r>
    </w:p>
    <w:p w:rsidR="00000000" w:rsidDel="00000000" w:rsidP="00000000" w:rsidRDefault="00000000" w:rsidRPr="00000000" w14:paraId="00000359">
      <w:pPr>
        <w:spacing w:after="0" w:lineRule="auto"/>
        <w:ind w:left="1559.0551181102362" w:hanging="360.0000000000001"/>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"Remove" and "Add" Payoff sections. A Payoff section exists by default.</w:t>
      </w:r>
    </w:p>
    <w:p w:rsidR="00000000" w:rsidDel="00000000" w:rsidP="00000000" w:rsidRDefault="00000000" w:rsidRPr="00000000" w14:paraId="0000035A">
      <w:pPr>
        <w:spacing w:after="0" w:lineRule="auto"/>
        <w:ind w:left="1559.0551181102362" w:hanging="360.0000000000001"/>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Payoff section information is populated by default, with value sourcing rules as per </w:t>
      </w:r>
      <w:r w:rsidDel="00000000" w:rsidR="00000000" w:rsidRPr="00000000">
        <w:rPr>
          <w:b w:val="1"/>
          <w:bCs w:val="1"/>
          <w:sz w:val="21"/>
          <w:szCs w:val="21"/>
          <w:rtl w:val="0"/>
        </w:rPr>
        <w:t xml:space="preserve">“DISBURSEMENT” sheet in “Appendix – User Page Display”</w:t>
      </w:r>
      <w:r w:rsidDel="00000000" w:rsidR="00000000" w:rsidRPr="00000000">
        <w:rPr>
          <w:sz w:val="21"/>
          <w:szCs w:val="21"/>
          <w:rtl w:val="0"/>
        </w:rPr>
        <w:t xml:space="preserve">.</w:t>
      </w:r>
    </w:p>
    <w:p w:rsidR="00000000" w:rsidDel="00000000" w:rsidP="00000000" w:rsidRDefault="00000000" w:rsidRPr="00000000" w14:paraId="0000035B">
      <w:pPr>
        <w:spacing w:after="0" w:lineRule="auto"/>
        <w:ind w:left="1559.0551181102362" w:hanging="360.0000000000001"/>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saving after entry, retaining a maximum of one Payoff record.</w:t>
      </w:r>
    </w:p>
    <w:p w:rsidR="00000000" w:rsidDel="00000000" w:rsidP="00000000" w:rsidRDefault="00000000" w:rsidRPr="00000000" w14:paraId="0000035C">
      <w:pPr>
        <w:spacing w:after="0" w:lineRule="auto"/>
        <w:ind w:left="1559.0551181102362" w:hanging="360.0000000000001"/>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saved Payoff record is displayed in a tabular format. The fields are listed below.</w:t>
      </w:r>
    </w:p>
    <w:p w:rsidR="00000000" w:rsidDel="00000000" w:rsidP="00000000" w:rsidRDefault="00000000" w:rsidRPr="00000000" w14:paraId="0000035D">
      <w:pPr>
        <w:spacing w:after="0" w:lineRule="auto"/>
        <w:ind w:left="1559.0551181102362" w:hanging="360.0000000000001"/>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saved Payoff record supports "Delete" and "Modify".</w:t>
      </w:r>
    </w:p>
    <w:p w:rsidR="00000000" w:rsidDel="00000000" w:rsidP="00000000" w:rsidRDefault="00000000" w:rsidRPr="00000000" w14:paraId="0000035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b w:val="1"/>
          <w:bCs w:val="1"/>
          <w:sz w:val="21"/>
          <w:szCs w:val="21"/>
        </w:rPr>
      </w:pPr>
      <w:bookmarkStart w:colFirst="0" w:colLast="0" w:name="_4p3mzujc6ztc" w:id="62"/>
      <w:bookmarkEnd w:id="62"/>
      <w:r w:rsidDel="00000000" w:rsidR="00000000" w:rsidRPr="00000000">
        <w:rPr>
          <w:rtl w:val="0"/>
        </w:rPr>
        <w:t xml:space="preserve">3.10.6 </w:t>
      </w:r>
      <w:r w:rsidDel="00000000" w:rsidR="00000000" w:rsidRPr="00000000">
        <w:rPr>
          <w:b w:val="1"/>
          <w:bCs w:val="1"/>
          <w:sz w:val="21"/>
          <w:szCs w:val="21"/>
          <w:rtl w:val="0"/>
        </w:rPr>
        <w:t xml:space="preserve">Handling fee Page Sections</w:t>
      </w:r>
    </w:p>
    <w:p w:rsidR="00000000" w:rsidDel="00000000" w:rsidP="00000000" w:rsidRDefault="00000000" w:rsidRPr="00000000" w14:paraId="0000035F">
      <w:pPr>
        <w:spacing w:after="0" w:lineRule="auto"/>
        <w:rPr>
          <w:b w:val="1"/>
          <w:bCs w:val="1"/>
          <w:sz w:val="21"/>
          <w:szCs w:val="21"/>
        </w:rPr>
      </w:pPr>
      <w:r w:rsidDel="00000000" w:rsidR="00000000" w:rsidRPr="00000000">
        <w:rPr>
          <w:b w:val="1"/>
          <w:bCs w:val="1"/>
          <w:sz w:val="21"/>
          <w:szCs w:val="21"/>
        </w:rPr>
        <w:drawing>
          <wp:inline distB="114300" distT="114300" distL="114300" distR="114300">
            <wp:extent cx="5740400" cy="2654300"/>
            <wp:effectExtent b="0" l="0" r="0" t="0"/>
            <wp:docPr descr="图形用户界面, 应用程序  AI 生成的内容可能不正确。" id="116" name="image101.jpg"/>
            <a:graphic>
              <a:graphicData uri="http://schemas.openxmlformats.org/drawingml/2006/picture">
                <pic:pic>
                  <pic:nvPicPr>
                    <pic:cNvPr descr="图形用户界面, 应用程序  AI 生成的内容可能不正确。" id="0" name="image101.jpg"/>
                    <pic:cNvPicPr preferRelativeResize="0"/>
                  </pic:nvPicPr>
                  <pic:blipFill>
                    <a:blip r:embed="rId47"/>
                    <a:srcRect b="0" l="0" r="0" t="0"/>
                    <a:stretch>
                      <a:fillRect/>
                    </a:stretch>
                  </pic:blipFill>
                  <pic:spPr>
                    <a:xfrm>
                      <a:off x="0" y="0"/>
                      <a:ext cx="5740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after="0" w:lineRule="auto"/>
        <w:ind w:left="240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"Hold handling fee indicator" is checked, this section must be disabled (grayed out).</w:t>
      </w:r>
    </w:p>
    <w:p w:rsidR="00000000" w:rsidDel="00000000" w:rsidP="00000000" w:rsidRDefault="00000000" w:rsidRPr="00000000" w14:paraId="00000361">
      <w:pPr>
        <w:spacing w:after="0" w:lineRule="auto"/>
        <w:ind w:left="2400" w:hanging="360"/>
        <w:rPr>
          <w:b w:val="1"/>
          <w:bCs w:val="1"/>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Fields and Auto population rule refer to </w:t>
      </w:r>
      <w:r w:rsidDel="00000000" w:rsidR="00000000" w:rsidRPr="00000000">
        <w:rPr>
          <w:b w:val="1"/>
          <w:bCs w:val="1"/>
          <w:sz w:val="21"/>
          <w:szCs w:val="21"/>
          <w:rtl w:val="0"/>
        </w:rPr>
        <w:t xml:space="preserve">“DISBURSEMENT” sheet in “Appendix – User Page Display”</w:t>
      </w:r>
    </w:p>
    <w:p w:rsidR="00000000" w:rsidDel="00000000" w:rsidP="00000000" w:rsidRDefault="00000000" w:rsidRPr="00000000" w14:paraId="00000362">
      <w:pPr>
        <w:spacing w:after="0" w:lineRule="auto"/>
        <w:ind w:left="240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accounting mode into which the Handling Fee is recorded is determined by the selected payment mode, but it must be ensured that the Handling Fee transaction is sent as the first detail to the HOST Interface in every mode.</w:t>
      </w:r>
    </w:p>
    <w:p w:rsidR="00000000" w:rsidDel="00000000" w:rsidP="00000000" w:rsidRDefault="00000000" w:rsidRPr="00000000" w14:paraId="0000036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b w:val="1"/>
          <w:bCs w:val="1"/>
          <w:sz w:val="21"/>
          <w:szCs w:val="21"/>
        </w:rPr>
      </w:pPr>
      <w:bookmarkStart w:colFirst="0" w:colLast="0" w:name="_98hquptwq8nw" w:id="63"/>
      <w:bookmarkEnd w:id="63"/>
      <w:r w:rsidDel="00000000" w:rsidR="00000000" w:rsidRPr="00000000">
        <w:rPr>
          <w:rtl w:val="0"/>
        </w:rPr>
        <w:t xml:space="preserve">3.10.7 </w:t>
      </w:r>
      <w:r w:rsidDel="00000000" w:rsidR="00000000" w:rsidRPr="00000000">
        <w:rPr>
          <w:b w:val="1"/>
          <w:bCs w:val="1"/>
          <w:sz w:val="21"/>
          <w:szCs w:val="21"/>
          <w:rtl w:val="0"/>
        </w:rPr>
        <w:t xml:space="preserve">Reason Code</w:t>
      </w:r>
    </w:p>
    <w:p w:rsidR="00000000" w:rsidDel="00000000" w:rsidP="00000000" w:rsidRDefault="00000000" w:rsidRPr="00000000" w14:paraId="00000364">
      <w:pPr>
        <w:spacing w:after="0" w:lineRule="auto"/>
        <w:ind w:left="1680" w:firstLine="0"/>
        <w:jc w:val="center"/>
        <w:rPr>
          <w:b w:val="1"/>
          <w:bCs w:val="1"/>
          <w:sz w:val="21"/>
          <w:szCs w:val="21"/>
        </w:rPr>
      </w:pPr>
      <w:r w:rsidDel="00000000" w:rsidR="00000000" w:rsidRPr="00000000">
        <w:rPr>
          <w:b w:val="1"/>
          <w:bCs w:val="1"/>
          <w:sz w:val="21"/>
          <w:szCs w:val="21"/>
        </w:rPr>
        <w:drawing>
          <wp:inline distB="114300" distT="114300" distL="114300" distR="114300">
            <wp:extent cx="1854200" cy="2184400"/>
            <wp:effectExtent b="0" l="0" r="0" t="0"/>
            <wp:docPr descr="图形用户界面, 应用程序  AI 生成的内容可能不正确。" id="30" name="image30.jpg"/>
            <a:graphic>
              <a:graphicData uri="http://schemas.openxmlformats.org/drawingml/2006/picture">
                <pic:pic>
                  <pic:nvPicPr>
                    <pic:cNvPr descr="图形用户界面, 应用程序  AI 生成的内容可能不正确。" id="0" name="image30.jpg"/>
                    <pic:cNvPicPr preferRelativeResize="0"/>
                  </pic:nvPicPr>
                  <pic:blipFill>
                    <a:blip r:embed="rId48"/>
                    <a:srcRect b="0" l="0" r="0" t="0"/>
                    <a:stretch>
                      <a:fillRect/>
                    </a:stretch>
                  </pic:blipFill>
                  <pic:spPr>
                    <a:xfrm>
                      <a:off x="0" y="0"/>
                      <a:ext cx="1854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0" w:lineRule="auto"/>
        <w:ind w:left="1984.251968503937"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the User modifies certain fields (e.g. , Engine number, Chassis number), the system automatically generates and saves a pending update record in the reason code section.Fields refer to Appendix - Reason Update and Synchronization Rules.</w:t>
      </w:r>
    </w:p>
    <w:p w:rsidR="00000000" w:rsidDel="00000000" w:rsidP="00000000" w:rsidRDefault="00000000" w:rsidRPr="00000000" w14:paraId="00000366">
      <w:pPr>
        <w:spacing w:after="0" w:lineRule="auto"/>
        <w:ind w:left="1984.251968503937"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User opens the reason code section, selects a reason for each record, checks "Verify reason code", and then clicks save.</w:t>
      </w:r>
    </w:p>
    <w:p w:rsidR="00000000" w:rsidDel="00000000" w:rsidP="00000000" w:rsidRDefault="00000000" w:rsidRPr="00000000" w14:paraId="00000367">
      <w:pPr>
        <w:spacing w:after="0" w:lineRule="auto"/>
        <w:jc w:val="center"/>
        <w:rPr>
          <w:sz w:val="21"/>
          <w:szCs w:val="21"/>
        </w:rPr>
      </w:pPr>
      <w:r w:rsidDel="00000000" w:rsidR="00000000" w:rsidRPr="00000000">
        <w:rPr>
          <w:sz w:val="21"/>
          <w:szCs w:val="21"/>
        </w:rPr>
        <w:drawing>
          <wp:inline distB="114300" distT="114300" distL="114300" distR="114300">
            <wp:extent cx="5740400" cy="1663700"/>
            <wp:effectExtent b="0" l="0" r="0" t="0"/>
            <wp:docPr descr="图形用户界面  AI 生成的内容可能不正确。" id="76" name="image62.jpg"/>
            <a:graphic>
              <a:graphicData uri="http://schemas.openxmlformats.org/drawingml/2006/picture">
                <pic:pic>
                  <pic:nvPicPr>
                    <pic:cNvPr descr="图形用户界面  AI 生成的内容可能不正确。" id="0" name="image62.jpg"/>
                    <pic:cNvPicPr preferRelativeResize="0"/>
                  </pic:nvPicPr>
                  <pic:blipFill>
                    <a:blip r:embed="rId49"/>
                    <a:srcRect b="0" l="0" r="0" t="0"/>
                    <a:stretch>
                      <a:fillRect/>
                    </a:stretch>
                  </pic:blipFill>
                  <pic:spPr>
                    <a:xfrm>
                      <a:off x="0" y="0"/>
                      <a:ext cx="57404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after="0" w:lineRule="auto"/>
        <w:ind w:left="24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During subsequent data interfacing(CRA Authorizer Approval), the pre-recorded Reason code must be submitted as required.</w:t>
      </w:r>
    </w:p>
    <w:p w:rsidR="00000000" w:rsidDel="00000000" w:rsidP="00000000" w:rsidRDefault="00000000" w:rsidRPr="00000000" w14:paraId="00000369">
      <w:pPr>
        <w:spacing w:after="0" w:lineRule="auto"/>
        <w:ind w:left="2120" w:firstLine="0"/>
        <w:rPr>
          <w:sz w:val="21"/>
          <w:szCs w:val="21"/>
        </w:rPr>
      </w:pPr>
      <w:r w:rsidDel="00000000" w:rsidR="00000000" w:rsidRPr="00000000">
        <w:rPr>
          <w:sz w:val="21"/>
          <w:szCs w:val="21"/>
          <w:rtl w:val="0"/>
        </w:rPr>
        <w:t xml:space="preserve">Note:[h6]  In CILT scenario, when the application is returned to sales and re-submission, sales and CED may modify fields that are related to B2B/ RBS SREF report. In corresponding step, sales and CED need to record down reason code, when sales submit for disbursement(so called Host Acceptance), system should report these modification reason code to B2B/ RBS.</w:t>
      </w:r>
    </w:p>
    <w:p w:rsidR="00000000" w:rsidDel="00000000" w:rsidP="00000000" w:rsidRDefault="00000000" w:rsidRPr="00000000" w14:paraId="0000036A">
      <w:pPr>
        <w:spacing w:after="0" w:lineRule="auto"/>
        <w:ind w:left="2480" w:hanging="360"/>
        <w:rPr>
          <w:color w:val="444746"/>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444746"/>
          <w:sz w:val="21"/>
          <w:szCs w:val="21"/>
          <w:rtl w:val="0"/>
        </w:rPr>
        <w:t xml:space="preserve">System to prompt User if they omitted to update the reason code section. Reason code is mandatory for application submission.</w:t>
      </w:r>
    </w:p>
    <w:p w:rsidR="00000000" w:rsidDel="00000000" w:rsidP="00000000" w:rsidRDefault="00000000" w:rsidRPr="00000000" w14:paraId="0000036B">
      <w:pPr>
        <w:spacing w:after="0" w:lineRule="auto"/>
        <w:ind w:left="2480" w:hanging="36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Depending on the field modified, synchronization may be required to either the HOST system. Specific classification rules can be found in the </w:t>
      </w:r>
      <w:r w:rsidDel="00000000" w:rsidR="00000000" w:rsidRPr="00000000">
        <w:rPr>
          <w:b w:val="1"/>
          <w:bCs w:val="1"/>
          <w:sz w:val="21"/>
          <w:szCs w:val="21"/>
          <w:rtl w:val="0"/>
        </w:rPr>
        <w:t xml:space="preserve">Appendix – Reason Update and Synchronization Rules</w:t>
      </w:r>
      <w:r w:rsidDel="00000000" w:rsidR="00000000" w:rsidRPr="00000000">
        <w:rPr>
          <w:sz w:val="21"/>
          <w:szCs w:val="21"/>
          <w:rtl w:val="0"/>
        </w:rPr>
        <w:t xml:space="preserve">.</w:t>
      </w:r>
    </w:p>
    <w:p w:rsidR="00000000" w:rsidDel="00000000" w:rsidP="00000000" w:rsidRDefault="00000000" w:rsidRPr="00000000" w14:paraId="0000036C">
      <w:pPr>
        <w:spacing w:after="0" w:lineRule="auto"/>
        <w:ind w:left="2480" w:hanging="36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Display field</w:t>
      </w:r>
    </w:p>
    <w:p w:rsidR="00000000" w:rsidDel="00000000" w:rsidP="00000000" w:rsidRDefault="00000000" w:rsidRPr="00000000" w14:paraId="0000036D">
      <w:pPr>
        <w:spacing w:after="0" w:lineRule="auto"/>
        <w:jc w:val="center"/>
        <w:rPr>
          <w:sz w:val="21"/>
          <w:szCs w:val="21"/>
        </w:rPr>
      </w:pPr>
      <w:r w:rsidDel="00000000" w:rsidR="00000000" w:rsidRPr="00000000">
        <w:rPr>
          <w:sz w:val="21"/>
          <w:szCs w:val="21"/>
          <w:rtl w:val="0"/>
        </w:rPr>
        <w:t xml:space="preserve"> </w:t>
      </w:r>
    </w:p>
    <w:p w:rsidR="00000000" w:rsidDel="00000000" w:rsidP="00000000" w:rsidRDefault="00000000" w:rsidRPr="00000000" w14:paraId="0000036E">
      <w:pPr>
        <w:spacing w:after="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36F">
      <w:pPr>
        <w:spacing w:after="0" w:lineRule="auto"/>
        <w:jc w:val="center"/>
        <w:rPr>
          <w:sz w:val="24"/>
          <w:szCs w:val="24"/>
        </w:rPr>
      </w:pPr>
      <w:r w:rsidDel="00000000" w:rsidR="00000000" w:rsidRPr="00000000">
        <w:rPr>
          <w:sz w:val="24"/>
          <w:szCs w:val="24"/>
          <w:rtl w:val="0"/>
        </w:rPr>
        <w:t xml:space="preserve"> </w:t>
      </w:r>
    </w:p>
    <w:tbl>
      <w:tblPr>
        <w:tblStyle w:val="Table8"/>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395"/>
        <w:gridCol w:w="1785"/>
        <w:gridCol w:w="4875"/>
        <w:tblGridChange w:id="0">
          <w:tblGrid>
            <w:gridCol w:w="1620"/>
            <w:gridCol w:w="1395"/>
            <w:gridCol w:w="1785"/>
            <w:gridCol w:w="4875"/>
          </w:tblGrid>
        </w:tblGridChange>
      </w:tblGrid>
      <w:tr>
        <w:trPr>
          <w:cantSplit w:val="0"/>
          <w:trHeight w:val="553.743016759776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70">
            <w:pPr>
              <w:spacing w:after="0" w:lineRule="auto"/>
              <w:ind w:left="0" w:right="-15.590551181102228" w:firstLine="0"/>
              <w:rPr>
                <w:sz w:val="20"/>
                <w:szCs w:val="20"/>
              </w:rPr>
            </w:pPr>
            <w:r w:rsidDel="00000000" w:rsidR="00000000" w:rsidRPr="00000000">
              <w:rPr>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71">
            <w:pPr>
              <w:spacing w:after="0" w:lineRule="auto"/>
              <w:ind w:left="0" w:right="-15.590551181102228" w:firstLine="0"/>
              <w:rPr>
                <w:sz w:val="20"/>
                <w:szCs w:val="20"/>
              </w:rPr>
            </w:pPr>
            <w:r w:rsidDel="00000000" w:rsidR="00000000" w:rsidRPr="00000000">
              <w:rPr>
                <w:sz w:val="20"/>
                <w:szCs w:val="20"/>
                <w:rtl w:val="0"/>
              </w:rPr>
              <w:t xml:space="preserve">Control Type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72">
            <w:pPr>
              <w:spacing w:after="0" w:lineRule="auto"/>
              <w:ind w:left="0" w:right="-15.590551181102228" w:firstLine="0"/>
              <w:rPr>
                <w:sz w:val="20"/>
                <w:szCs w:val="20"/>
              </w:rPr>
            </w:pPr>
            <w:r w:rsidDel="00000000" w:rsidR="00000000" w:rsidRPr="00000000">
              <w:rPr>
                <w:sz w:val="20"/>
                <w:szCs w:val="20"/>
                <w:rtl w:val="0"/>
              </w:rPr>
              <w:t xml:space="preserve">Input Field Format</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73">
            <w:pPr>
              <w:spacing w:after="0" w:lineRule="auto"/>
              <w:ind w:left="0" w:right="-15.590551181102228" w:firstLine="0"/>
              <w:rPr>
                <w:sz w:val="20"/>
                <w:szCs w:val="20"/>
              </w:rPr>
            </w:pPr>
            <w:r w:rsidDel="00000000" w:rsidR="00000000" w:rsidRPr="00000000">
              <w:rPr>
                <w:sz w:val="20"/>
                <w:szCs w:val="20"/>
                <w:rtl w:val="0"/>
              </w:rPr>
              <w:t xml:space="preserve">Remarks and Logic</w:t>
            </w:r>
          </w:p>
        </w:tc>
      </w:tr>
      <w:tr>
        <w:trPr>
          <w:cantSplit w:val="0"/>
          <w:trHeight w:val="478.659217877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after="0" w:lineRule="auto"/>
              <w:ind w:left="0" w:right="-15.590551181102228" w:firstLine="0"/>
              <w:rPr>
                <w:sz w:val="20"/>
                <w:szCs w:val="20"/>
              </w:rPr>
            </w:pPr>
            <w:r w:rsidDel="00000000" w:rsidR="00000000" w:rsidRPr="00000000">
              <w:rPr>
                <w:sz w:val="20"/>
                <w:szCs w:val="20"/>
                <w:rtl w:val="0"/>
              </w:rPr>
              <w:t xml:space="preserve">Staff Name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spacing w:after="0" w:lineRule="auto"/>
              <w:ind w:left="0" w:right="-15.590551181102228"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spacing w:after="0" w:lineRule="auto"/>
              <w:ind w:left="0" w:right="-15.590551181102228"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spacing w:after="0" w:lineRule="auto"/>
              <w:ind w:left="0" w:right="-15.590551181102228" w:firstLine="0"/>
              <w:rPr>
                <w:sz w:val="20"/>
                <w:szCs w:val="20"/>
              </w:rPr>
            </w:pPr>
            <w:r w:rsidDel="00000000" w:rsidR="00000000" w:rsidRPr="00000000">
              <w:rPr>
                <w:sz w:val="20"/>
                <w:szCs w:val="20"/>
                <w:rtl w:val="0"/>
              </w:rPr>
              <w:t xml:space="preserve">Staff who perform changes on the field value in application</w:t>
            </w:r>
          </w:p>
        </w:tc>
      </w:tr>
      <w:tr>
        <w:trPr>
          <w:cantSplit w:val="0"/>
          <w:trHeight w:val="647.5977653631286"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lineRule="auto"/>
              <w:ind w:left="0" w:right="-15.590551181102228" w:firstLine="0"/>
              <w:rPr>
                <w:sz w:val="20"/>
                <w:szCs w:val="20"/>
              </w:rPr>
            </w:pPr>
            <w:r w:rsidDel="00000000" w:rsidR="00000000" w:rsidRPr="00000000">
              <w:rPr>
                <w:sz w:val="20"/>
                <w:szCs w:val="20"/>
                <w:rtl w:val="0"/>
              </w:rPr>
              <w:t xml:space="preserve">Key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spacing w:after="0" w:lineRule="auto"/>
              <w:ind w:left="0" w:right="-15.590551181102228"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spacing w:after="0" w:lineRule="auto"/>
              <w:ind w:left="0" w:right="-15.590551181102228"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spacing w:after="0" w:lineRule="auto"/>
              <w:ind w:left="0" w:right="-15.590551181102228" w:firstLine="0"/>
              <w:rPr>
                <w:sz w:val="20"/>
                <w:szCs w:val="20"/>
              </w:rPr>
            </w:pPr>
            <w:r w:rsidDel="00000000" w:rsidR="00000000" w:rsidRPr="00000000">
              <w:rPr>
                <w:sz w:val="20"/>
                <w:szCs w:val="20"/>
                <w:rtl w:val="0"/>
              </w:rPr>
              <w:t xml:space="preserve">Primary key for the field name. In CRA scenario, use corresponding Vehicle Collateral No.</w:t>
            </w:r>
          </w:p>
        </w:tc>
      </w:tr>
      <w:tr>
        <w:trPr>
          <w:cantSplit w:val="0"/>
          <w:trHeight w:val="478.659217877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spacing w:after="0" w:lineRule="auto"/>
              <w:ind w:left="0" w:right="-15.590551181102228" w:firstLine="0"/>
              <w:rPr>
                <w:sz w:val="20"/>
                <w:szCs w:val="20"/>
              </w:rPr>
            </w:pPr>
            <w:r w:rsidDel="00000000" w:rsidR="00000000" w:rsidRPr="00000000">
              <w:rPr>
                <w:sz w:val="20"/>
                <w:szCs w:val="20"/>
                <w:rtl w:val="0"/>
              </w:rPr>
              <w:t xml:space="preserve">Field Name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spacing w:after="0" w:lineRule="auto"/>
              <w:ind w:left="0" w:right="-15.590551181102228"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spacing w:after="0" w:lineRule="auto"/>
              <w:ind w:left="0" w:right="-15.590551181102228" w:firstLine="0"/>
              <w:rPr>
                <w:sz w:val="20"/>
                <w:szCs w:val="20"/>
              </w:rPr>
            </w:pPr>
            <w:r w:rsidDel="00000000" w:rsidR="00000000" w:rsidRPr="00000000">
              <w:rPr>
                <w:sz w:val="20"/>
                <w:szCs w:val="20"/>
                <w:rtl w:val="0"/>
              </w:rPr>
              <w:t xml:space="preserve">VARCHAR2 (40)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spacing w:after="0" w:lineRule="auto"/>
              <w:ind w:left="0" w:right="-15.590551181102228" w:firstLine="0"/>
              <w:rPr>
                <w:sz w:val="20"/>
                <w:szCs w:val="20"/>
              </w:rPr>
            </w:pPr>
            <w:r w:rsidDel="00000000" w:rsidR="00000000" w:rsidRPr="00000000">
              <w:rPr>
                <w:sz w:val="20"/>
                <w:szCs w:val="20"/>
                <w:rtl w:val="0"/>
              </w:rPr>
              <w:t xml:space="preserve">Name of field which contains updated value</w:t>
            </w:r>
          </w:p>
        </w:tc>
      </w:tr>
      <w:tr>
        <w:trPr>
          <w:cantSplit w:val="0"/>
          <w:trHeight w:val="478.659217877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spacing w:after="0" w:lineRule="auto"/>
              <w:ind w:left="0" w:right="-15.590551181102228" w:firstLine="0"/>
              <w:rPr>
                <w:sz w:val="20"/>
                <w:szCs w:val="20"/>
              </w:rPr>
            </w:pPr>
            <w:r w:rsidDel="00000000" w:rsidR="00000000" w:rsidRPr="00000000">
              <w:rPr>
                <w:sz w:val="20"/>
                <w:szCs w:val="20"/>
                <w:rtl w:val="0"/>
              </w:rPr>
              <w:t xml:space="preserve">Sent Value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spacing w:after="0" w:lineRule="auto"/>
              <w:ind w:left="0" w:right="-15.590551181102228"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spacing w:after="0" w:lineRule="auto"/>
              <w:ind w:left="0" w:right="-15.590551181102228"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spacing w:after="0" w:lineRule="auto"/>
              <w:ind w:left="0" w:right="-15.590551181102228" w:firstLine="0"/>
              <w:rPr>
                <w:sz w:val="20"/>
                <w:szCs w:val="20"/>
              </w:rPr>
            </w:pPr>
            <w:r w:rsidDel="00000000" w:rsidR="00000000" w:rsidRPr="00000000">
              <w:rPr>
                <w:sz w:val="20"/>
                <w:szCs w:val="20"/>
                <w:rtl w:val="0"/>
              </w:rPr>
              <w:t xml:space="preserve">Field value which already interfaced to Host</w:t>
            </w:r>
          </w:p>
        </w:tc>
      </w:tr>
      <w:tr>
        <w:trPr>
          <w:cantSplit w:val="0"/>
          <w:trHeight w:val="478.659217877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spacing w:after="0" w:lineRule="auto"/>
              <w:ind w:left="0" w:right="-15.590551181102228" w:firstLine="0"/>
              <w:rPr>
                <w:sz w:val="20"/>
                <w:szCs w:val="20"/>
              </w:rPr>
            </w:pPr>
            <w:r w:rsidDel="00000000" w:rsidR="00000000" w:rsidRPr="00000000">
              <w:rPr>
                <w:sz w:val="20"/>
                <w:szCs w:val="20"/>
                <w:rtl w:val="0"/>
              </w:rPr>
              <w:t xml:space="preserve">Current Value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spacing w:after="0" w:lineRule="auto"/>
              <w:ind w:left="0" w:right="-15.590551181102228"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spacing w:after="0" w:lineRule="auto"/>
              <w:ind w:left="0" w:right="-15.590551181102228"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after="0" w:lineRule="auto"/>
              <w:ind w:left="0" w:right="-15.590551181102228" w:firstLine="0"/>
              <w:rPr>
                <w:sz w:val="20"/>
                <w:szCs w:val="20"/>
              </w:rPr>
            </w:pPr>
            <w:r w:rsidDel="00000000" w:rsidR="00000000" w:rsidRPr="00000000">
              <w:rPr>
                <w:sz w:val="20"/>
                <w:szCs w:val="20"/>
                <w:rtl w:val="0"/>
              </w:rPr>
              <w:t xml:space="preserve">Latest updated value in current application</w:t>
            </w:r>
          </w:p>
        </w:tc>
      </w:tr>
      <w:tr>
        <w:trPr>
          <w:cantSplit w:val="0"/>
          <w:trHeight w:val="1858.324022346369"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after="0" w:lineRule="auto"/>
              <w:ind w:left="0" w:right="-15.590551181102228" w:firstLine="0"/>
              <w:rPr>
                <w:sz w:val="20"/>
                <w:szCs w:val="20"/>
              </w:rPr>
            </w:pPr>
            <w:r w:rsidDel="00000000" w:rsidR="00000000" w:rsidRPr="00000000">
              <w:rPr>
                <w:sz w:val="20"/>
                <w:szCs w:val="20"/>
                <w:rtl w:val="0"/>
              </w:rPr>
              <w:t xml:space="preserve">Justification Reason Code Selection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spacing w:after="0" w:lineRule="auto"/>
              <w:ind w:left="0" w:right="-15.590551181102228" w:firstLine="0"/>
              <w:rPr>
                <w:sz w:val="20"/>
                <w:szCs w:val="20"/>
              </w:rPr>
            </w:pPr>
            <w:r w:rsidDel="00000000" w:rsidR="00000000" w:rsidRPr="00000000">
              <w:rPr>
                <w:sz w:val="20"/>
                <w:szCs w:val="20"/>
                <w:rtl w:val="0"/>
              </w:rPr>
              <w:t xml:space="preserve">Lookup</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after="0" w:lineRule="auto"/>
              <w:ind w:left="0" w:right="-15.590551181102228" w:firstLine="0"/>
              <w:rPr>
                <w:sz w:val="20"/>
                <w:szCs w:val="20"/>
              </w:rPr>
            </w:pPr>
            <w:r w:rsidDel="00000000" w:rsidR="00000000" w:rsidRPr="00000000">
              <w:rPr>
                <w:sz w:val="20"/>
                <w:szCs w:val="20"/>
                <w:rtl w:val="0"/>
              </w:rPr>
              <w:t xml:space="preserve">VARCHAR2 (60)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spacing w:after="0" w:lineRule="auto"/>
              <w:ind w:left="0" w:right="-15.590551181102228" w:firstLine="0"/>
              <w:rPr>
                <w:sz w:val="20"/>
                <w:szCs w:val="20"/>
              </w:rPr>
            </w:pPr>
            <w:r w:rsidDel="00000000" w:rsidR="00000000" w:rsidRPr="00000000">
              <w:rPr>
                <w:rFonts w:ascii="Arial Unicode MS" w:cs="Arial Unicode MS" w:eastAsia="Arial Unicode MS" w:hAnsi="Arial Unicode MS"/>
                <w:sz w:val="20"/>
                <w:szCs w:val="20"/>
                <w:rtl w:val="0"/>
              </w:rPr>
              <w:t xml:space="preserve">1. When field value sent to Host/Ascend ≠ current value in application, an audit trail will be created. 2. Mandatory for user to insert justification reason code. If no reason selected, validator shall be prompted on screen. 3. The record will be disabled when changed value and justification reason has been interfaced to Host/Ascend.</w:t>
            </w:r>
          </w:p>
        </w:tc>
      </w:tr>
      <w:tr>
        <w:trPr>
          <w:cantSplit w:val="0"/>
          <w:trHeight w:val="478.659217877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after="0" w:lineRule="auto"/>
              <w:ind w:left="0" w:right="-15.590551181102228" w:firstLine="0"/>
              <w:rPr>
                <w:sz w:val="20"/>
                <w:szCs w:val="20"/>
              </w:rPr>
            </w:pPr>
            <w:r w:rsidDel="00000000" w:rsidR="00000000" w:rsidRPr="00000000">
              <w:rPr>
                <w:sz w:val="20"/>
                <w:szCs w:val="20"/>
                <w:rtl w:val="0"/>
              </w:rPr>
              <w:t xml:space="preserve">Data sent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spacing w:after="0" w:lineRule="auto"/>
              <w:ind w:left="0" w:right="-15.590551181102228"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spacing w:after="0" w:lineRule="auto"/>
              <w:ind w:left="0" w:right="-15.590551181102228"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spacing w:after="0" w:lineRule="auto"/>
              <w:ind w:left="0" w:right="-15.590551181102228" w:firstLine="0"/>
              <w:rPr>
                <w:sz w:val="20"/>
                <w:szCs w:val="20"/>
              </w:rPr>
            </w:pPr>
            <w:r w:rsidDel="00000000" w:rsidR="00000000" w:rsidRPr="00000000">
              <w:rPr>
                <w:sz w:val="20"/>
                <w:szCs w:val="20"/>
                <w:rtl w:val="0"/>
              </w:rPr>
              <w:t xml:space="preserve">Data sent to Host.</w:t>
            </w:r>
          </w:p>
        </w:tc>
      </w:tr>
      <w:tr>
        <w:trPr>
          <w:cantSplit w:val="0"/>
          <w:trHeight w:val="1858.324022346369"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spacing w:after="0" w:lineRule="auto"/>
              <w:ind w:left="0" w:right="-15.590551181102228" w:firstLine="0"/>
              <w:rPr>
                <w:sz w:val="20"/>
                <w:szCs w:val="20"/>
              </w:rPr>
            </w:pPr>
            <w:r w:rsidDel="00000000" w:rsidR="00000000" w:rsidRPr="00000000">
              <w:rPr>
                <w:sz w:val="20"/>
                <w:szCs w:val="20"/>
                <w:rtl w:val="0"/>
              </w:rPr>
              <w:t xml:space="preserve">Verify Reason Code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spacing w:after="0" w:lineRule="auto"/>
              <w:ind w:left="0" w:right="-15.590551181102228" w:firstLine="0"/>
              <w:rPr>
                <w:sz w:val="20"/>
                <w:szCs w:val="20"/>
              </w:rPr>
            </w:pPr>
            <w:r w:rsidDel="00000000" w:rsidR="00000000" w:rsidRPr="00000000">
              <w:rPr>
                <w:sz w:val="20"/>
                <w:szCs w:val="20"/>
                <w:rtl w:val="0"/>
              </w:rPr>
              <w:t xml:space="preserve">Checkbox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spacing w:after="0" w:lineRule="auto"/>
              <w:ind w:left="0" w:right="-15.590551181102228" w:firstLine="0"/>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spacing w:after="0" w:lineRule="auto"/>
              <w:ind w:left="0" w:right="-15.590551181102228" w:firstLine="0"/>
              <w:rPr>
                <w:sz w:val="20"/>
                <w:szCs w:val="20"/>
              </w:rPr>
            </w:pPr>
            <w:r w:rsidDel="00000000" w:rsidR="00000000" w:rsidRPr="00000000">
              <w:rPr>
                <w:sz w:val="20"/>
                <w:szCs w:val="20"/>
                <w:rtl w:val="0"/>
              </w:rPr>
              <w:t xml:space="preserve">1. This column will only be applicable to CRA users. 2. The checkbox is required to be ticked to verify if the reason code is correctly inserted for each field. 3. If checkbox is not ticked, validation shall be prompted on screen. 4. If the Justification Reason Code Selection field was disabled (dimmed), Verify Reason Code checkbox will not be appeared.</w:t>
            </w:r>
          </w:p>
        </w:tc>
      </w:tr>
    </w:tbl>
    <w:p w:rsidR="00000000" w:rsidDel="00000000" w:rsidP="00000000" w:rsidRDefault="00000000" w:rsidRPr="00000000" w14:paraId="00000394">
      <w:pPr>
        <w:spacing w:after="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395">
      <w:pPr>
        <w:spacing w:after="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39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b w:val="1"/>
          <w:bCs w:val="1"/>
          <w:sz w:val="21"/>
          <w:szCs w:val="21"/>
        </w:rPr>
      </w:pPr>
      <w:bookmarkStart w:colFirst="0" w:colLast="0" w:name="_7i00qcbqz1hv" w:id="64"/>
      <w:bookmarkEnd w:id="64"/>
      <w:r w:rsidDel="00000000" w:rsidR="00000000" w:rsidRPr="00000000">
        <w:rPr>
          <w:rtl w:val="0"/>
        </w:rPr>
        <w:t xml:space="preserve">3.10.8 </w:t>
      </w:r>
      <w:r w:rsidDel="00000000" w:rsidR="00000000" w:rsidRPr="00000000">
        <w:rPr>
          <w:b w:val="1"/>
          <w:bCs w:val="1"/>
          <w:sz w:val="21"/>
          <w:szCs w:val="21"/>
          <w:rtl w:val="0"/>
        </w:rPr>
        <w:t xml:space="preserve">Information Submission Validation</w:t>
      </w:r>
    </w:p>
    <w:p w:rsidR="00000000" w:rsidDel="00000000" w:rsidP="00000000" w:rsidRDefault="00000000" w:rsidRPr="00000000" w14:paraId="00000397">
      <w:pPr>
        <w:spacing w:after="0" w:lineRule="auto"/>
        <w:ind w:left="960" w:firstLine="0"/>
        <w:rPr>
          <w:sz w:val="21"/>
          <w:szCs w:val="21"/>
        </w:rPr>
      </w:pPr>
      <w:r w:rsidDel="00000000" w:rsidR="00000000" w:rsidRPr="00000000">
        <w:rPr>
          <w:sz w:val="21"/>
          <w:szCs w:val="21"/>
          <w:rtl w:val="0"/>
        </w:rPr>
        <w:t xml:space="preserve">When a CRA checker/maintenance personnel submits disbursement information, the following rules must be validated. The submit button is only enabled if all validation passes.</w:t>
      </w:r>
    </w:p>
    <w:p w:rsidR="00000000" w:rsidDel="00000000" w:rsidP="00000000" w:rsidRDefault="00000000" w:rsidRPr="00000000" w14:paraId="00000398">
      <w:pPr>
        <w:spacing w:after="0" w:lineRule="auto"/>
        <w:ind w:left="16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(Approved Loan Amount + Handling Fee + GST + Total IBG Service Charge) – (Subsidy + Retention Sum) = (IBG Amount + Transfer Amount + Suspense Amount + Advise Amount)</w:t>
      </w:r>
    </w:p>
    <w:p w:rsidR="00000000" w:rsidDel="00000000" w:rsidP="00000000" w:rsidRDefault="00000000" w:rsidRPr="00000000" w14:paraId="00000399">
      <w:pPr>
        <w:spacing w:after="0" w:lineRule="auto"/>
        <w:ind w:left="16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Purchase Price = Total Price + Freight + Registration Fee + Insurance premium</w:t>
      </w:r>
    </w:p>
    <w:p w:rsidR="00000000" w:rsidDel="00000000" w:rsidP="00000000" w:rsidRDefault="00000000" w:rsidRPr="00000000" w14:paraId="0000039A">
      <w:pPr>
        <w:spacing w:after="0" w:lineRule="auto"/>
        <w:ind w:left="16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Loan Amount = Purchase Price – Deposit</w:t>
      </w:r>
    </w:p>
    <w:p w:rsidR="00000000" w:rsidDel="00000000" w:rsidP="00000000" w:rsidRDefault="00000000" w:rsidRPr="00000000" w14:paraId="0000039B">
      <w:pPr>
        <w:spacing w:after="0" w:lineRule="auto"/>
        <w:ind w:left="16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Margin of Financing cannot exceed 90%(90% is parameterized). MOF formula = Loan amount / OTR * 100%</w:t>
      </w:r>
    </w:p>
    <w:p w:rsidR="00000000" w:rsidDel="00000000" w:rsidP="00000000" w:rsidRDefault="00000000" w:rsidRPr="00000000" w14:paraId="0000039C">
      <w:pPr>
        <w:spacing w:after="0" w:lineRule="auto"/>
        <w:ind w:left="1680" w:hanging="36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Insurance, Registration Fee, Freight validation checking and prompt</w:t>
      </w:r>
    </w:p>
    <w:p w:rsidR="00000000" w:rsidDel="00000000" w:rsidP="00000000" w:rsidRDefault="00000000" w:rsidRPr="00000000" w14:paraId="0000039D">
      <w:pPr>
        <w:spacing w:after="0" w:lineRule="auto"/>
        <w:ind w:left="22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Data Version 1 from VSO:</w:t>
      </w:r>
      <w:r w:rsidDel="00000000" w:rsidR="00000000" w:rsidRPr="00000000">
        <w:rPr>
          <w:sz w:val="21"/>
          <w:szCs w:val="21"/>
          <w:rtl w:val="0"/>
        </w:rPr>
        <w:t xml:space="preserve">​ After customer acceptance, data is written into the agreement and takes effect, this version of date is </w:t>
      </w:r>
      <w:r w:rsidDel="00000000" w:rsidR="00000000" w:rsidRPr="00000000">
        <w:rPr>
          <w:b w:val="1"/>
          <w:bCs w:val="1"/>
          <w:sz w:val="21"/>
          <w:szCs w:val="21"/>
          <w:rtl w:val="0"/>
        </w:rPr>
        <w:t xml:space="preserve">Data Version 1</w:t>
      </w:r>
      <w:r w:rsidDel="00000000" w:rsidR="00000000" w:rsidRPr="00000000">
        <w:rPr>
          <w:sz w:val="21"/>
          <w:szCs w:val="21"/>
          <w:rtl w:val="0"/>
        </w:rPr>
        <w:t xml:space="preserve">.</w:t>
      </w:r>
    </w:p>
    <w:p w:rsidR="00000000" w:rsidDel="00000000" w:rsidP="00000000" w:rsidRDefault="00000000" w:rsidRPr="00000000" w14:paraId="0000039E">
      <w:pPr>
        <w:spacing w:after="0" w:lineRule="auto"/>
        <w:ind w:left="2280" w:hanging="440"/>
        <w:rPr>
          <w:sz w:val="21"/>
          <w:szCs w:val="21"/>
        </w:rPr>
      </w:pPr>
      <w:r w:rsidDel="00000000" w:rsidR="00000000" w:rsidRPr="00000000">
        <w:rPr>
          <w:b w:val="1"/>
          <w:bCs w:val="1"/>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Data Version 2 from Invoice and VOC: </w:t>
      </w:r>
      <w:r w:rsidDel="00000000" w:rsidR="00000000" w:rsidRPr="00000000">
        <w:rPr>
          <w:sz w:val="21"/>
          <w:szCs w:val="21"/>
          <w:rtl w:val="0"/>
        </w:rPr>
        <w:t xml:space="preserve">Extract from Invoice and VOC after disbursement application submission</w:t>
      </w:r>
    </w:p>
    <w:p w:rsidR="00000000" w:rsidDel="00000000" w:rsidP="00000000" w:rsidRDefault="00000000" w:rsidRPr="00000000" w14:paraId="0000039F">
      <w:pPr>
        <w:spacing w:after="0" w:lineRule="auto"/>
        <w:ind w:left="2280" w:hanging="440"/>
        <w:rPr>
          <w:sz w:val="21"/>
          <w:szCs w:val="21"/>
        </w:rPr>
      </w:pPr>
      <w:r w:rsidDel="00000000" w:rsidR="00000000" w:rsidRPr="00000000">
        <w:rPr>
          <w:b w:val="1"/>
          <w:bCs w:val="1"/>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E-acceptance scenario: Compare </w:t>
      </w:r>
      <w:r w:rsidDel="00000000" w:rsidR="00000000" w:rsidRPr="00000000">
        <w:rPr>
          <w:sz w:val="21"/>
          <w:szCs w:val="21"/>
          <w:rtl w:val="0"/>
        </w:rPr>
        <w:t xml:space="preserve">Insurance, Registration Fee, Freight from </w:t>
      </w:r>
      <w:r w:rsidDel="00000000" w:rsidR="00000000" w:rsidRPr="00000000">
        <w:rPr>
          <w:b w:val="1"/>
          <w:bCs w:val="1"/>
          <w:sz w:val="21"/>
          <w:szCs w:val="21"/>
          <w:rtl w:val="0"/>
        </w:rPr>
        <w:t xml:space="preserve">Data Version 1 </w:t>
      </w:r>
      <w:r w:rsidDel="00000000" w:rsidR="00000000" w:rsidRPr="00000000">
        <w:rPr>
          <w:sz w:val="21"/>
          <w:szCs w:val="21"/>
          <w:rtl w:val="0"/>
        </w:rPr>
        <w:t xml:space="preserve">with from </w:t>
      </w:r>
      <w:r w:rsidDel="00000000" w:rsidR="00000000" w:rsidRPr="00000000">
        <w:rPr>
          <w:b w:val="1"/>
          <w:bCs w:val="1"/>
          <w:sz w:val="21"/>
          <w:szCs w:val="21"/>
          <w:rtl w:val="0"/>
        </w:rPr>
        <w:t xml:space="preserve">Data Version 2 </w:t>
      </w:r>
      <w:r w:rsidDel="00000000" w:rsidR="00000000" w:rsidRPr="00000000">
        <w:rPr>
          <w:sz w:val="21"/>
          <w:szCs w:val="21"/>
          <w:rtl w:val="0"/>
        </w:rPr>
        <w:t xml:space="preserve">separately</w:t>
      </w:r>
    </w:p>
    <w:p w:rsidR="00000000" w:rsidDel="00000000" w:rsidP="00000000" w:rsidRDefault="00000000" w:rsidRPr="00000000" w14:paraId="000003A0">
      <w:pPr>
        <w:spacing w:after="0" w:lineRule="auto"/>
        <w:ind w:left="5280" w:hanging="300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any of them is different, prompt “</w:t>
      </w:r>
      <w:r w:rsidDel="00000000" w:rsidR="00000000" w:rsidRPr="00000000">
        <w:rPr>
          <w:b w:val="1"/>
          <w:bCs w:val="1"/>
          <w:sz w:val="21"/>
          <w:szCs w:val="21"/>
          <w:rtl w:val="0"/>
        </w:rPr>
        <w:t xml:space="preserve">Insurance, Registration Fee, Freight information has defect!</w:t>
      </w:r>
      <w:r w:rsidDel="00000000" w:rsidR="00000000" w:rsidRPr="00000000">
        <w:rPr>
          <w:sz w:val="21"/>
          <w:szCs w:val="21"/>
          <w:rtl w:val="0"/>
        </w:rPr>
        <w:t xml:space="preserve"> ”; provide “</w:t>
      </w:r>
      <w:r w:rsidDel="00000000" w:rsidR="00000000" w:rsidRPr="00000000">
        <w:rPr>
          <w:b w:val="1"/>
          <w:bCs w:val="1"/>
          <w:sz w:val="21"/>
          <w:szCs w:val="21"/>
          <w:rtl w:val="0"/>
        </w:rPr>
        <w:t xml:space="preserve">CANCEL</w:t>
      </w:r>
      <w:r w:rsidDel="00000000" w:rsidR="00000000" w:rsidRPr="00000000">
        <w:rPr>
          <w:sz w:val="21"/>
          <w:szCs w:val="21"/>
          <w:rtl w:val="0"/>
        </w:rPr>
        <w:t xml:space="preserve">”, “</w:t>
      </w:r>
      <w:r w:rsidDel="00000000" w:rsidR="00000000" w:rsidRPr="00000000">
        <w:rPr>
          <w:b w:val="1"/>
          <w:bCs w:val="1"/>
          <w:sz w:val="21"/>
          <w:szCs w:val="21"/>
          <w:rtl w:val="0"/>
        </w:rPr>
        <w:t xml:space="preserve">CONTINUE</w:t>
      </w:r>
      <w:r w:rsidDel="00000000" w:rsidR="00000000" w:rsidRPr="00000000">
        <w:rPr>
          <w:sz w:val="21"/>
          <w:szCs w:val="21"/>
          <w:rtl w:val="0"/>
        </w:rPr>
        <w:t xml:space="preserve">” button.</w:t>
      </w:r>
    </w:p>
    <w:p w:rsidR="00000000" w:rsidDel="00000000" w:rsidP="00000000" w:rsidRDefault="00000000" w:rsidRPr="00000000" w14:paraId="000003A1">
      <w:pPr>
        <w:spacing w:after="0" w:lineRule="auto"/>
        <w:ind w:left="5280" w:hanging="3000"/>
        <w:rPr>
          <w:b w:val="1"/>
          <w:bCs w:val="1"/>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user click “</w:t>
      </w:r>
      <w:r w:rsidDel="00000000" w:rsidR="00000000" w:rsidRPr="00000000">
        <w:rPr>
          <w:b w:val="1"/>
          <w:bCs w:val="1"/>
          <w:sz w:val="21"/>
          <w:szCs w:val="21"/>
          <w:rtl w:val="0"/>
        </w:rPr>
        <w:t xml:space="preserve">CANCEL</w:t>
      </w:r>
      <w:r w:rsidDel="00000000" w:rsidR="00000000" w:rsidRPr="00000000">
        <w:rPr>
          <w:sz w:val="21"/>
          <w:szCs w:val="21"/>
          <w:rtl w:val="0"/>
        </w:rPr>
        <w:t xml:space="preserve">”, should not update </w:t>
      </w:r>
      <w:r w:rsidDel="00000000" w:rsidR="00000000" w:rsidRPr="00000000">
        <w:rPr>
          <w:b w:val="1"/>
          <w:bCs w:val="1"/>
          <w:sz w:val="21"/>
          <w:szCs w:val="21"/>
          <w:rtl w:val="0"/>
        </w:rPr>
        <w:t xml:space="preserve">Data Version 2</w:t>
      </w:r>
      <w:r w:rsidDel="00000000" w:rsidR="00000000" w:rsidRPr="00000000">
        <w:rPr>
          <w:sz w:val="21"/>
          <w:szCs w:val="21"/>
          <w:rtl w:val="0"/>
        </w:rPr>
        <w:t xml:space="preserve"> into system. Following process will follow CILT rules.  </w:t>
      </w:r>
      <w:r w:rsidDel="00000000" w:rsidR="00000000" w:rsidRPr="00000000">
        <w:rPr>
          <w:b w:val="1"/>
          <w:bCs w:val="1"/>
          <w:sz w:val="21"/>
          <w:szCs w:val="21"/>
          <w:rtl w:val="0"/>
        </w:rPr>
        <w:t xml:space="preserve"> </w:t>
      </w:r>
    </w:p>
    <w:p w:rsidR="00000000" w:rsidDel="00000000" w:rsidP="00000000" w:rsidRDefault="00000000" w:rsidRPr="00000000" w14:paraId="000003A2">
      <w:pPr>
        <w:spacing w:after="0" w:lineRule="auto"/>
        <w:ind w:left="5280" w:hanging="300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user click </w:t>
      </w:r>
      <w:r w:rsidDel="00000000" w:rsidR="00000000" w:rsidRPr="00000000">
        <w:rPr>
          <w:b w:val="1"/>
          <w:bCs w:val="1"/>
          <w:sz w:val="21"/>
          <w:szCs w:val="21"/>
          <w:rtl w:val="0"/>
        </w:rPr>
        <w:t xml:space="preserve">“CONTINUE”</w:t>
      </w:r>
      <w:r w:rsidDel="00000000" w:rsidR="00000000" w:rsidRPr="00000000">
        <w:rPr>
          <w:sz w:val="21"/>
          <w:szCs w:val="21"/>
          <w:rtl w:val="0"/>
        </w:rPr>
        <w:t xml:space="preserve">, as per BAU</w:t>
      </w:r>
    </w:p>
    <w:p w:rsidR="00000000" w:rsidDel="00000000" w:rsidP="00000000" w:rsidRDefault="00000000" w:rsidRPr="00000000" w14:paraId="000003A3">
      <w:pPr>
        <w:spacing w:after="0" w:lineRule="auto"/>
        <w:ind w:left="2280" w:hanging="440"/>
        <w:rPr>
          <w:b w:val="1"/>
          <w:bCs w:val="1"/>
          <w:sz w:val="21"/>
          <w:szCs w:val="21"/>
        </w:rPr>
      </w:pPr>
      <w:r w:rsidDel="00000000" w:rsidR="00000000" w:rsidRPr="00000000">
        <w:rPr>
          <w:b w:val="1"/>
          <w:bCs w:val="1"/>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Manual acceptance scenario: Compare OTR</w:t>
      </w:r>
      <w:r w:rsidDel="00000000" w:rsidR="00000000" w:rsidRPr="00000000">
        <w:rPr>
          <w:sz w:val="21"/>
          <w:szCs w:val="21"/>
          <w:rtl w:val="0"/>
        </w:rPr>
        <w:t xml:space="preserve"> from </w:t>
      </w:r>
      <w:r w:rsidDel="00000000" w:rsidR="00000000" w:rsidRPr="00000000">
        <w:rPr>
          <w:b w:val="1"/>
          <w:bCs w:val="1"/>
          <w:sz w:val="21"/>
          <w:szCs w:val="21"/>
          <w:rtl w:val="0"/>
        </w:rPr>
        <w:t xml:space="preserve">Data Version 1 </w:t>
      </w:r>
      <w:r w:rsidDel="00000000" w:rsidR="00000000" w:rsidRPr="00000000">
        <w:rPr>
          <w:sz w:val="21"/>
          <w:szCs w:val="21"/>
          <w:rtl w:val="0"/>
        </w:rPr>
        <w:t xml:space="preserve">with from </w:t>
      </w:r>
      <w:r w:rsidDel="00000000" w:rsidR="00000000" w:rsidRPr="00000000">
        <w:rPr>
          <w:b w:val="1"/>
          <w:bCs w:val="1"/>
          <w:sz w:val="21"/>
          <w:szCs w:val="21"/>
          <w:rtl w:val="0"/>
        </w:rPr>
        <w:t xml:space="preserve">Data Version 2</w:t>
      </w:r>
    </w:p>
    <w:p w:rsidR="00000000" w:rsidDel="00000000" w:rsidP="00000000" w:rsidRDefault="00000000" w:rsidRPr="00000000" w14:paraId="000003A4">
      <w:pPr>
        <w:spacing w:after="0" w:lineRule="auto"/>
        <w:ind w:left="5280" w:hanging="300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OTR is different, prompt “</w:t>
      </w:r>
      <w:r w:rsidDel="00000000" w:rsidR="00000000" w:rsidRPr="00000000">
        <w:rPr>
          <w:b w:val="1"/>
          <w:bCs w:val="1"/>
          <w:sz w:val="21"/>
          <w:szCs w:val="21"/>
          <w:rtl w:val="0"/>
        </w:rPr>
        <w:t xml:space="preserve">OTR information have defect!</w:t>
      </w:r>
      <w:r w:rsidDel="00000000" w:rsidR="00000000" w:rsidRPr="00000000">
        <w:rPr>
          <w:sz w:val="21"/>
          <w:szCs w:val="21"/>
          <w:rtl w:val="0"/>
        </w:rPr>
        <w:t xml:space="preserve"> ”; provide “</w:t>
      </w:r>
      <w:r w:rsidDel="00000000" w:rsidR="00000000" w:rsidRPr="00000000">
        <w:rPr>
          <w:b w:val="1"/>
          <w:bCs w:val="1"/>
          <w:sz w:val="21"/>
          <w:szCs w:val="21"/>
          <w:rtl w:val="0"/>
        </w:rPr>
        <w:t xml:space="preserve">CANCEL</w:t>
      </w:r>
      <w:r w:rsidDel="00000000" w:rsidR="00000000" w:rsidRPr="00000000">
        <w:rPr>
          <w:sz w:val="21"/>
          <w:szCs w:val="21"/>
          <w:rtl w:val="0"/>
        </w:rPr>
        <w:t xml:space="preserve">”, “</w:t>
      </w:r>
      <w:r w:rsidDel="00000000" w:rsidR="00000000" w:rsidRPr="00000000">
        <w:rPr>
          <w:b w:val="1"/>
          <w:bCs w:val="1"/>
          <w:sz w:val="21"/>
          <w:szCs w:val="21"/>
          <w:rtl w:val="0"/>
        </w:rPr>
        <w:t xml:space="preserve">CONTINUE</w:t>
      </w:r>
      <w:r w:rsidDel="00000000" w:rsidR="00000000" w:rsidRPr="00000000">
        <w:rPr>
          <w:sz w:val="21"/>
          <w:szCs w:val="21"/>
          <w:rtl w:val="0"/>
        </w:rPr>
        <w:t xml:space="preserve">” button.</w:t>
      </w:r>
    </w:p>
    <w:p w:rsidR="00000000" w:rsidDel="00000000" w:rsidP="00000000" w:rsidRDefault="00000000" w:rsidRPr="00000000" w14:paraId="000003A5">
      <w:pPr>
        <w:spacing w:after="0" w:lineRule="auto"/>
        <w:ind w:left="5280" w:hanging="300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user click “</w:t>
      </w:r>
      <w:r w:rsidDel="00000000" w:rsidR="00000000" w:rsidRPr="00000000">
        <w:rPr>
          <w:b w:val="1"/>
          <w:bCs w:val="1"/>
          <w:sz w:val="21"/>
          <w:szCs w:val="21"/>
          <w:rtl w:val="0"/>
        </w:rPr>
        <w:t xml:space="preserve">CANCEL</w:t>
      </w:r>
      <w:r w:rsidDel="00000000" w:rsidR="00000000" w:rsidRPr="00000000">
        <w:rPr>
          <w:sz w:val="21"/>
          <w:szCs w:val="21"/>
          <w:rtl w:val="0"/>
        </w:rPr>
        <w:t xml:space="preserve">”, should not update </w:t>
      </w:r>
      <w:r w:rsidDel="00000000" w:rsidR="00000000" w:rsidRPr="00000000">
        <w:rPr>
          <w:b w:val="1"/>
          <w:bCs w:val="1"/>
          <w:sz w:val="21"/>
          <w:szCs w:val="21"/>
          <w:rtl w:val="0"/>
        </w:rPr>
        <w:t xml:space="preserve">Data Version 2</w:t>
      </w:r>
      <w:r w:rsidDel="00000000" w:rsidR="00000000" w:rsidRPr="00000000">
        <w:rPr>
          <w:sz w:val="21"/>
          <w:szCs w:val="21"/>
          <w:rtl w:val="0"/>
        </w:rPr>
        <w:t xml:space="preserve"> into system. Following process will follow CILT rules. </w:t>
      </w:r>
    </w:p>
    <w:p w:rsidR="00000000" w:rsidDel="00000000" w:rsidP="00000000" w:rsidRDefault="00000000" w:rsidRPr="00000000" w14:paraId="000003A6">
      <w:pPr>
        <w:spacing w:after="0" w:lineRule="auto"/>
        <w:ind w:left="5280" w:hanging="3000"/>
        <w:rPr>
          <w:b w:val="1"/>
          <w:bCs w:val="1"/>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user click </w:t>
      </w:r>
      <w:r w:rsidDel="00000000" w:rsidR="00000000" w:rsidRPr="00000000">
        <w:rPr>
          <w:b w:val="1"/>
          <w:bCs w:val="1"/>
          <w:sz w:val="21"/>
          <w:szCs w:val="21"/>
          <w:rtl w:val="0"/>
        </w:rPr>
        <w:t xml:space="preserve">“CONTINUE”</w:t>
      </w:r>
      <w:r w:rsidDel="00000000" w:rsidR="00000000" w:rsidRPr="00000000">
        <w:rPr>
          <w:sz w:val="21"/>
          <w:szCs w:val="21"/>
          <w:rtl w:val="0"/>
        </w:rPr>
        <w:t xml:space="preserve">, as per BAU</w:t>
      </w:r>
      <w:r w:rsidDel="00000000" w:rsidR="00000000" w:rsidRPr="00000000">
        <w:rPr>
          <w:b w:val="1"/>
          <w:bCs w:val="1"/>
          <w:sz w:val="21"/>
          <w:szCs w:val="21"/>
          <w:rtl w:val="0"/>
        </w:rPr>
        <w:t xml:space="preserve"> </w:t>
      </w:r>
    </w:p>
    <w:p w:rsidR="00000000" w:rsidDel="00000000" w:rsidP="00000000" w:rsidRDefault="00000000" w:rsidRPr="00000000" w14:paraId="000003A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b w:val="1"/>
          <w:bCs w:val="1"/>
          <w:sz w:val="21"/>
          <w:szCs w:val="21"/>
        </w:rPr>
      </w:pPr>
      <w:bookmarkStart w:colFirst="0" w:colLast="0" w:name="_6waun17zqvds" w:id="65"/>
      <w:bookmarkEnd w:id="65"/>
      <w:r w:rsidDel="00000000" w:rsidR="00000000" w:rsidRPr="00000000">
        <w:rPr>
          <w:rtl w:val="0"/>
        </w:rPr>
        <w:t xml:space="preserve">3.10.9 </w:t>
      </w:r>
      <w:r w:rsidDel="00000000" w:rsidR="00000000" w:rsidRPr="00000000">
        <w:rPr>
          <w:b w:val="1"/>
          <w:bCs w:val="1"/>
          <w:sz w:val="21"/>
          <w:szCs w:val="21"/>
          <w:rtl w:val="0"/>
        </w:rPr>
        <w:t xml:space="preserve">Manual process description</w:t>
      </w:r>
    </w:p>
    <w:p w:rsidR="00000000" w:rsidDel="00000000" w:rsidP="00000000" w:rsidRDefault="00000000" w:rsidRPr="00000000" w14:paraId="000003A8">
      <w:pPr>
        <w:spacing w:after="0" w:lineRule="auto"/>
        <w:ind w:left="720" w:firstLine="0"/>
        <w:rPr>
          <w:sz w:val="21"/>
          <w:szCs w:val="21"/>
        </w:rPr>
      </w:pPr>
      <w:r w:rsidDel="00000000" w:rsidR="00000000" w:rsidRPr="00000000">
        <w:rPr>
          <w:sz w:val="21"/>
          <w:szCs w:val="21"/>
          <w:rtl w:val="0"/>
        </w:rPr>
        <w:t xml:space="preserve">CRA manually </w:t>
      </w:r>
      <w:r w:rsidDel="00000000" w:rsidR="00000000" w:rsidRPr="00000000">
        <w:rPr>
          <w:color w:val="444746"/>
          <w:sz w:val="21"/>
          <w:szCs w:val="21"/>
          <w:rtl w:val="0"/>
        </w:rPr>
        <w:t xml:space="preserve">download PDF documents uploaded by Sales Team and send hardcopy to customer.</w:t>
      </w:r>
      <w:r w:rsidDel="00000000" w:rsidR="00000000" w:rsidRPr="00000000">
        <w:rPr>
          <w:sz w:val="21"/>
          <w:szCs w:val="21"/>
          <w:rtl w:val="0"/>
        </w:rPr>
        <w:t xml:space="preserve"> CRA manually uploads individual documents to LHDN for stamping and manually uploads attachments to the defect system for rectification.</w:t>
      </w:r>
    </w:p>
    <w:p w:rsidR="00000000" w:rsidDel="00000000" w:rsidP="00000000" w:rsidRDefault="00000000" w:rsidRPr="00000000" w14:paraId="000003A9">
      <w:pPr>
        <w:spacing w:after="0" w:lineRule="auto"/>
        <w:ind w:left="2520" w:hanging="360"/>
        <w:rPr>
          <w:sz w:val="21"/>
          <w:szCs w:val="21"/>
        </w:rPr>
      </w:pPr>
      <w:r w:rsidDel="00000000" w:rsidR="00000000" w:rsidRPr="00000000">
        <w:rPr>
          <w:rtl w:val="0"/>
        </w:rPr>
      </w:r>
    </w:p>
    <w:p w:rsidR="00000000" w:rsidDel="00000000" w:rsidP="00000000" w:rsidRDefault="00000000" w:rsidRPr="00000000" w14:paraId="000003AA">
      <w:pPr>
        <w:spacing w:after="0" w:lineRule="auto"/>
        <w:ind w:left="2520" w:hanging="360"/>
        <w:rPr>
          <w:sz w:val="21"/>
          <w:szCs w:val="21"/>
        </w:rPr>
      </w:pPr>
      <w:r w:rsidDel="00000000" w:rsidR="00000000" w:rsidRPr="00000000">
        <w:rPr>
          <w:rtl w:val="0"/>
        </w:rPr>
      </w:r>
    </w:p>
    <w:p w:rsidR="00000000" w:rsidDel="00000000" w:rsidP="00000000" w:rsidRDefault="00000000" w:rsidRPr="00000000" w14:paraId="000003AB">
      <w:pPr>
        <w:pStyle w:val="Heading2"/>
        <w:rPr/>
      </w:pPr>
      <w:bookmarkStart w:colFirst="0" w:colLast="0" w:name="_yquvdnxgz3zj" w:id="66"/>
      <w:bookmarkEnd w:id="66"/>
      <w:r w:rsidDel="00000000" w:rsidR="00000000" w:rsidRPr="00000000">
        <w:rPr>
          <w:rtl w:val="0"/>
        </w:rPr>
        <w:t xml:space="preserve">3.11 "Next" Button and Submission Sequence</w:t>
      </w:r>
    </w:p>
    <w:p w:rsidR="00000000" w:rsidDel="00000000" w:rsidP="00000000" w:rsidRDefault="00000000" w:rsidRPr="00000000" w14:paraId="000003AC">
      <w:pPr>
        <w:pStyle w:val="Heading3"/>
        <w:keepNext w:val="0"/>
        <w:keepLines w:val="0"/>
        <w:spacing w:after="80" w:before="280" w:line="276" w:lineRule="auto"/>
        <w:ind w:left="566.9291338582675" w:right="153.54330708661507" w:firstLine="0"/>
        <w:rPr>
          <w:rFonts w:ascii="Arial" w:cs="Arial" w:eastAsia="Arial" w:hAnsi="Arial"/>
          <w:i w:val="0"/>
          <w:iCs w:val="0"/>
          <w:color w:val="000000"/>
        </w:rPr>
      </w:pPr>
      <w:bookmarkStart w:colFirst="0" w:colLast="0" w:name="_oehqy993z1r" w:id="67"/>
      <w:bookmarkEnd w:id="67"/>
      <w:r w:rsidDel="00000000" w:rsidR="00000000" w:rsidRPr="00000000">
        <w:rPr>
          <w:sz w:val="26"/>
          <w:szCs w:val="26"/>
          <w:rtl w:val="0"/>
        </w:rPr>
        <w:t xml:space="preserve">3.11.1 </w:t>
      </w:r>
      <w:r w:rsidDel="00000000" w:rsidR="00000000" w:rsidRPr="00000000">
        <w:rPr>
          <w:rFonts w:ascii="Arial" w:cs="Arial" w:eastAsia="Arial" w:hAnsi="Arial"/>
          <w:i w:val="0"/>
          <w:iCs w:val="0"/>
          <w:color w:val="000000"/>
          <w:rtl w:val="0"/>
        </w:rPr>
        <w:t xml:space="preserve">Button Function</w:t>
      </w:r>
    </w:p>
    <w:p w:rsidR="00000000" w:rsidDel="00000000" w:rsidP="00000000" w:rsidRDefault="00000000" w:rsidRPr="00000000" w14:paraId="000003AD">
      <w:pPr>
        <w:numPr>
          <w:ilvl w:val="0"/>
          <w:numId w:val="33"/>
        </w:numPr>
        <w:spacing w:after="0" w:afterAutospacing="0"/>
        <w:ind w:left="720" w:hanging="360"/>
        <w:rPr>
          <w:u w:val="none"/>
        </w:rPr>
      </w:pPr>
      <w:r w:rsidDel="00000000" w:rsidR="00000000" w:rsidRPr="00000000">
        <w:rPr>
          <w:rtl w:val="0"/>
        </w:rPr>
        <w:t xml:space="preserve">A unified “Next” button shall be provided at the bottom-right corner of the CRA Checker/Maintenance page.</w:t>
      </w:r>
    </w:p>
    <w:p w:rsidR="00000000" w:rsidDel="00000000" w:rsidP="00000000" w:rsidRDefault="00000000" w:rsidRPr="00000000" w14:paraId="000003AE">
      <w:pPr>
        <w:numPr>
          <w:ilvl w:val="0"/>
          <w:numId w:val="33"/>
        </w:numPr>
        <w:spacing w:after="0" w:afterAutospacing="0"/>
        <w:ind w:left="720" w:hanging="360"/>
        <w:rPr>
          <w:u w:val="none"/>
        </w:rPr>
      </w:pPr>
      <w:r w:rsidDel="00000000" w:rsidR="00000000" w:rsidRPr="00000000">
        <w:rPr>
          <w:rtl w:val="0"/>
        </w:rPr>
        <w:t xml:space="preserve">The “Next” button shall replace the existing “To Authorizer” button and is the only new button position introduced under this enhancement.</w:t>
      </w:r>
    </w:p>
    <w:p w:rsidR="00000000" w:rsidDel="00000000" w:rsidP="00000000" w:rsidRDefault="00000000" w:rsidRPr="00000000" w14:paraId="000003AF">
      <w:pPr>
        <w:numPr>
          <w:ilvl w:val="0"/>
          <w:numId w:val="33"/>
        </w:numPr>
        <w:ind w:left="720" w:hanging="360"/>
        <w:rPr>
          <w:u w:val="none"/>
        </w:rPr>
      </w:pPr>
      <w:r w:rsidDel="00000000" w:rsidR="00000000" w:rsidRPr="00000000">
        <w:rPr>
          <w:rtl w:val="0"/>
        </w:rPr>
        <w:t xml:space="preserve">For the Authorizer stage and all subsequent processing stages, the existing BAU button behavior and workflow routing logic shall remain unchanged.</w:t>
      </w:r>
    </w:p>
    <w:p w:rsidR="00000000" w:rsidDel="00000000" w:rsidP="00000000" w:rsidRDefault="00000000" w:rsidRPr="00000000" w14:paraId="000003B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rFonts w:ascii="Arial" w:cs="Arial" w:eastAsia="Arial" w:hAnsi="Arial"/>
          <w:i w:val="0"/>
          <w:iCs w:val="0"/>
          <w:color w:val="000000"/>
        </w:rPr>
      </w:pPr>
      <w:bookmarkStart w:colFirst="0" w:colLast="0" w:name="_x8gxq0x05bv7" w:id="68"/>
      <w:bookmarkEnd w:id="68"/>
      <w:r w:rsidDel="00000000" w:rsidR="00000000" w:rsidRPr="00000000">
        <w:rPr>
          <w:sz w:val="26"/>
          <w:szCs w:val="26"/>
          <w:rtl w:val="0"/>
        </w:rPr>
        <w:t xml:space="preserve">3.11.2</w:t>
      </w:r>
      <w:r w:rsidDel="00000000" w:rsidR="00000000" w:rsidRPr="00000000">
        <w:rPr>
          <w:rFonts w:ascii="Arial" w:cs="Arial" w:eastAsia="Arial" w:hAnsi="Arial"/>
          <w:i w:val="0"/>
          <w:iCs w:val="0"/>
          <w:color w:val="000000"/>
          <w:rtl w:val="0"/>
        </w:rPr>
        <w:t xml:space="preserve">.</w:t>
      </w:r>
      <w:r w:rsidDel="00000000" w:rsidR="00000000" w:rsidRPr="00000000">
        <w:rPr>
          <w:sz w:val="26"/>
          <w:szCs w:val="26"/>
          <w:rtl w:val="0"/>
        </w:rPr>
        <w:t xml:space="preserve"> Submission </w:t>
      </w:r>
      <w:r w:rsidDel="00000000" w:rsidR="00000000" w:rsidRPr="00000000">
        <w:rPr>
          <w:rFonts w:ascii="Arial" w:cs="Arial" w:eastAsia="Arial" w:hAnsi="Arial"/>
          <w:i w:val="0"/>
          <w:iCs w:val="0"/>
          <w:color w:val="000000"/>
          <w:rtl w:val="0"/>
        </w:rPr>
        <w:t xml:space="preserve">Control</w:t>
      </w:r>
    </w:p>
    <w:p w:rsidR="00000000" w:rsidDel="00000000" w:rsidP="00000000" w:rsidRDefault="00000000" w:rsidRPr="00000000" w14:paraId="000003B1">
      <w:pPr>
        <w:spacing w:after="240" w:before="240" w:lineRule="auto"/>
        <w:ind w:left="720" w:right="0" w:firstLine="0"/>
        <w:rPr/>
      </w:pPr>
      <w:r w:rsidDel="00000000" w:rsidR="00000000" w:rsidRPr="00000000">
        <w:rPr>
          <w:rtl w:val="0"/>
        </w:rPr>
        <w:t xml:space="preserve">Clicking </w:t>
      </w:r>
      <w:r w:rsidDel="00000000" w:rsidR="00000000" w:rsidRPr="00000000">
        <w:rPr>
          <w:b w:val="1"/>
          <w:bCs w:val="1"/>
          <w:rtl w:val="0"/>
        </w:rPr>
        <w:t xml:space="preserve">“Next”</w:t>
      </w:r>
      <w:r w:rsidDel="00000000" w:rsidR="00000000" w:rsidRPr="00000000">
        <w:rPr>
          <w:rtl w:val="0"/>
        </w:rPr>
        <w:t xml:space="preserve"> shall not be hard-blocked solely because unresolved Defects or unconfirmed rule items still exist.</w:t>
      </w:r>
    </w:p>
    <w:p w:rsidR="00000000" w:rsidDel="00000000" w:rsidP="00000000" w:rsidRDefault="00000000" w:rsidRPr="00000000" w14:paraId="000003B2">
      <w:pPr>
        <w:spacing w:after="240" w:before="240" w:lineRule="auto"/>
        <w:ind w:left="720" w:right="0" w:firstLine="0"/>
        <w:rPr/>
      </w:pPr>
      <w:r w:rsidDel="00000000" w:rsidR="00000000" w:rsidRPr="00000000">
        <w:rPr>
          <w:rtl w:val="0"/>
        </w:rPr>
        <w:t xml:space="preserve">Consistent with the existing BAU logic, once the </w:t>
      </w:r>
      <w:r w:rsidDel="00000000" w:rsidR="00000000" w:rsidRPr="00000000">
        <w:rPr>
          <w:b w:val="1"/>
          <w:bCs w:val="1"/>
          <w:rtl w:val="0"/>
        </w:rPr>
        <w:t xml:space="preserve">“CRA Completed”</w:t>
      </w:r>
      <w:r w:rsidDel="00000000" w:rsidR="00000000" w:rsidRPr="00000000">
        <w:rPr>
          <w:rtl w:val="0"/>
        </w:rPr>
        <w:t xml:space="preserve"> indicator is selected, the user may continue submission even if there are still unresolved Defects or unconfirmed rule items.</w:t>
      </w:r>
    </w:p>
    <w:p w:rsidR="00000000" w:rsidDel="00000000" w:rsidP="00000000" w:rsidRDefault="00000000" w:rsidRPr="00000000" w14:paraId="000003B3">
      <w:pPr>
        <w:spacing w:after="240" w:before="240" w:lineRule="auto"/>
        <w:ind w:left="720" w:right="0" w:firstLine="0"/>
        <w:rPr/>
      </w:pPr>
      <w:r w:rsidDel="00000000" w:rsidR="00000000" w:rsidRPr="00000000">
        <w:rPr>
          <w:rtl w:val="0"/>
        </w:rPr>
        <w:t xml:space="preserve">Before submission, the system shall perform a reminder-level quantity check based on the configured </w:t>
      </w:r>
      <w:r w:rsidDel="00000000" w:rsidR="00000000" w:rsidRPr="00000000">
        <w:rPr>
          <w:b w:val="1"/>
          <w:bCs w:val="1"/>
          <w:rtl w:val="0"/>
        </w:rPr>
        <w:t xml:space="preserve">Rule-to-Defect Mapping</w:t>
      </w:r>
      <w:r w:rsidDel="00000000" w:rsidR="00000000" w:rsidRPr="00000000">
        <w:rPr>
          <w:rtl w:val="0"/>
        </w:rPr>
        <w:t xml:space="preserve">.</w:t>
      </w:r>
    </w:p>
    <w:p w:rsidR="00000000" w:rsidDel="00000000" w:rsidP="00000000" w:rsidRDefault="00000000" w:rsidRPr="00000000" w14:paraId="000003B4">
      <w:pPr>
        <w:spacing w:after="240" w:before="240" w:lineRule="auto"/>
        <w:ind w:left="720" w:right="0" w:firstLine="0"/>
        <w:rPr/>
      </w:pPr>
      <w:r w:rsidDel="00000000" w:rsidR="00000000" w:rsidRPr="00000000">
        <w:rPr>
          <w:rtl w:val="0"/>
        </w:rPr>
        <w:t xml:space="preserve">The system shall check whether the number of rules that are:</w:t>
      </w:r>
    </w:p>
    <w:p w:rsidR="00000000" w:rsidDel="00000000" w:rsidP="00000000" w:rsidRDefault="00000000" w:rsidRPr="00000000" w14:paraId="000003B5">
      <w:pPr>
        <w:numPr>
          <w:ilvl w:val="0"/>
          <w:numId w:val="10"/>
        </w:numPr>
        <w:spacing w:after="0" w:afterAutospacing="0" w:before="240" w:lineRule="auto"/>
        <w:ind w:left="1440" w:right="0" w:hanging="360"/>
      </w:pPr>
      <w:r w:rsidDel="00000000" w:rsidR="00000000" w:rsidRPr="00000000">
        <w:rPr>
          <w:rtl w:val="0"/>
        </w:rPr>
        <w:t xml:space="preserve">currently </w:t>
      </w:r>
      <w:r w:rsidDel="00000000" w:rsidR="00000000" w:rsidRPr="00000000">
        <w:rPr>
          <w:b w:val="1"/>
          <w:bCs w:val="1"/>
          <w:rtl w:val="0"/>
        </w:rPr>
        <w:t xml:space="preserve">Failed</w:t>
      </w:r>
      <w:r w:rsidDel="00000000" w:rsidR="00000000" w:rsidRPr="00000000">
        <w:rPr>
          <w:rtl w:val="0"/>
        </w:rPr>
        <w:t xml:space="preserve">; and</w:t>
      </w:r>
    </w:p>
    <w:p w:rsidR="00000000" w:rsidDel="00000000" w:rsidP="00000000" w:rsidRDefault="00000000" w:rsidRPr="00000000" w14:paraId="000003B6">
      <w:pPr>
        <w:numPr>
          <w:ilvl w:val="0"/>
          <w:numId w:val="10"/>
        </w:numPr>
        <w:spacing w:after="240" w:before="0" w:beforeAutospacing="0" w:lineRule="auto"/>
        <w:ind w:left="1440" w:right="0" w:hanging="360"/>
      </w:pPr>
      <w:r w:rsidDel="00000000" w:rsidR="00000000" w:rsidRPr="00000000">
        <w:rPr>
          <w:rtl w:val="0"/>
        </w:rPr>
        <w:t xml:space="preserve">not yet associated with any Defect record</w:t>
      </w:r>
    </w:p>
    <w:p w:rsidR="00000000" w:rsidDel="00000000" w:rsidP="00000000" w:rsidRDefault="00000000" w:rsidRPr="00000000" w14:paraId="000003B7">
      <w:pPr>
        <w:spacing w:after="240" w:before="240" w:lineRule="auto"/>
        <w:ind w:left="720" w:right="0" w:firstLine="0"/>
        <w:rPr/>
      </w:pPr>
      <w:r w:rsidDel="00000000" w:rsidR="00000000" w:rsidRPr="00000000">
        <w:rPr>
          <w:rtl w:val="0"/>
        </w:rPr>
        <w:t xml:space="preserve">is equal to zero.</w:t>
      </w:r>
    </w:p>
    <w:p w:rsidR="00000000" w:rsidDel="00000000" w:rsidP="00000000" w:rsidRDefault="00000000" w:rsidRPr="00000000" w14:paraId="000003B8">
      <w:pPr>
        <w:spacing w:after="240" w:before="240" w:lineRule="auto"/>
        <w:ind w:left="720" w:right="0" w:firstLine="0"/>
        <w:rPr/>
      </w:pPr>
      <w:r w:rsidDel="00000000" w:rsidR="00000000" w:rsidRPr="00000000">
        <w:rPr>
          <w:rtl w:val="0"/>
        </w:rPr>
        <w:t xml:space="preserve">If the number is greater than zero, the system shall display a confirmation prompt informing the user that there are still unhandled rule items.</w:t>
      </w:r>
    </w:p>
    <w:p w:rsidR="00000000" w:rsidDel="00000000" w:rsidP="00000000" w:rsidRDefault="00000000" w:rsidRPr="00000000" w14:paraId="000003B9">
      <w:pPr>
        <w:spacing w:after="240" w:before="240" w:lineRule="auto"/>
        <w:ind w:left="720" w:right="0" w:firstLine="0"/>
        <w:rPr/>
      </w:pPr>
      <w:r w:rsidDel="00000000" w:rsidR="00000000" w:rsidRPr="00000000">
        <w:rPr>
          <w:rtl w:val="0"/>
        </w:rPr>
        <w:t xml:space="preserve">The user may choose either:</w:t>
      </w:r>
    </w:p>
    <w:p w:rsidR="00000000" w:rsidDel="00000000" w:rsidP="00000000" w:rsidRDefault="00000000" w:rsidRPr="00000000" w14:paraId="000003BA">
      <w:pPr>
        <w:numPr>
          <w:ilvl w:val="0"/>
          <w:numId w:val="50"/>
        </w:numPr>
        <w:spacing w:after="0" w:afterAutospacing="0" w:before="240" w:lineRule="auto"/>
        <w:ind w:left="1440" w:right="0" w:hanging="360"/>
      </w:pPr>
      <w:r w:rsidDel="00000000" w:rsidR="00000000" w:rsidRPr="00000000">
        <w:rPr>
          <w:b w:val="1"/>
          <w:bCs w:val="1"/>
          <w:rtl w:val="0"/>
        </w:rPr>
        <w:t xml:space="preserve">Return to Process</w:t>
      </w:r>
      <w:r w:rsidDel="00000000" w:rsidR="00000000" w:rsidRPr="00000000">
        <w:rPr>
          <w:rtl w:val="0"/>
        </w:rPr>
        <w:t xml:space="preserve"> – return to the page and continue handling the outstanding items; or</w:t>
      </w:r>
    </w:p>
    <w:p w:rsidR="00000000" w:rsidDel="00000000" w:rsidP="00000000" w:rsidRDefault="00000000" w:rsidRPr="00000000" w14:paraId="000003BB">
      <w:pPr>
        <w:numPr>
          <w:ilvl w:val="0"/>
          <w:numId w:val="50"/>
        </w:numPr>
        <w:spacing w:after="240" w:before="0" w:beforeAutospacing="0" w:lineRule="auto"/>
        <w:ind w:left="1440" w:right="0" w:hanging="360"/>
      </w:pPr>
      <w:r w:rsidDel="00000000" w:rsidR="00000000" w:rsidRPr="00000000">
        <w:rPr>
          <w:b w:val="1"/>
          <w:bCs w:val="1"/>
          <w:rtl w:val="0"/>
        </w:rPr>
        <w:t xml:space="preserve">Continue</w:t>
      </w:r>
      <w:r w:rsidDel="00000000" w:rsidR="00000000" w:rsidRPr="00000000">
        <w:rPr>
          <w:rtl w:val="0"/>
        </w:rPr>
        <w:t xml:space="preserve"> – confirm the warning and proceed with submission.</w:t>
      </w:r>
    </w:p>
    <w:p w:rsidR="00000000" w:rsidDel="00000000" w:rsidP="00000000" w:rsidRDefault="00000000" w:rsidRPr="00000000" w14:paraId="000003BC">
      <w:pPr>
        <w:spacing w:after="240" w:before="240" w:lineRule="auto"/>
        <w:ind w:left="720" w:right="0" w:firstLine="0"/>
        <w:rPr/>
      </w:pPr>
      <w:r w:rsidDel="00000000" w:rsidR="00000000" w:rsidRPr="00000000">
        <w:rPr>
          <w:rtl w:val="0"/>
        </w:rPr>
        <w:t xml:space="preserve">This validation is a </w:t>
      </w:r>
      <w:r w:rsidDel="00000000" w:rsidR="00000000" w:rsidRPr="00000000">
        <w:rPr>
          <w:b w:val="1"/>
          <w:bCs w:val="1"/>
          <w:rtl w:val="0"/>
        </w:rPr>
        <w:t xml:space="preserve">warning control only</w:t>
      </w:r>
      <w:r w:rsidDel="00000000" w:rsidR="00000000" w:rsidRPr="00000000">
        <w:rPr>
          <w:rtl w:val="0"/>
        </w:rPr>
        <w:t xml:space="preserve"> and shall not itself block submission.</w:t>
      </w:r>
    </w:p>
    <w:p w:rsidR="00000000" w:rsidDel="00000000" w:rsidP="00000000" w:rsidRDefault="00000000" w:rsidRPr="00000000" w14:paraId="000003B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sz w:val="26"/>
          <w:szCs w:val="26"/>
        </w:rPr>
      </w:pPr>
      <w:bookmarkStart w:colFirst="0" w:colLast="0" w:name="_h5nuougdh4mm" w:id="69"/>
      <w:bookmarkEnd w:id="69"/>
      <w:r w:rsidDel="00000000" w:rsidR="00000000" w:rsidRPr="00000000">
        <w:rPr>
          <w:sz w:val="26"/>
          <w:szCs w:val="26"/>
          <w:rtl w:val="0"/>
        </w:rPr>
        <w:t xml:space="preserve">3.11.3. Backend Processing Sequence</w:t>
      </w:r>
    </w:p>
    <w:p w:rsidR="00000000" w:rsidDel="00000000" w:rsidP="00000000" w:rsidRDefault="00000000" w:rsidRPr="00000000" w14:paraId="000003BE">
      <w:pPr>
        <w:spacing w:after="240" w:before="240" w:lineRule="auto"/>
        <w:ind w:left="720" w:right="0" w:firstLine="0"/>
        <w:rPr/>
      </w:pPr>
      <w:r w:rsidDel="00000000" w:rsidR="00000000" w:rsidRPr="00000000">
        <w:rPr>
          <w:rtl w:val="0"/>
        </w:rPr>
        <w:t xml:space="preserve">After the user clicks </w:t>
      </w:r>
      <w:r w:rsidDel="00000000" w:rsidR="00000000" w:rsidRPr="00000000">
        <w:rPr>
          <w:b w:val="1"/>
          <w:bCs w:val="1"/>
          <w:rtl w:val="0"/>
        </w:rPr>
        <w:t xml:space="preserve">“Next”</w:t>
      </w:r>
      <w:r w:rsidDel="00000000" w:rsidR="00000000" w:rsidRPr="00000000">
        <w:rPr>
          <w:rtl w:val="0"/>
        </w:rPr>
        <w:t xml:space="preserve"> and completes any applicable confirmation prompt, the system shall process the Case in the following sequence:</w:t>
      </w:r>
    </w:p>
    <w:p w:rsidR="00000000" w:rsidDel="00000000" w:rsidP="00000000" w:rsidRDefault="00000000" w:rsidRPr="00000000" w14:paraId="000003BF">
      <w:pPr>
        <w:spacing w:after="240" w:before="240" w:lineRule="auto"/>
        <w:ind w:left="720" w:right="0" w:firstLine="0"/>
        <w:rPr>
          <w:b w:val="1"/>
          <w:bCs w:val="1"/>
        </w:rPr>
      </w:pPr>
      <w:r w:rsidDel="00000000" w:rsidR="00000000" w:rsidRPr="00000000">
        <w:rPr>
          <w:b w:val="1"/>
          <w:bCs w:val="1"/>
          <w:rtl w:val="0"/>
        </w:rPr>
        <w:t xml:space="preserve">Step 1 – Pre-submission Validation</w:t>
      </w:r>
    </w:p>
    <w:p w:rsidR="00000000" w:rsidDel="00000000" w:rsidP="00000000" w:rsidRDefault="00000000" w:rsidRPr="00000000" w14:paraId="000003C0">
      <w:pPr>
        <w:spacing w:after="240" w:before="240" w:lineRule="auto"/>
        <w:ind w:left="720" w:right="0" w:firstLine="0"/>
        <w:rPr/>
      </w:pPr>
      <w:r w:rsidDel="00000000" w:rsidR="00000000" w:rsidRPr="00000000">
        <w:rPr>
          <w:rtl w:val="0"/>
        </w:rPr>
        <w:t xml:space="preserve">· Perform the reminder-level validation described above.</w:t>
      </w:r>
    </w:p>
    <w:p w:rsidR="00000000" w:rsidDel="00000000" w:rsidP="00000000" w:rsidRDefault="00000000" w:rsidRPr="00000000" w14:paraId="000003C1">
      <w:pPr>
        <w:spacing w:after="240" w:before="240" w:lineRule="auto"/>
        <w:ind w:left="720" w:right="0" w:firstLine="0"/>
        <w:rPr/>
      </w:pPr>
      <w:r w:rsidDel="00000000" w:rsidR="00000000" w:rsidRPr="00000000">
        <w:rPr>
          <w:rtl w:val="0"/>
        </w:rPr>
        <w:t xml:space="preserve">· If </w:t>
      </w:r>
      <w:r w:rsidDel="00000000" w:rsidR="00000000" w:rsidRPr="00000000">
        <w:rPr>
          <w:b w:val="1"/>
          <w:bCs w:val="1"/>
          <w:rtl w:val="0"/>
        </w:rPr>
        <w:t xml:space="preserve">“CRA Completed”</w:t>
      </w:r>
      <w:r w:rsidDel="00000000" w:rsidR="00000000" w:rsidRPr="00000000">
        <w:rPr>
          <w:rtl w:val="0"/>
        </w:rPr>
        <w:t xml:space="preserve"> is selected, the user may proceed even where unresolved Defects or unconfirmed rule items remain.</w:t>
      </w:r>
    </w:p>
    <w:p w:rsidR="00000000" w:rsidDel="00000000" w:rsidP="00000000" w:rsidRDefault="00000000" w:rsidRPr="00000000" w14:paraId="000003C2">
      <w:pPr>
        <w:spacing w:after="240" w:before="240" w:lineRule="auto"/>
        <w:ind w:left="720" w:right="0" w:firstLine="0"/>
        <w:rPr>
          <w:b w:val="1"/>
          <w:bCs w:val="1"/>
        </w:rPr>
      </w:pPr>
      <w:r w:rsidDel="00000000" w:rsidR="00000000" w:rsidRPr="00000000">
        <w:rPr>
          <w:b w:val="1"/>
          <w:bCs w:val="1"/>
          <w:rtl w:val="0"/>
        </w:rPr>
        <w:t xml:space="preserve">Step 2 – Save</w:t>
      </w:r>
    </w:p>
    <w:p w:rsidR="00000000" w:rsidDel="00000000" w:rsidP="00000000" w:rsidRDefault="00000000" w:rsidRPr="00000000" w14:paraId="000003C3">
      <w:pPr>
        <w:spacing w:after="240" w:before="240" w:lineRule="auto"/>
        <w:ind w:left="720" w:right="0" w:firstLine="0"/>
        <w:rPr/>
      </w:pPr>
      <w:r w:rsidDel="00000000" w:rsidR="00000000" w:rsidRPr="00000000">
        <w:rPr>
          <w:rtl w:val="0"/>
        </w:rPr>
        <w:t xml:space="preserve">· The system shall execute </w:t>
      </w:r>
      <w:r w:rsidDel="00000000" w:rsidR="00000000" w:rsidRPr="00000000">
        <w:rPr>
          <w:b w:val="1"/>
          <w:bCs w:val="1"/>
          <w:rtl w:val="0"/>
        </w:rPr>
        <w:t xml:space="preserve">Save</w:t>
      </w:r>
      <w:r w:rsidDel="00000000" w:rsidR="00000000" w:rsidRPr="00000000">
        <w:rPr>
          <w:rtl w:val="0"/>
        </w:rPr>
        <w:t xml:space="preserve"> and persist all current maintenance and input data before proceeding with the STP assessment.</w:t>
      </w:r>
    </w:p>
    <w:p w:rsidR="00000000" w:rsidDel="00000000" w:rsidP="00000000" w:rsidRDefault="00000000" w:rsidRPr="00000000" w14:paraId="000003C4">
      <w:pPr>
        <w:spacing w:after="240" w:before="240" w:lineRule="auto"/>
        <w:ind w:left="720" w:right="0" w:firstLine="0"/>
        <w:rPr>
          <w:b w:val="1"/>
          <w:bCs w:val="1"/>
        </w:rPr>
      </w:pPr>
      <w:r w:rsidDel="00000000" w:rsidR="00000000" w:rsidRPr="00000000">
        <w:rPr>
          <w:b w:val="1"/>
          <w:bCs w:val="1"/>
          <w:rtl w:val="0"/>
        </w:rPr>
        <w:t xml:space="preserve">Step 3 – STP Eligibility Assessment</w:t>
      </w:r>
    </w:p>
    <w:p w:rsidR="00000000" w:rsidDel="00000000" w:rsidP="00000000" w:rsidRDefault="00000000" w:rsidRPr="00000000" w14:paraId="000003C5">
      <w:pPr>
        <w:spacing w:after="240" w:before="240" w:lineRule="auto"/>
        <w:ind w:left="720" w:right="0" w:firstLine="0"/>
        <w:rPr/>
      </w:pPr>
      <w:r w:rsidDel="00000000" w:rsidR="00000000" w:rsidRPr="00000000">
        <w:rPr>
          <w:rtl w:val="0"/>
        </w:rPr>
        <w:t xml:space="preserve">· After the Save operation is completed successfully, the system shall invoke the STP eligibility assessment logic.</w:t>
      </w:r>
    </w:p>
    <w:p w:rsidR="00000000" w:rsidDel="00000000" w:rsidP="00000000" w:rsidRDefault="00000000" w:rsidRPr="00000000" w14:paraId="000003C6">
      <w:pPr>
        <w:spacing w:after="240" w:before="240" w:lineRule="auto"/>
        <w:ind w:left="720" w:right="0" w:firstLine="0"/>
        <w:rPr/>
      </w:pPr>
      <w:r w:rsidDel="00000000" w:rsidR="00000000" w:rsidRPr="00000000">
        <w:rPr>
          <w:rtl w:val="0"/>
        </w:rPr>
        <w:t xml:space="preserve">· STP eligibility shall include, but is not limited to:</w:t>
      </w:r>
    </w:p>
    <w:p w:rsidR="00000000" w:rsidDel="00000000" w:rsidP="00000000" w:rsidRDefault="00000000" w:rsidRPr="00000000" w14:paraId="000003C7">
      <w:pPr>
        <w:numPr>
          <w:ilvl w:val="0"/>
          <w:numId w:val="8"/>
        </w:numPr>
        <w:spacing w:after="0" w:afterAutospacing="0" w:before="240" w:lineRule="auto"/>
        <w:ind w:left="1440" w:right="0" w:hanging="360"/>
      </w:pPr>
      <w:r w:rsidDel="00000000" w:rsidR="00000000" w:rsidRPr="00000000">
        <w:rPr>
          <w:rtl w:val="0"/>
        </w:rPr>
        <w:t xml:space="preserve">the </w:t>
      </w:r>
      <w:r w:rsidDel="00000000" w:rsidR="00000000" w:rsidRPr="00000000">
        <w:rPr>
          <w:b w:val="1"/>
          <w:bCs w:val="1"/>
          <w:rtl w:val="0"/>
        </w:rPr>
        <w:t xml:space="preserve">STP Switch</w:t>
      </w:r>
      <w:r w:rsidDel="00000000" w:rsidR="00000000" w:rsidRPr="00000000">
        <w:rPr>
          <w:rtl w:val="0"/>
        </w:rPr>
        <w:t xml:space="preserve"> being enabled; and</w:t>
      </w:r>
    </w:p>
    <w:p w:rsidR="00000000" w:rsidDel="00000000" w:rsidP="00000000" w:rsidRDefault="00000000" w:rsidRPr="00000000" w14:paraId="000003C8">
      <w:pPr>
        <w:numPr>
          <w:ilvl w:val="0"/>
          <w:numId w:val="8"/>
        </w:numPr>
        <w:spacing w:after="240" w:before="0" w:beforeAutospacing="0" w:lineRule="auto"/>
        <w:ind w:left="1440" w:right="0" w:hanging="360"/>
      </w:pPr>
      <w:r w:rsidDel="00000000" w:rsidR="00000000" w:rsidRPr="00000000">
        <w:rPr>
          <w:rtl w:val="0"/>
        </w:rPr>
        <w:t xml:space="preserve">the number of </w:t>
      </w:r>
      <w:r w:rsidDel="00000000" w:rsidR="00000000" w:rsidRPr="00000000">
        <w:rPr>
          <w:b w:val="1"/>
          <w:bCs w:val="1"/>
          <w:rtl w:val="0"/>
        </w:rPr>
        <w:t xml:space="preserve">unresolved Defects being zero</w:t>
      </w:r>
      <w:r w:rsidDel="00000000" w:rsidR="00000000" w:rsidRPr="00000000">
        <w:rPr>
          <w:rtl w:val="0"/>
        </w:rPr>
        <w:t xml:space="preserve">.</w:t>
      </w:r>
    </w:p>
    <w:p w:rsidR="00000000" w:rsidDel="00000000" w:rsidP="00000000" w:rsidRDefault="00000000" w:rsidRPr="00000000" w14:paraId="000003C9">
      <w:pPr>
        <w:spacing w:after="240" w:before="240" w:lineRule="auto"/>
        <w:ind w:left="720" w:right="0" w:firstLine="0"/>
        <w:rPr>
          <w:b w:val="1"/>
          <w:bCs w:val="1"/>
        </w:rPr>
      </w:pPr>
      <w:r w:rsidDel="00000000" w:rsidR="00000000" w:rsidRPr="00000000">
        <w:rPr>
          <w:rtl w:val="0"/>
        </w:rPr>
        <w:t xml:space="preserve">· </w:t>
      </w:r>
      <w:r w:rsidDel="00000000" w:rsidR="00000000" w:rsidRPr="00000000">
        <w:rPr>
          <w:b w:val="1"/>
          <w:bCs w:val="1"/>
          <w:rtl w:val="0"/>
        </w:rPr>
        <w:t xml:space="preserve">Zero unresolved Defects is a mandatory STP condition.</w:t>
      </w:r>
    </w:p>
    <w:p w:rsidR="00000000" w:rsidDel="00000000" w:rsidP="00000000" w:rsidRDefault="00000000" w:rsidRPr="00000000" w14:paraId="000003CA">
      <w:pPr>
        <w:spacing w:after="240" w:before="240" w:lineRule="auto"/>
        <w:ind w:left="720" w:right="0" w:firstLine="0"/>
        <w:rPr/>
      </w:pPr>
      <w:r w:rsidDel="00000000" w:rsidR="00000000" w:rsidRPr="00000000">
        <w:rPr>
          <w:rtl w:val="0"/>
        </w:rPr>
        <w:t xml:space="preserve">Therefore, even if </w:t>
      </w:r>
      <w:r w:rsidDel="00000000" w:rsidR="00000000" w:rsidRPr="00000000">
        <w:rPr>
          <w:b w:val="1"/>
          <w:bCs w:val="1"/>
          <w:rtl w:val="0"/>
        </w:rPr>
        <w:t xml:space="preserve">“CRA Completed”</w:t>
      </w:r>
      <w:r w:rsidDel="00000000" w:rsidR="00000000" w:rsidRPr="00000000">
        <w:rPr>
          <w:rtl w:val="0"/>
        </w:rPr>
        <w:t xml:space="preserve"> has been selected and submission itself is allowed, the Case shall still be considered </w:t>
      </w:r>
      <w:r w:rsidDel="00000000" w:rsidR="00000000" w:rsidRPr="00000000">
        <w:rPr>
          <w:b w:val="1"/>
          <w:bCs w:val="1"/>
          <w:rtl w:val="0"/>
        </w:rPr>
        <w:t xml:space="preserve">not eligible for STP</w:t>
      </w:r>
      <w:r w:rsidDel="00000000" w:rsidR="00000000" w:rsidRPr="00000000">
        <w:rPr>
          <w:rtl w:val="0"/>
        </w:rPr>
        <w:t xml:space="preserve"> if any unresolved Defect remains.</w:t>
      </w:r>
    </w:p>
    <w:p w:rsidR="00000000" w:rsidDel="00000000" w:rsidP="00000000" w:rsidRDefault="00000000" w:rsidRPr="00000000" w14:paraId="000003CB">
      <w:pPr>
        <w:spacing w:after="240" w:before="240" w:lineRule="auto"/>
        <w:ind w:left="720" w:right="0" w:firstLine="0"/>
        <w:rPr>
          <w:b w:val="1"/>
          <w:bCs w:val="1"/>
        </w:rPr>
      </w:pPr>
      <w:r w:rsidDel="00000000" w:rsidR="00000000" w:rsidRPr="00000000">
        <w:rPr>
          <w:b w:val="1"/>
          <w:bCs w:val="1"/>
          <w:rtl w:val="0"/>
        </w:rPr>
        <w:t xml:space="preserve">Step 4 – Workflow Routing</w:t>
      </w:r>
    </w:p>
    <w:p w:rsidR="00000000" w:rsidDel="00000000" w:rsidP="00000000" w:rsidRDefault="00000000" w:rsidRPr="00000000" w14:paraId="000003CC">
      <w:pPr>
        <w:spacing w:after="240" w:before="240" w:lineRule="auto"/>
        <w:ind w:left="720" w:right="0" w:firstLine="0"/>
        <w:rPr/>
      </w:pPr>
      <w:r w:rsidDel="00000000" w:rsidR="00000000" w:rsidRPr="00000000">
        <w:rPr>
          <w:rtl w:val="0"/>
        </w:rPr>
        <w:t xml:space="preserve">· If the Case meets all STP eligibility conditions, the system shall bypass the </w:t>
      </w:r>
      <w:r w:rsidDel="00000000" w:rsidR="00000000" w:rsidRPr="00000000">
        <w:rPr>
          <w:b w:val="1"/>
          <w:bCs w:val="1"/>
          <w:rtl w:val="0"/>
        </w:rPr>
        <w:t xml:space="preserve">Authorizer</w:t>
      </w:r>
      <w:r w:rsidDel="00000000" w:rsidR="00000000" w:rsidRPr="00000000">
        <w:rPr>
          <w:rtl w:val="0"/>
        </w:rPr>
        <w:t xml:space="preserve"> stage and directly invoke the subsequent disbursement-related </w:t>
      </w:r>
      <w:r w:rsidDel="00000000" w:rsidR="00000000" w:rsidRPr="00000000">
        <w:rPr>
          <w:b w:val="1"/>
          <w:bCs w:val="1"/>
          <w:rtl w:val="0"/>
        </w:rPr>
        <w:t xml:space="preserve">Host Interface(s)</w:t>
      </w:r>
      <w:r w:rsidDel="00000000" w:rsidR="00000000" w:rsidRPr="00000000">
        <w:rPr>
          <w:rtl w:val="0"/>
        </w:rPr>
        <w:t xml:space="preserve"> to proceed with the disbursement process.</w:t>
      </w:r>
    </w:p>
    <w:p w:rsidR="00000000" w:rsidDel="00000000" w:rsidP="00000000" w:rsidRDefault="00000000" w:rsidRPr="00000000" w14:paraId="000003CD">
      <w:pPr>
        <w:spacing w:after="240" w:before="240" w:lineRule="auto"/>
        <w:ind w:left="720" w:right="0" w:firstLine="0"/>
        <w:rPr/>
      </w:pPr>
      <w:r w:rsidDel="00000000" w:rsidR="00000000" w:rsidRPr="00000000">
        <w:rPr>
          <w:rtl w:val="0"/>
        </w:rPr>
        <w:t xml:space="preserve">· If the Case does not meet the STP eligibility conditions, including where one or more unresolved Defects remain, the Case shall be routed to the </w:t>
      </w:r>
      <w:r w:rsidDel="00000000" w:rsidR="00000000" w:rsidRPr="00000000">
        <w:rPr>
          <w:b w:val="1"/>
          <w:bCs w:val="1"/>
          <w:rtl w:val="0"/>
        </w:rPr>
        <w:t xml:space="preserve">Authorizer</w:t>
      </w:r>
      <w:r w:rsidDel="00000000" w:rsidR="00000000" w:rsidRPr="00000000">
        <w:rPr>
          <w:rtl w:val="0"/>
        </w:rPr>
        <w:t xml:space="preserve"> for manual authorization.</w:t>
      </w:r>
    </w:p>
    <w:p w:rsidR="00000000" w:rsidDel="00000000" w:rsidP="00000000" w:rsidRDefault="00000000" w:rsidRPr="00000000" w14:paraId="000003CE">
      <w:pPr>
        <w:spacing w:after="240" w:before="240" w:lineRule="auto"/>
        <w:ind w:left="720" w:right="0" w:firstLine="0"/>
        <w:rPr/>
      </w:pPr>
      <w:r w:rsidDel="00000000" w:rsidR="00000000" w:rsidRPr="00000000">
        <w:rPr>
          <w:rtl w:val="0"/>
        </w:rPr>
        <w:t xml:space="preserve">· The existence of unresolved Defects therefore affects </w:t>
      </w:r>
      <w:r w:rsidDel="00000000" w:rsidR="00000000" w:rsidRPr="00000000">
        <w:rPr>
          <w:b w:val="1"/>
          <w:bCs w:val="1"/>
          <w:rtl w:val="0"/>
        </w:rPr>
        <w:t xml:space="preserve">STP routing eligibility</w:t>
      </w:r>
      <w:r w:rsidDel="00000000" w:rsidR="00000000" w:rsidRPr="00000000">
        <w:rPr>
          <w:rtl w:val="0"/>
        </w:rPr>
        <w:t xml:space="preserve">, rather than blocking submission itself.</w:t>
      </w:r>
    </w:p>
    <w:p w:rsidR="00000000" w:rsidDel="00000000" w:rsidP="00000000" w:rsidRDefault="00000000" w:rsidRPr="00000000" w14:paraId="000003C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566.9291338582675" w:right="153.54330708661507" w:firstLine="0"/>
        <w:jc w:val="left"/>
        <w:rPr>
          <w:sz w:val="26"/>
          <w:szCs w:val="26"/>
        </w:rPr>
      </w:pPr>
      <w:bookmarkStart w:colFirst="0" w:colLast="0" w:name="_e1vj7wd0hxg6" w:id="70"/>
      <w:bookmarkEnd w:id="70"/>
      <w:r w:rsidDel="00000000" w:rsidR="00000000" w:rsidRPr="00000000">
        <w:rPr>
          <w:sz w:val="26"/>
          <w:szCs w:val="26"/>
          <w:rtl w:val="0"/>
        </w:rPr>
        <w:t xml:space="preserve">3.11.4. User Feedback</w:t>
      </w:r>
    </w:p>
    <w:p w:rsidR="00000000" w:rsidDel="00000000" w:rsidP="00000000" w:rsidRDefault="00000000" w:rsidRPr="00000000" w14:paraId="000003D0">
      <w:pPr>
        <w:spacing w:after="240" w:before="240" w:lineRule="auto"/>
        <w:ind w:left="720" w:right="0" w:firstLine="0"/>
        <w:rPr/>
      </w:pPr>
      <w:r w:rsidDel="00000000" w:rsidR="00000000" w:rsidRPr="00000000">
        <w:rPr>
          <w:rtl w:val="0"/>
        </w:rPr>
        <w:t xml:space="preserve">· After the routing decision is completed, the system shall display a brief notification indicating the processing result.</w:t>
      </w:r>
    </w:p>
    <w:p w:rsidR="00000000" w:rsidDel="00000000" w:rsidP="00000000" w:rsidRDefault="00000000" w:rsidRPr="00000000" w14:paraId="000003D1">
      <w:pPr>
        <w:spacing w:after="240" w:before="240" w:lineRule="auto"/>
        <w:ind w:left="720" w:right="0" w:firstLine="0"/>
        <w:rPr/>
      </w:pPr>
      <w:r w:rsidDel="00000000" w:rsidR="00000000" w:rsidRPr="00000000">
        <w:rPr>
          <w:rtl w:val="0"/>
        </w:rPr>
        <w:t xml:space="preserve">· The notification shall clearly inform the user whether:</w:t>
      </w:r>
    </w:p>
    <w:p w:rsidR="00000000" w:rsidDel="00000000" w:rsidP="00000000" w:rsidRDefault="00000000" w:rsidRPr="00000000" w14:paraId="000003D2">
      <w:pPr>
        <w:numPr>
          <w:ilvl w:val="0"/>
          <w:numId w:val="49"/>
        </w:numPr>
        <w:spacing w:after="0" w:afterAutospacing="0" w:before="240" w:lineRule="auto"/>
        <w:ind w:left="1440" w:right="0" w:hanging="360"/>
      </w:pPr>
      <w:r w:rsidDel="00000000" w:rsidR="00000000" w:rsidRPr="00000000">
        <w:rPr>
          <w:rtl w:val="0"/>
        </w:rPr>
        <w:t xml:space="preserve">the Case has entered the </w:t>
      </w:r>
      <w:r w:rsidDel="00000000" w:rsidR="00000000" w:rsidRPr="00000000">
        <w:rPr>
          <w:b w:val="1"/>
          <w:bCs w:val="1"/>
          <w:rtl w:val="0"/>
        </w:rPr>
        <w:t xml:space="preserve">STP straight-through process</w:t>
      </w:r>
      <w:r w:rsidDel="00000000" w:rsidR="00000000" w:rsidRPr="00000000">
        <w:rPr>
          <w:rtl w:val="0"/>
        </w:rPr>
        <w:t xml:space="preserve">; or</w:t>
      </w:r>
    </w:p>
    <w:p w:rsidR="00000000" w:rsidDel="00000000" w:rsidP="00000000" w:rsidRDefault="00000000" w:rsidRPr="00000000" w14:paraId="000003D3">
      <w:pPr>
        <w:numPr>
          <w:ilvl w:val="0"/>
          <w:numId w:val="49"/>
        </w:numPr>
        <w:spacing w:after="240" w:before="0" w:beforeAutospacing="0" w:lineRule="auto"/>
        <w:ind w:left="1440" w:right="0" w:hanging="360"/>
      </w:pPr>
      <w:r w:rsidDel="00000000" w:rsidR="00000000" w:rsidRPr="00000000">
        <w:rPr>
          <w:rtl w:val="0"/>
        </w:rPr>
        <w:t xml:space="preserve">the Case has been routed to the </w:t>
      </w:r>
      <w:r w:rsidDel="00000000" w:rsidR="00000000" w:rsidRPr="00000000">
        <w:rPr>
          <w:b w:val="1"/>
          <w:bCs w:val="1"/>
          <w:rtl w:val="0"/>
        </w:rPr>
        <w:t xml:space="preserve">Authorizer</w:t>
      </w:r>
      <w:r w:rsidDel="00000000" w:rsidR="00000000" w:rsidRPr="00000000">
        <w:rPr>
          <w:rtl w:val="0"/>
        </w:rPr>
        <w:t xml:space="preserve"> for manual processing.</w:t>
      </w:r>
    </w:p>
    <w:p w:rsidR="00000000" w:rsidDel="00000000" w:rsidP="00000000" w:rsidRDefault="00000000" w:rsidRPr="00000000" w14:paraId="000003D4">
      <w:pPr>
        <w:spacing w:after="240" w:before="240" w:lineRule="auto"/>
        <w:ind w:left="720" w:right="0" w:firstLine="0"/>
        <w:rPr/>
      </w:pPr>
      <w:r w:rsidDel="00000000" w:rsidR="00000000" w:rsidRPr="00000000">
        <w:rPr>
          <w:rtl w:val="0"/>
        </w:rPr>
      </w:r>
    </w:p>
    <w:p w:rsidR="00000000" w:rsidDel="00000000" w:rsidP="00000000" w:rsidRDefault="00000000" w:rsidRPr="00000000" w14:paraId="000003D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153.54330708661507" w:firstLine="720"/>
        <w:jc w:val="left"/>
        <w:rPr>
          <w:sz w:val="26"/>
          <w:szCs w:val="26"/>
        </w:rPr>
      </w:pPr>
      <w:bookmarkStart w:colFirst="0" w:colLast="0" w:name="_yhdsh17tukv9" w:id="71"/>
      <w:bookmarkEnd w:id="71"/>
      <w:r w:rsidDel="00000000" w:rsidR="00000000" w:rsidRPr="00000000">
        <w:rPr>
          <w:sz w:val="26"/>
          <w:szCs w:val="26"/>
          <w:rtl w:val="0"/>
        </w:rPr>
        <w:t xml:space="preserve">3.11.5 Scope</w:t>
      </w:r>
    </w:p>
    <w:p w:rsidR="00000000" w:rsidDel="00000000" w:rsidP="00000000" w:rsidRDefault="00000000" w:rsidRPr="00000000" w14:paraId="000003D6">
      <w:pPr>
        <w:spacing w:after="240" w:before="240" w:lineRule="auto"/>
        <w:ind w:left="720" w:right="0" w:firstLine="0"/>
        <w:rPr/>
      </w:pPr>
      <w:r w:rsidDel="00000000" w:rsidR="00000000" w:rsidRPr="00000000">
        <w:rPr>
          <w:rtl w:val="0"/>
        </w:rPr>
        <w:t xml:space="preserve">· The </w:t>
      </w:r>
      <w:r w:rsidDel="00000000" w:rsidR="00000000" w:rsidRPr="00000000">
        <w:rPr>
          <w:b w:val="1"/>
          <w:bCs w:val="1"/>
          <w:rtl w:val="0"/>
        </w:rPr>
        <w:t xml:space="preserve">“Next”</w:t>
      </w:r>
      <w:r w:rsidDel="00000000" w:rsidR="00000000" w:rsidRPr="00000000">
        <w:rPr>
          <w:rtl w:val="0"/>
        </w:rPr>
        <w:t xml:space="preserve"> button shall only apply to the </w:t>
      </w:r>
      <w:r w:rsidDel="00000000" w:rsidR="00000000" w:rsidRPr="00000000">
        <w:rPr>
          <w:b w:val="1"/>
          <w:bCs w:val="1"/>
          <w:rtl w:val="0"/>
        </w:rPr>
        <w:t xml:space="preserve">CRA Checker/Maintenance completion point</w:t>
      </w:r>
      <w:r w:rsidDel="00000000" w:rsidR="00000000" w:rsidRPr="00000000">
        <w:rPr>
          <w:rtl w:val="0"/>
        </w:rPr>
        <w:t xml:space="preserve">, where the STP routing decision is performed.</w:t>
      </w:r>
    </w:p>
    <w:p w:rsidR="00000000" w:rsidDel="00000000" w:rsidP="00000000" w:rsidRDefault="00000000" w:rsidRPr="00000000" w14:paraId="000003D7">
      <w:pPr>
        <w:spacing w:after="240" w:before="240" w:lineRule="auto"/>
        <w:ind w:left="720" w:right="0" w:firstLine="0"/>
        <w:rPr/>
      </w:pPr>
      <w:r w:rsidDel="00000000" w:rsidR="00000000" w:rsidRPr="00000000">
        <w:rPr>
          <w:rtl w:val="0"/>
        </w:rPr>
        <w:t xml:space="preserve">· This is the only workflow point at which the system determines whether the Case proceeds through STP or is routed to the Authorizer.</w:t>
      </w:r>
    </w:p>
    <w:p w:rsidR="00000000" w:rsidDel="00000000" w:rsidP="00000000" w:rsidRDefault="00000000" w:rsidRPr="00000000" w14:paraId="000003D8">
      <w:pPr>
        <w:spacing w:after="240" w:before="240" w:lineRule="auto"/>
        <w:ind w:left="720" w:right="0" w:firstLine="0"/>
        <w:rPr/>
      </w:pPr>
      <w:r w:rsidDel="00000000" w:rsidR="00000000" w:rsidRPr="00000000">
        <w:rPr>
          <w:rtl w:val="0"/>
        </w:rPr>
        <w:t xml:space="preserve">· The logic introduced in this section shall not affect the existing buttons or workflow routing for subsequent stages, including </w:t>
      </w:r>
      <w:r w:rsidDel="00000000" w:rsidR="00000000" w:rsidRPr="00000000">
        <w:rPr>
          <w:b w:val="1"/>
          <w:bCs w:val="1"/>
          <w:rtl w:val="0"/>
        </w:rPr>
        <w:t xml:space="preserve">Authorizer, Post Maintenance, and Post Authorizer</w:t>
      </w: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spacing w:after="0" w:lineRule="auto"/>
        <w:ind w:left="0" w:firstLine="0"/>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DB">
      <w:pPr>
        <w:spacing w:after="0" w:lineRule="auto"/>
        <w:ind w:left="2520" w:hanging="360"/>
        <w:rPr>
          <w:sz w:val="21"/>
          <w:szCs w:val="21"/>
        </w:rPr>
      </w:pPr>
      <w:r w:rsidDel="00000000" w:rsidR="00000000" w:rsidRPr="00000000">
        <w:rPr>
          <w:rtl w:val="0"/>
        </w:rPr>
      </w:r>
    </w:p>
    <w:p w:rsidR="00000000" w:rsidDel="00000000" w:rsidP="00000000" w:rsidRDefault="00000000" w:rsidRPr="00000000" w14:paraId="000003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cpndfbcq77sn" w:id="72"/>
      <w:bookmarkEnd w:id="72"/>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STP Processing Module</w:t>
      </w:r>
    </w:p>
    <w:p w:rsidR="00000000" w:rsidDel="00000000" w:rsidP="00000000" w:rsidRDefault="00000000" w:rsidRPr="00000000" w14:paraId="000003DD">
      <w:pPr>
        <w:spacing w:after="60" w:before="60" w:lineRule="auto"/>
        <w:rPr/>
      </w:pPr>
      <w:r w:rsidDel="00000000" w:rsidR="00000000" w:rsidRPr="00000000">
        <w:rPr/>
        <w:drawing>
          <wp:inline distB="114300" distT="114300" distL="114300" distR="114300">
            <wp:extent cx="6675120" cy="4305300"/>
            <wp:effectExtent b="0" l="0" r="0" t="0"/>
            <wp:docPr id="57"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667512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Note: The Expert Rules validation result checking and modification step is performed by OCR and the CRA Checker and Maintenance roles. This step is not considered a manual authorization activity and therefore does not affect the determination of whether a case qualifies for STP.</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2"/>
        <w:rPr/>
      </w:pPr>
      <w:bookmarkStart w:colFirst="0" w:colLast="0" w:name="_vcxymnm4aeca" w:id="73"/>
      <w:bookmarkEnd w:id="73"/>
      <w:r w:rsidDel="00000000" w:rsidR="00000000" w:rsidRPr="00000000">
        <w:rPr>
          <w:rtl w:val="0"/>
        </w:rPr>
        <w:t xml:space="preserve">4.1 STP Decision and Processing </w:t>
      </w:r>
    </w:p>
    <w:p w:rsidR="00000000" w:rsidDel="00000000" w:rsidP="00000000" w:rsidRDefault="00000000" w:rsidRPr="00000000" w14:paraId="000003E1">
      <w:pPr>
        <w:rPr/>
      </w:pPr>
      <w:r w:rsidDel="00000000" w:rsidR="00000000" w:rsidRPr="00000000">
        <w:rPr>
          <w:rtl w:val="0"/>
        </w:rPr>
        <w:t xml:space="preserve">STP (Straight-Through Processing) : refers to a processing mode in which, after Sales submits a case to CRA and the case passes the Expert Rules validation, no intervention by a CRA Authorizer is required before disbursement is completed.</w:t>
      </w:r>
    </w:p>
    <w:p w:rsidR="00000000" w:rsidDel="00000000" w:rsidP="00000000" w:rsidRDefault="00000000" w:rsidRPr="00000000" w14:paraId="000003E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153.54330708661507" w:firstLine="720"/>
        <w:jc w:val="left"/>
        <w:rPr>
          <w:sz w:val="24"/>
          <w:szCs w:val="24"/>
        </w:rPr>
      </w:pPr>
      <w:bookmarkStart w:colFirst="0" w:colLast="0" w:name="_mmd3jm79odqe" w:id="74"/>
      <w:bookmarkEnd w:id="74"/>
      <w:r w:rsidDel="00000000" w:rsidR="00000000" w:rsidRPr="00000000">
        <w:rPr>
          <w:sz w:val="24"/>
          <w:szCs w:val="24"/>
          <w:rtl w:val="0"/>
        </w:rPr>
        <w:t xml:space="preserve">4.1.1 Eligible STP Business Scenarios</w:t>
      </w:r>
      <w:r w:rsidDel="00000000" w:rsidR="00000000" w:rsidRPr="00000000">
        <w:rPr>
          <w:sz w:val="24"/>
          <w:szCs w:val="24"/>
          <w:rtl w:val="0"/>
        </w:rPr>
        <w:t xml:space="preserve"> </w:t>
      </w:r>
    </w:p>
    <w:p w:rsidR="00000000" w:rsidDel="00000000" w:rsidP="00000000" w:rsidRDefault="00000000" w:rsidRPr="00000000" w14:paraId="000003E3">
      <w:pPr>
        <w:numPr>
          <w:ilvl w:val="0"/>
          <w:numId w:val="7"/>
        </w:numPr>
        <w:spacing w:after="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Restriction Rules for Eligible STP Business Scenarios</w:t>
      </w:r>
    </w:p>
    <w:p w:rsidR="00000000" w:rsidDel="00000000" w:rsidP="00000000" w:rsidRDefault="00000000" w:rsidRPr="00000000" w14:paraId="000003E4">
      <w:pPr>
        <w:spacing w:after="0" w:lineRule="auto"/>
        <w:ind w:left="310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Individual.</w:t>
      </w:r>
    </w:p>
    <w:p w:rsidR="00000000" w:rsidDel="00000000" w:rsidP="00000000" w:rsidRDefault="00000000" w:rsidRPr="00000000" w14:paraId="000003E5">
      <w:pPr>
        <w:spacing w:after="0" w:lineRule="auto"/>
        <w:ind w:left="31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New car.</w:t>
      </w:r>
    </w:p>
    <w:p w:rsidR="00000000" w:rsidDel="00000000" w:rsidP="00000000" w:rsidRDefault="00000000" w:rsidRPr="00000000" w14:paraId="000003E6">
      <w:pPr>
        <w:spacing w:after="0" w:lineRule="auto"/>
        <w:ind w:left="310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Only one beneficiary and same with dealer’s beneficiary in deal management system.</w:t>
      </w:r>
    </w:p>
    <w:p w:rsidR="00000000" w:rsidDel="00000000" w:rsidP="00000000" w:rsidRDefault="00000000" w:rsidRPr="00000000" w14:paraId="000003E7">
      <w:pPr>
        <w:spacing w:after="0" w:lineRule="auto"/>
        <w:ind w:left="310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 payoff.</w:t>
      </w:r>
    </w:p>
    <w:p w:rsidR="00000000" w:rsidDel="00000000" w:rsidP="00000000" w:rsidRDefault="00000000" w:rsidRPr="00000000" w14:paraId="000003E8">
      <w:pPr>
        <w:spacing w:after="0" w:lineRule="auto"/>
        <w:ind w:left="3100" w:hanging="36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Not FBR</w:t>
      </w:r>
    </w:p>
    <w:p w:rsidR="00000000" w:rsidDel="00000000" w:rsidP="00000000" w:rsidRDefault="00000000" w:rsidRPr="00000000" w14:paraId="000003E9">
      <w:pPr>
        <w:spacing w:after="0" w:lineRule="auto"/>
        <w:ind w:left="3100" w:hanging="36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 FD pledge</w:t>
      </w:r>
    </w:p>
    <w:p w:rsidR="00000000" w:rsidDel="00000000" w:rsidP="00000000" w:rsidRDefault="00000000" w:rsidRPr="00000000" w14:paraId="000003EA">
      <w:pPr>
        <w:spacing w:after="0" w:lineRule="auto"/>
        <w:ind w:left="3100" w:hanging="360"/>
        <w:rPr>
          <w:sz w:val="21"/>
          <w:szCs w:val="21"/>
        </w:rPr>
      </w:pPr>
      <w:r w:rsidDel="00000000" w:rsidR="00000000" w:rsidRPr="00000000">
        <w:rPr>
          <w:sz w:val="21"/>
          <w:szCs w:val="21"/>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 Floor stock dealer. (Based on new Floor Stock Dealer indicator in dealer management module)</w:t>
      </w:r>
    </w:p>
    <w:p w:rsidR="00000000" w:rsidDel="00000000" w:rsidP="00000000" w:rsidRDefault="00000000" w:rsidRPr="00000000" w14:paraId="000003EB">
      <w:pPr>
        <w:spacing w:after="0" w:lineRule="auto"/>
        <w:ind w:left="3100" w:hanging="360"/>
        <w:rPr>
          <w:sz w:val="21"/>
          <w:szCs w:val="21"/>
        </w:rPr>
      </w:pPr>
      <w:r w:rsidDel="00000000" w:rsidR="00000000" w:rsidRPr="00000000">
        <w:rPr>
          <w:sz w:val="21"/>
          <w:szCs w:val="21"/>
          <w:rtl w:val="0"/>
        </w:rPr>
        <w:t xml:space="preserve">h. E-Acceptance</w:t>
      </w:r>
    </w:p>
    <w:p w:rsidR="00000000" w:rsidDel="00000000" w:rsidP="00000000" w:rsidRDefault="00000000" w:rsidRPr="00000000" w14:paraId="000003EC">
      <w:pPr>
        <w:spacing w:after="0" w:lineRule="auto"/>
        <w:ind w:left="3100" w:hanging="360"/>
        <w:rPr>
          <w:sz w:val="21"/>
          <w:szCs w:val="21"/>
        </w:rPr>
      </w:pPr>
      <w:r w:rsidDel="00000000" w:rsidR="00000000" w:rsidRPr="00000000">
        <w:rPr>
          <w:sz w:val="21"/>
          <w:szCs w:val="21"/>
          <w:rtl w:val="0"/>
        </w:rPr>
        <w:t xml:space="preserve">i.  Non-Panel Dealer</w:t>
      </w:r>
    </w:p>
    <w:p w:rsidR="00000000" w:rsidDel="00000000" w:rsidP="00000000" w:rsidRDefault="00000000" w:rsidRPr="00000000" w14:paraId="000003ED">
      <w:pPr>
        <w:spacing w:after="0" w:lineRule="auto"/>
        <w:ind w:left="3100" w:hanging="360"/>
        <w:rPr>
          <w:sz w:val="21"/>
          <w:szCs w:val="21"/>
        </w:rPr>
      </w:pPr>
      <w:r w:rsidDel="00000000" w:rsidR="00000000" w:rsidRPr="00000000">
        <w:rPr>
          <w:sz w:val="21"/>
          <w:szCs w:val="21"/>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 1</w:t>
      </w:r>
      <w:r w:rsidDel="00000000" w:rsidR="00000000" w:rsidRPr="00000000">
        <w:rPr>
          <w:vertAlign w:val="superscript"/>
          <w:rtl w:val="0"/>
        </w:rPr>
        <w:t xml:space="preserve">st</w:t>
      </w:r>
      <w:r w:rsidDel="00000000" w:rsidR="00000000" w:rsidRPr="00000000">
        <w:rPr>
          <w:rtl w:val="0"/>
        </w:rPr>
        <w:t xml:space="preserve"> approval X days(</w:t>
      </w:r>
      <w:r w:rsidDel="00000000" w:rsidR="00000000" w:rsidRPr="00000000">
        <w:rPr>
          <w:sz w:val="21"/>
          <w:szCs w:val="21"/>
          <w:rtl w:val="0"/>
        </w:rPr>
        <w:t xml:space="preserve">The system initializes the overdue threshold (X) to </w:t>
      </w:r>
      <w:r w:rsidDel="00000000" w:rsidR="00000000" w:rsidRPr="00000000">
        <w:rPr>
          <w:b w:val="1"/>
          <w:bCs w:val="1"/>
          <w:sz w:val="21"/>
          <w:szCs w:val="21"/>
          <w:rtl w:val="0"/>
        </w:rPr>
        <w:t xml:space="preserve">90 days</w:t>
      </w:r>
      <w:r w:rsidDel="00000000" w:rsidR="00000000" w:rsidRPr="00000000">
        <w:rPr>
          <w:sz w:val="21"/>
          <w:szCs w:val="21"/>
          <w:rtl w:val="0"/>
        </w:rPr>
        <w:t xml:space="preserve">.</w:t>
      </w:r>
      <w:r w:rsidDel="00000000" w:rsidR="00000000" w:rsidRPr="00000000">
        <w:rPr>
          <w:rtl w:val="0"/>
        </w:rPr>
        <w:t xml:space="preserve">) verification rules. If the case can not pass these rules then cannot be routed to STP process.</w:t>
      </w:r>
      <w:r w:rsidDel="00000000" w:rsidR="00000000" w:rsidRPr="00000000">
        <w:rPr>
          <w:sz w:val="21"/>
          <w:szCs w:val="21"/>
          <w:rtl w:val="0"/>
        </w:rPr>
        <w:t xml:space="preserve"> Checking rule is listed in table below</w:t>
      </w:r>
    </w:p>
    <w:tbl>
      <w:tblPr>
        <w:tblStyle w:val="Table9"/>
        <w:tblW w:w="865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3195" w:hRule="atLeast"/>
          <w:tblHeader w:val="0"/>
        </w:trPr>
        <w:tc>
          <w:tcPr>
            <w:tcBorders>
              <w:top w:color="cbcdd1" w:space="0" w:sz="5" w:val="single"/>
              <w:left w:color="cbcdd1" w:space="0" w:sz="5" w:val="single"/>
              <w:bottom w:color="cbcdd1" w:space="0" w:sz="5" w:val="single"/>
              <w:right w:color="cbcdd1"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after="0" w:lineRule="auto"/>
              <w:ind w:left="1700.7874015748034" w:firstLine="0"/>
              <w:rPr>
                <w:sz w:val="21"/>
                <w:szCs w:val="21"/>
              </w:rPr>
            </w:pPr>
            <w:r w:rsidDel="00000000" w:rsidR="00000000" w:rsidRPr="00000000">
              <w:rPr>
                <w:sz w:val="21"/>
                <w:szCs w:val="21"/>
                <w:rtl w:val="0"/>
              </w:rPr>
              <w:t xml:space="preserve">The 90-day control follows a </w:t>
            </w:r>
            <w:r w:rsidDel="00000000" w:rsidR="00000000" w:rsidRPr="00000000">
              <w:rPr>
                <w:b w:val="1"/>
                <w:bCs w:val="1"/>
                <w:sz w:val="21"/>
                <w:szCs w:val="21"/>
                <w:rtl w:val="0"/>
              </w:rPr>
              <w:t xml:space="preserve">three-tiered comparison rule</w:t>
            </w:r>
            <w:r w:rsidDel="00000000" w:rsidR="00000000" w:rsidRPr="00000000">
              <w:rPr>
                <w:sz w:val="21"/>
                <w:szCs w:val="21"/>
                <w:rtl w:val="0"/>
              </w:rPr>
              <w:t xml:space="preserve"> logic.</w:t>
            </w:r>
          </w:p>
          <w:p w:rsidR="00000000" w:rsidDel="00000000" w:rsidP="00000000" w:rsidRDefault="00000000" w:rsidRPr="00000000" w14:paraId="000003EF">
            <w:pPr>
              <w:spacing w:after="0" w:lineRule="auto"/>
              <w:ind w:left="1700.7874015748034" w:firstLine="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If the current work date is </w:t>
            </w:r>
            <w:r w:rsidDel="00000000" w:rsidR="00000000" w:rsidRPr="00000000">
              <w:rPr>
                <w:rFonts w:ascii="Arial Unicode MS" w:cs="Arial Unicode MS" w:eastAsia="Arial Unicode MS" w:hAnsi="Arial Unicode MS"/>
                <w:b w:val="1"/>
                <w:bCs w:val="1"/>
                <w:sz w:val="21"/>
                <w:szCs w:val="21"/>
                <w:rtl w:val="0"/>
              </w:rPr>
              <w:t xml:space="preserve">≤ 90 days</w:t>
            </w:r>
            <w:r w:rsidDel="00000000" w:rsidR="00000000" w:rsidRPr="00000000">
              <w:rPr>
                <w:sz w:val="21"/>
                <w:szCs w:val="21"/>
                <w:rtl w:val="0"/>
              </w:rPr>
              <w:t xml:space="preserve"> after the </w:t>
            </w:r>
            <w:r w:rsidDel="00000000" w:rsidR="00000000" w:rsidRPr="00000000">
              <w:rPr>
                <w:b w:val="1"/>
                <w:bCs w:val="1"/>
                <w:sz w:val="21"/>
                <w:szCs w:val="21"/>
                <w:rtl w:val="0"/>
              </w:rPr>
              <w:t xml:space="preserve">first approval date</w:t>
            </w:r>
            <w:r w:rsidDel="00000000" w:rsidR="00000000" w:rsidRPr="00000000">
              <w:rPr>
                <w:sz w:val="21"/>
                <w:szCs w:val="21"/>
                <w:rtl w:val="0"/>
              </w:rPr>
              <w:t xml:space="preserve">, the disbursement is allowed. Otherwise, proceed to ‘b’ and ‘c’.</w:t>
            </w:r>
          </w:p>
          <w:p w:rsidR="00000000" w:rsidDel="00000000" w:rsidP="00000000" w:rsidRDefault="00000000" w:rsidRPr="00000000" w14:paraId="000003F0">
            <w:pPr>
              <w:spacing w:after="0" w:lineRule="auto"/>
              <w:ind w:left="1700.7874015748034" w:firstLine="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w:t>
            </w:r>
            <w:r w:rsidDel="00000000" w:rsidR="00000000" w:rsidRPr="00000000">
              <w:rPr>
                <w:b w:val="1"/>
                <w:bCs w:val="1"/>
                <w:sz w:val="21"/>
                <w:szCs w:val="21"/>
                <w:rtl w:val="0"/>
              </w:rPr>
              <w:t xml:space="preserve">vehicle registration date</w:t>
            </w:r>
            <w:r w:rsidDel="00000000" w:rsidR="00000000" w:rsidRPr="00000000">
              <w:rPr>
                <w:sz w:val="21"/>
                <w:szCs w:val="21"/>
                <w:rtl w:val="0"/>
              </w:rPr>
              <w:t xml:space="preserve"> is missing, the disbursement is not allowed. (For FBR/FBT)</w:t>
            </w:r>
          </w:p>
          <w:p w:rsidR="00000000" w:rsidDel="00000000" w:rsidP="00000000" w:rsidRDefault="00000000" w:rsidRPr="00000000" w14:paraId="000003F1">
            <w:pPr>
              <w:spacing w:after="0" w:lineRule="auto"/>
              <w:ind w:left="1700.7874015748034" w:firstLine="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If the vehicle registration date is </w:t>
            </w:r>
            <w:r w:rsidDel="00000000" w:rsidR="00000000" w:rsidRPr="00000000">
              <w:rPr>
                <w:rFonts w:ascii="Arial Unicode MS" w:cs="Arial Unicode MS" w:eastAsia="Arial Unicode MS" w:hAnsi="Arial Unicode MS"/>
                <w:b w:val="1"/>
                <w:bCs w:val="1"/>
                <w:sz w:val="21"/>
                <w:szCs w:val="21"/>
                <w:rtl w:val="0"/>
              </w:rPr>
              <w:t xml:space="preserve">≤ 90 days</w:t>
            </w:r>
            <w:r w:rsidDel="00000000" w:rsidR="00000000" w:rsidRPr="00000000">
              <w:rPr>
                <w:sz w:val="21"/>
                <w:szCs w:val="21"/>
                <w:rtl w:val="0"/>
              </w:rPr>
              <w:t xml:space="preserve"> after the </w:t>
            </w:r>
            <w:r w:rsidDel="00000000" w:rsidR="00000000" w:rsidRPr="00000000">
              <w:rPr>
                <w:b w:val="1"/>
                <w:bCs w:val="1"/>
                <w:sz w:val="21"/>
                <w:szCs w:val="21"/>
                <w:rtl w:val="0"/>
              </w:rPr>
              <w:t xml:space="preserve">first approval date</w:t>
            </w:r>
            <w:r w:rsidDel="00000000" w:rsidR="00000000" w:rsidRPr="00000000">
              <w:rPr>
                <w:sz w:val="21"/>
                <w:szCs w:val="21"/>
                <w:rtl w:val="0"/>
              </w:rPr>
              <w:t xml:space="preserve">, disbursement is allowed. Otherwise, proceed to ‘d’ and ‘e’.</w:t>
            </w:r>
          </w:p>
          <w:p w:rsidR="00000000" w:rsidDel="00000000" w:rsidP="00000000" w:rsidRDefault="00000000" w:rsidRPr="00000000" w14:paraId="000003F2">
            <w:pPr>
              <w:spacing w:after="0" w:lineRule="auto"/>
              <w:ind w:left="1700.7874015748034" w:firstLine="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If the </w:t>
            </w:r>
            <w:r w:rsidDel="00000000" w:rsidR="00000000" w:rsidRPr="00000000">
              <w:rPr>
                <w:b w:val="1"/>
                <w:bCs w:val="1"/>
                <w:sz w:val="21"/>
                <w:szCs w:val="21"/>
                <w:rtl w:val="0"/>
              </w:rPr>
              <w:t xml:space="preserve">LOU renewal date</w:t>
            </w:r>
            <w:r w:rsidDel="00000000" w:rsidR="00000000" w:rsidRPr="00000000">
              <w:rPr>
                <w:sz w:val="21"/>
                <w:szCs w:val="21"/>
                <w:rtl w:val="0"/>
              </w:rPr>
              <w:t xml:space="preserve"> is missing, the disbursement is not allowed.</w:t>
            </w:r>
          </w:p>
          <w:p w:rsidR="00000000" w:rsidDel="00000000" w:rsidP="00000000" w:rsidRDefault="00000000" w:rsidRPr="00000000" w14:paraId="000003F3">
            <w:pPr>
              <w:spacing w:after="0" w:lineRule="auto"/>
              <w:ind w:left="1700.7874015748034" w:firstLine="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If the current system work date is </w:t>
            </w:r>
            <w:r w:rsidDel="00000000" w:rsidR="00000000" w:rsidRPr="00000000">
              <w:rPr>
                <w:rFonts w:ascii="Arial Unicode MS" w:cs="Arial Unicode MS" w:eastAsia="Arial Unicode MS" w:hAnsi="Arial Unicode MS"/>
                <w:b w:val="1"/>
                <w:bCs w:val="1"/>
                <w:sz w:val="21"/>
                <w:szCs w:val="21"/>
                <w:rtl w:val="0"/>
              </w:rPr>
              <w:t xml:space="preserve">≤ 90 days</w:t>
            </w:r>
            <w:r w:rsidDel="00000000" w:rsidR="00000000" w:rsidRPr="00000000">
              <w:rPr>
                <w:sz w:val="21"/>
                <w:szCs w:val="21"/>
                <w:rtl w:val="0"/>
              </w:rPr>
              <w:t xml:space="preserve"> after the </w:t>
            </w:r>
            <w:r w:rsidDel="00000000" w:rsidR="00000000" w:rsidRPr="00000000">
              <w:rPr>
                <w:b w:val="1"/>
                <w:bCs w:val="1"/>
                <w:sz w:val="21"/>
                <w:szCs w:val="21"/>
                <w:rtl w:val="0"/>
              </w:rPr>
              <w:t xml:space="preserve">LOU renewal date</w:t>
            </w:r>
            <w:r w:rsidDel="00000000" w:rsidR="00000000" w:rsidRPr="00000000">
              <w:rPr>
                <w:sz w:val="21"/>
                <w:szCs w:val="21"/>
                <w:rtl w:val="0"/>
              </w:rPr>
              <w:t xml:space="preserve">, disbursement is allowed. Otherwise, the disbursement is not allowed.</w:t>
            </w:r>
          </w:p>
          <w:p w:rsidR="00000000" w:rsidDel="00000000" w:rsidP="00000000" w:rsidRDefault="00000000" w:rsidRPr="00000000" w14:paraId="000003F4">
            <w:pPr>
              <w:spacing w:after="0" w:lineRule="auto"/>
              <w:ind w:left="1700.7874015748034" w:firstLine="0"/>
              <w:rPr>
                <w:sz w:val="21"/>
                <w:szCs w:val="21"/>
              </w:rPr>
            </w:pPr>
            <w:r w:rsidDel="00000000" w:rsidR="00000000" w:rsidRPr="00000000">
              <w:rPr>
                <w:sz w:val="21"/>
                <w:szCs w:val="21"/>
                <w:rtl w:val="0"/>
              </w:rPr>
              <w:t xml:space="preserve">Note:</w:t>
            </w:r>
          </w:p>
          <w:p w:rsidR="00000000" w:rsidDel="00000000" w:rsidP="00000000" w:rsidRDefault="00000000" w:rsidRPr="00000000" w14:paraId="000003F5">
            <w:pPr>
              <w:spacing w:after="0" w:lineRule="auto"/>
              <w:ind w:left="1700.7874015748034" w:firstLine="0"/>
              <w:rPr>
                <w:sz w:val="21"/>
                <w:szCs w:val="21"/>
              </w:rPr>
            </w:pPr>
            <w:r w:rsidDel="00000000" w:rsidR="00000000" w:rsidRPr="00000000">
              <w:rPr>
                <w:sz w:val="21"/>
                <w:szCs w:val="21"/>
                <w:rtl w:val="0"/>
              </w:rPr>
              <w:t xml:space="preserve">The </w:t>
            </w:r>
            <w:r w:rsidDel="00000000" w:rsidR="00000000" w:rsidRPr="00000000">
              <w:rPr>
                <w:b w:val="1"/>
                <w:bCs w:val="1"/>
                <w:sz w:val="21"/>
                <w:szCs w:val="21"/>
                <w:rtl w:val="0"/>
              </w:rPr>
              <w:t xml:space="preserve">approval date</w:t>
            </w:r>
            <w:r w:rsidDel="00000000" w:rsidR="00000000" w:rsidRPr="00000000">
              <w:rPr>
                <w:sz w:val="21"/>
                <w:szCs w:val="21"/>
                <w:rtl w:val="0"/>
              </w:rPr>
              <w:t xml:space="preserve"> is counted as </w:t>
            </w:r>
            <w:r w:rsidDel="00000000" w:rsidR="00000000" w:rsidRPr="00000000">
              <w:rPr>
                <w:b w:val="1"/>
                <w:bCs w:val="1"/>
                <w:sz w:val="21"/>
                <w:szCs w:val="21"/>
                <w:rtl w:val="0"/>
              </w:rPr>
              <w:t xml:space="preserve">Day 1</w:t>
            </w:r>
            <w:r w:rsidDel="00000000" w:rsidR="00000000" w:rsidRPr="00000000">
              <w:rPr>
                <w:sz w:val="21"/>
                <w:szCs w:val="21"/>
                <w:rtl w:val="0"/>
              </w:rPr>
              <w:t xml:space="preserve">.</w:t>
            </w:r>
          </w:p>
          <w:p w:rsidR="00000000" w:rsidDel="00000000" w:rsidP="00000000" w:rsidRDefault="00000000" w:rsidRPr="00000000" w14:paraId="000003F6">
            <w:pPr>
              <w:spacing w:after="0" w:lineRule="auto"/>
              <w:ind w:left="1700.7874015748034" w:firstLine="0"/>
              <w:rPr>
                <w:sz w:val="21"/>
                <w:szCs w:val="21"/>
              </w:rPr>
            </w:pPr>
            <w:r w:rsidDel="00000000" w:rsidR="00000000" w:rsidRPr="00000000">
              <w:rPr>
                <w:sz w:val="21"/>
                <w:szCs w:val="21"/>
                <w:rtl w:val="0"/>
              </w:rPr>
              <w:t xml:space="preserve">The </w:t>
            </w:r>
            <w:r w:rsidDel="00000000" w:rsidR="00000000" w:rsidRPr="00000000">
              <w:rPr>
                <w:b w:val="1"/>
                <w:bCs w:val="1"/>
                <w:sz w:val="21"/>
                <w:szCs w:val="21"/>
                <w:rtl w:val="0"/>
              </w:rPr>
              <w:t xml:space="preserve">LOU renewal date</w:t>
            </w:r>
            <w:r w:rsidDel="00000000" w:rsidR="00000000" w:rsidRPr="00000000">
              <w:rPr>
                <w:sz w:val="21"/>
                <w:szCs w:val="21"/>
                <w:rtl w:val="0"/>
              </w:rPr>
              <w:t xml:space="preserve"> is counted as </w:t>
            </w:r>
            <w:r w:rsidDel="00000000" w:rsidR="00000000" w:rsidRPr="00000000">
              <w:rPr>
                <w:b w:val="1"/>
                <w:bCs w:val="1"/>
                <w:sz w:val="21"/>
                <w:szCs w:val="21"/>
                <w:rtl w:val="0"/>
              </w:rPr>
              <w:t xml:space="preserve">Day 1</w:t>
            </w:r>
            <w:r w:rsidDel="00000000" w:rsidR="00000000" w:rsidRPr="00000000">
              <w:rPr>
                <w:sz w:val="21"/>
                <w:szCs w:val="21"/>
                <w:rtl w:val="0"/>
              </w:rPr>
              <w:t xml:space="preserve">.</w:t>
            </w:r>
          </w:p>
        </w:tc>
      </w:tr>
    </w:tbl>
    <w:p w:rsidR="00000000" w:rsidDel="00000000" w:rsidP="00000000" w:rsidRDefault="00000000" w:rsidRPr="00000000" w14:paraId="000003F7">
      <w:pPr>
        <w:spacing w:after="0" w:lineRule="auto"/>
        <w:ind w:left="1286.9291338582675" w:firstLine="0"/>
        <w:rPr>
          <w:color w:val="ff0000"/>
          <w:sz w:val="21"/>
          <w:szCs w:val="21"/>
        </w:rPr>
      </w:pPr>
      <w:r w:rsidDel="00000000" w:rsidR="00000000" w:rsidRPr="00000000">
        <w:rPr>
          <w:color w:val="ff0000"/>
          <w:sz w:val="21"/>
          <w:szCs w:val="21"/>
          <w:rtl w:val="0"/>
        </w:rPr>
        <w:t xml:space="preserve"> </w:t>
      </w:r>
    </w:p>
    <w:p w:rsidR="00000000" w:rsidDel="00000000" w:rsidP="00000000" w:rsidRDefault="00000000" w:rsidRPr="00000000" w14:paraId="000003F8">
      <w:pPr>
        <w:numPr>
          <w:ilvl w:val="0"/>
          <w:numId w:val="51"/>
        </w:numPr>
        <w:spacing w:after="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current disbursement application belongs to an STP-eligible type, automatically populate or update the disbursement information based on the OCR recognition results.</w:t>
      </w:r>
    </w:p>
    <w:p w:rsidR="00000000" w:rsidDel="00000000" w:rsidP="00000000" w:rsidRDefault="00000000" w:rsidRPr="00000000" w14:paraId="000003F9">
      <w:pPr>
        <w:numPr>
          <w:ilvl w:val="0"/>
          <w:numId w:val="51"/>
        </w:numPr>
        <w:spacing w:after="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current disbursement application belongs to an STP-eligible type, it proceeds to the STP Switch Determination step and is marked as "STP".</w:t>
      </w:r>
    </w:p>
    <w:p w:rsidR="00000000" w:rsidDel="00000000" w:rsidP="00000000" w:rsidRDefault="00000000" w:rsidRPr="00000000" w14:paraId="000003FA">
      <w:pPr>
        <w:numPr>
          <w:ilvl w:val="0"/>
          <w:numId w:val="51"/>
        </w:numPr>
        <w:spacing w:after="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current disbursement application does not belong to an STP-eligible type, it proceeds to CRA Authorizer for handling.</w:t>
      </w:r>
    </w:p>
    <w:p w:rsidR="00000000" w:rsidDel="00000000" w:rsidP="00000000" w:rsidRDefault="00000000" w:rsidRPr="00000000" w14:paraId="000003FB">
      <w:pPr>
        <w:keepNext w:val="0"/>
        <w:keepLines w:val="0"/>
        <w:ind w:left="720" w:firstLine="0"/>
        <w:rPr/>
      </w:pPr>
      <w:r w:rsidDel="00000000" w:rsidR="00000000" w:rsidRPr="00000000">
        <w:rPr>
          <w:rtl w:val="0"/>
        </w:rPr>
      </w:r>
    </w:p>
    <w:p w:rsidR="00000000" w:rsidDel="00000000" w:rsidP="00000000" w:rsidRDefault="00000000" w:rsidRPr="00000000" w14:paraId="000003FC">
      <w:pPr>
        <w:keepNext w:val="0"/>
        <w:keepLines w:val="0"/>
        <w:ind w:left="720" w:firstLine="0"/>
        <w:rPr/>
      </w:pPr>
      <w:r w:rsidDel="00000000" w:rsidR="00000000" w:rsidRPr="00000000">
        <w:rPr>
          <w:rtl w:val="0"/>
        </w:rPr>
      </w:r>
    </w:p>
    <w:p w:rsidR="00000000" w:rsidDel="00000000" w:rsidP="00000000" w:rsidRDefault="00000000" w:rsidRPr="00000000" w14:paraId="000003FD">
      <w:pPr>
        <w:keepNext w:val="0"/>
        <w:keepLines w:val="0"/>
        <w:ind w:left="720" w:firstLine="0"/>
        <w:rPr/>
      </w:pPr>
      <w:r w:rsidDel="00000000" w:rsidR="00000000" w:rsidRPr="00000000">
        <w:rPr>
          <w:rtl w:val="0"/>
        </w:rPr>
      </w:r>
    </w:p>
    <w:p w:rsidR="00000000" w:rsidDel="00000000" w:rsidP="00000000" w:rsidRDefault="00000000" w:rsidRPr="00000000" w14:paraId="000003FE">
      <w:pPr>
        <w:keepNext w:val="0"/>
        <w:keepLines w:val="0"/>
        <w:ind w:left="720" w:firstLine="0"/>
        <w:rPr/>
      </w:pPr>
      <w:r w:rsidDel="00000000" w:rsidR="00000000" w:rsidRPr="00000000">
        <w:rPr>
          <w:rtl w:val="0"/>
        </w:rPr>
      </w:r>
    </w:p>
    <w:p w:rsidR="00000000" w:rsidDel="00000000" w:rsidP="00000000" w:rsidRDefault="00000000" w:rsidRPr="00000000" w14:paraId="000003F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153.54330708661507" w:firstLine="720"/>
        <w:jc w:val="left"/>
        <w:rPr>
          <w:sz w:val="24"/>
          <w:szCs w:val="24"/>
        </w:rPr>
      </w:pPr>
      <w:bookmarkStart w:colFirst="0" w:colLast="0" w:name="_nzyeh5kyk7h7" w:id="75"/>
      <w:bookmarkEnd w:id="75"/>
      <w:r w:rsidDel="00000000" w:rsidR="00000000" w:rsidRPr="00000000">
        <w:rPr>
          <w:sz w:val="24"/>
          <w:szCs w:val="24"/>
          <w:rtl w:val="0"/>
        </w:rPr>
        <w:t xml:space="preserve">4.1.2 Decision Timing and Gates</w:t>
      </w:r>
    </w:p>
    <w:p w:rsidR="00000000" w:rsidDel="00000000" w:rsidP="00000000" w:rsidRDefault="00000000" w:rsidRPr="00000000" w14:paraId="00000400">
      <w:pPr>
        <w:numPr>
          <w:ilvl w:val="0"/>
          <w:numId w:val="47"/>
        </w:numPr>
        <w:spacing w:after="0" w:afterAutospacing="0" w:before="240" w:lineRule="auto"/>
        <w:ind w:left="1440" w:right="0" w:hanging="360"/>
        <w:rPr>
          <w:u w:val="none"/>
        </w:rPr>
      </w:pPr>
      <w:r w:rsidDel="00000000" w:rsidR="00000000" w:rsidRPr="00000000">
        <w:rPr>
          <w:rtl w:val="0"/>
        </w:rPr>
        <w:t xml:space="preserve">The STP decision shall be made when </w:t>
      </w:r>
      <w:r w:rsidDel="00000000" w:rsidR="00000000" w:rsidRPr="00000000">
        <w:rPr>
          <w:b w:val="1"/>
          <w:bCs w:val="1"/>
          <w:rtl w:val="0"/>
        </w:rPr>
        <w:t xml:space="preserve">CRA Checker/Maintenance</w:t>
      </w:r>
      <w:r w:rsidDel="00000000" w:rsidR="00000000" w:rsidRPr="00000000">
        <w:rPr>
          <w:rtl w:val="0"/>
        </w:rPr>
        <w:t xml:space="preserve"> has completed the review of all required information and clicks </w:t>
      </w:r>
      <w:r w:rsidDel="00000000" w:rsidR="00000000" w:rsidRPr="00000000">
        <w:rPr>
          <w:b w:val="1"/>
          <w:bCs w:val="1"/>
          <w:rtl w:val="0"/>
        </w:rPr>
        <w:t xml:space="preserve">“Next”</w:t>
      </w:r>
      <w:r w:rsidDel="00000000" w:rsidR="00000000" w:rsidRPr="00000000">
        <w:rPr>
          <w:rtl w:val="0"/>
        </w:rPr>
        <w:t xml:space="preserve"> to submit the Case. This is the </w:t>
      </w:r>
      <w:r w:rsidDel="00000000" w:rsidR="00000000" w:rsidRPr="00000000">
        <w:rPr>
          <w:b w:val="1"/>
          <w:bCs w:val="1"/>
          <w:rtl w:val="0"/>
        </w:rPr>
        <w:t xml:space="preserve">only point at which the formal STP routing decision is made</w:t>
      </w:r>
      <w:r w:rsidDel="00000000" w:rsidR="00000000" w:rsidRPr="00000000">
        <w:rPr>
          <w:rtl w:val="0"/>
        </w:rPr>
        <w:t xml:space="preserve">.</w:t>
      </w:r>
    </w:p>
    <w:p w:rsidR="00000000" w:rsidDel="00000000" w:rsidP="00000000" w:rsidRDefault="00000000" w:rsidRPr="00000000" w14:paraId="00000401">
      <w:pPr>
        <w:numPr>
          <w:ilvl w:val="0"/>
          <w:numId w:val="47"/>
        </w:numPr>
        <w:spacing w:after="0" w:afterAutospacing="0" w:before="0" w:beforeAutospacing="0" w:lineRule="auto"/>
        <w:ind w:left="1440" w:right="0" w:hanging="360"/>
        <w:rPr>
          <w:u w:val="none"/>
        </w:rPr>
      </w:pPr>
      <w:r w:rsidDel="00000000" w:rsidR="00000000" w:rsidRPr="00000000">
        <w:rPr>
          <w:rtl w:val="0"/>
        </w:rPr>
        <w:t xml:space="preserve">As the current STP eligibility criteria are based on a fixed set of predefined conditions, the system may perform a preliminary assessment in advance.</w:t>
      </w:r>
    </w:p>
    <w:p w:rsidR="00000000" w:rsidDel="00000000" w:rsidP="00000000" w:rsidRDefault="00000000" w:rsidRPr="00000000" w14:paraId="00000402">
      <w:pPr>
        <w:numPr>
          <w:ilvl w:val="0"/>
          <w:numId w:val="47"/>
        </w:numPr>
        <w:spacing w:after="240" w:before="0" w:beforeAutospacing="0" w:lineRule="auto"/>
        <w:ind w:left="1440" w:right="0" w:hanging="360"/>
        <w:rPr>
          <w:u w:val="none"/>
        </w:rPr>
      </w:pPr>
      <w:r w:rsidDel="00000000" w:rsidR="00000000" w:rsidRPr="00000000">
        <w:rPr>
          <w:rtl w:val="0"/>
        </w:rPr>
        <w:t xml:space="preserve">The formal STP decision shall be performed in the following sequence. If any condition is not satisfied, the Case shall be routed according to the corresponding handling path.</w:t>
      </w:r>
    </w:p>
    <w:tbl>
      <w:tblPr>
        <w:tblStyle w:val="Table10"/>
        <w:tblW w:w="981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3330"/>
        <w:gridCol w:w="4935"/>
        <w:tblGridChange w:id="0">
          <w:tblGrid>
            <w:gridCol w:w="1545"/>
            <w:gridCol w:w="3330"/>
            <w:gridCol w:w="49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spacing w:after="0" w:lineRule="auto"/>
              <w:ind w:left="104.40944881889777" w:right="36.141732283464876" w:firstLine="0"/>
              <w:jc w:val="center"/>
              <w:rPr>
                <w:sz w:val="20"/>
                <w:szCs w:val="20"/>
              </w:rPr>
            </w:pPr>
            <w:r w:rsidDel="00000000" w:rsidR="00000000" w:rsidRPr="00000000">
              <w:rPr>
                <w:b w:val="1"/>
                <w:bCs w:val="1"/>
                <w:sz w:val="20"/>
                <w:szCs w:val="20"/>
                <w:rtl w:val="0"/>
              </w:rPr>
              <w:t xml:space="preserve">Decision Step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4">
            <w:pPr>
              <w:spacing w:after="0" w:lineRule="auto"/>
              <w:ind w:left="104.40944881889777" w:right="36.141732283464876" w:firstLine="0"/>
              <w:jc w:val="center"/>
              <w:rPr>
                <w:sz w:val="20"/>
                <w:szCs w:val="20"/>
              </w:rPr>
            </w:pPr>
            <w:r w:rsidDel="00000000" w:rsidR="00000000" w:rsidRPr="00000000">
              <w:rPr>
                <w:b w:val="1"/>
                <w:bCs w:val="1"/>
                <w:sz w:val="20"/>
                <w:szCs w:val="20"/>
                <w:rtl w:val="0"/>
              </w:rPr>
              <w:t xml:space="preserve">Decision Criteria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spacing w:after="0" w:lineRule="auto"/>
              <w:ind w:left="104.40944881889777" w:right="36.141732283464876" w:firstLine="0"/>
              <w:jc w:val="center"/>
              <w:rPr>
                <w:sz w:val="20"/>
                <w:szCs w:val="20"/>
              </w:rPr>
            </w:pPr>
            <w:r w:rsidDel="00000000" w:rsidR="00000000" w:rsidRPr="00000000">
              <w:rPr>
                <w:b w:val="1"/>
                <w:bCs w:val="1"/>
                <w:sz w:val="20"/>
                <w:szCs w:val="20"/>
                <w:rtl w:val="0"/>
              </w:rPr>
              <w:t xml:space="preserve">Routing if Condition Is Not Met</w:t>
            </w:r>
            <w:r w:rsidDel="00000000" w:rsidR="00000000" w:rsidRPr="00000000">
              <w:rPr>
                <w:rtl w:val="0"/>
              </w:rPr>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6">
            <w:pPr>
              <w:spacing w:after="0" w:lineRule="auto"/>
              <w:ind w:left="104.40944881889777" w:right="36.141732283464876"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①</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spacing w:after="0" w:lineRule="auto"/>
              <w:ind w:left="104.40944881889777" w:right="36.141732283464876" w:firstLine="0"/>
              <w:rPr>
                <w:sz w:val="20"/>
                <w:szCs w:val="20"/>
              </w:rPr>
            </w:pPr>
            <w:r w:rsidDel="00000000" w:rsidR="00000000" w:rsidRPr="00000000">
              <w:rPr>
                <w:b w:val="1"/>
                <w:bCs w:val="1"/>
                <w:sz w:val="20"/>
                <w:szCs w:val="20"/>
                <w:rtl w:val="0"/>
              </w:rPr>
              <w:t xml:space="preserve">Is the application scenario suitable for STP?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spacing w:after="0" w:lineRule="auto"/>
              <w:ind w:left="104.40944881889777" w:right="36.141732283464876" w:firstLine="0"/>
              <w:rPr>
                <w:sz w:val="20"/>
                <w:szCs w:val="20"/>
              </w:rPr>
            </w:pPr>
            <w:r w:rsidDel="00000000" w:rsidR="00000000" w:rsidRPr="00000000">
              <w:rPr>
                <w:sz w:val="20"/>
                <w:szCs w:val="20"/>
                <w:rtl w:val="0"/>
              </w:rPr>
              <w:t xml:space="preserve">Route to manual processing at the </w:t>
            </w:r>
            <w:r w:rsidDel="00000000" w:rsidR="00000000" w:rsidRPr="00000000">
              <w:rPr>
                <w:b w:val="1"/>
                <w:bCs w:val="1"/>
                <w:sz w:val="20"/>
                <w:szCs w:val="20"/>
                <w:rtl w:val="0"/>
              </w:rPr>
              <w:t xml:space="preserve">Disbursement Information Maintenance</w:t>
            </w:r>
            <w:r w:rsidDel="00000000" w:rsidR="00000000" w:rsidRPr="00000000">
              <w:rPr>
                <w:sz w:val="20"/>
                <w:szCs w:val="20"/>
                <w:rtl w:val="0"/>
              </w:rPr>
              <w:t xml:space="preserve"> stage</w:t>
            </w:r>
          </w:p>
        </w:tc>
      </w:tr>
      <w:tr>
        <w:trPr>
          <w:cantSplit w:val="0"/>
          <w:trHeight w:val="1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spacing w:after="0" w:lineRule="auto"/>
              <w:ind w:left="104.40944881889777" w:right="36.141732283464876"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②</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spacing w:after="0" w:lineRule="auto"/>
              <w:ind w:left="104.40944881889777" w:right="36.141732283464876" w:firstLine="0"/>
              <w:rPr>
                <w:sz w:val="20"/>
                <w:szCs w:val="20"/>
              </w:rPr>
            </w:pPr>
            <w:r w:rsidDel="00000000" w:rsidR="00000000" w:rsidRPr="00000000">
              <w:rPr>
                <w:b w:val="1"/>
                <w:bCs w:val="1"/>
                <w:sz w:val="20"/>
                <w:szCs w:val="20"/>
                <w:rtl w:val="0"/>
              </w:rPr>
              <w:t xml:space="preserve">Have all mandatory files and required information been obtained?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B">
            <w:pPr>
              <w:spacing w:after="0" w:lineRule="auto"/>
              <w:ind w:left="104.40944881889777" w:right="36.141732283464876" w:firstLine="0"/>
              <w:rPr>
                <w:sz w:val="20"/>
                <w:szCs w:val="20"/>
              </w:rPr>
            </w:pPr>
            <w:r w:rsidDel="00000000" w:rsidR="00000000" w:rsidRPr="00000000">
              <w:rPr>
                <w:sz w:val="20"/>
                <w:szCs w:val="20"/>
                <w:rtl w:val="0"/>
              </w:rPr>
              <w:t xml:space="preserve">Route to </w:t>
            </w:r>
            <w:r w:rsidDel="00000000" w:rsidR="00000000" w:rsidRPr="00000000">
              <w:rPr>
                <w:b w:val="1"/>
                <w:bCs w:val="1"/>
                <w:sz w:val="20"/>
                <w:szCs w:val="20"/>
                <w:rtl w:val="0"/>
              </w:rPr>
              <w:t xml:space="preserve">CRA Authorization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C">
            <w:pPr>
              <w:spacing w:after="0" w:lineRule="auto"/>
              <w:ind w:left="104.40944881889777" w:right="36.141732283464876"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③</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spacing w:after="0" w:lineRule="auto"/>
              <w:ind w:left="104.40944881889777" w:right="36.141732283464876" w:firstLine="0"/>
              <w:rPr>
                <w:sz w:val="20"/>
                <w:szCs w:val="20"/>
              </w:rPr>
            </w:pPr>
            <w:r w:rsidDel="00000000" w:rsidR="00000000" w:rsidRPr="00000000">
              <w:rPr>
                <w:b w:val="1"/>
                <w:bCs w:val="1"/>
                <w:sz w:val="20"/>
                <w:szCs w:val="20"/>
                <w:rtl w:val="0"/>
              </w:rPr>
              <w:t xml:space="preserve">Is the number of unresolved Defects equal to zero?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E">
            <w:pPr>
              <w:spacing w:after="0" w:lineRule="auto"/>
              <w:ind w:left="104.40944881889777" w:right="36.141732283464876" w:firstLine="0"/>
              <w:rPr>
                <w:sz w:val="20"/>
                <w:szCs w:val="20"/>
              </w:rPr>
            </w:pPr>
            <w:r w:rsidDel="00000000" w:rsidR="00000000" w:rsidRPr="00000000">
              <w:rPr>
                <w:sz w:val="20"/>
                <w:szCs w:val="20"/>
                <w:rtl w:val="0"/>
              </w:rPr>
              <w:t xml:space="preserve">Route to </w:t>
            </w:r>
            <w:r w:rsidDel="00000000" w:rsidR="00000000" w:rsidRPr="00000000">
              <w:rPr>
                <w:b w:val="1"/>
                <w:bCs w:val="1"/>
                <w:sz w:val="20"/>
                <w:szCs w:val="20"/>
                <w:rtl w:val="0"/>
              </w:rPr>
              <w:t xml:space="preserve">CRA Authorization</w:t>
            </w:r>
            <w:r w:rsidDel="00000000" w:rsidR="00000000" w:rsidRPr="00000000">
              <w:rPr>
                <w:rtl w:val="0"/>
              </w:rPr>
            </w:r>
          </w:p>
        </w:tc>
      </w:tr>
      <w:tr>
        <w:trPr>
          <w:cantSplit w:val="0"/>
          <w:trHeight w:val="12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spacing w:after="0" w:lineRule="auto"/>
              <w:ind w:left="104.40944881889777" w:right="36.141732283464876"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④</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spacing w:after="0" w:lineRule="auto"/>
              <w:ind w:left="104.40944881889777" w:right="36.141732283464876" w:firstLine="0"/>
              <w:rPr>
                <w:sz w:val="20"/>
                <w:szCs w:val="20"/>
              </w:rPr>
            </w:pPr>
            <w:r w:rsidDel="00000000" w:rsidR="00000000" w:rsidRPr="00000000">
              <w:rPr>
                <w:b w:val="1"/>
                <w:bCs w:val="1"/>
                <w:sz w:val="20"/>
                <w:szCs w:val="20"/>
                <w:rtl w:val="0"/>
              </w:rPr>
              <w:t xml:space="preserve">Is the STP SWITCH 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1">
            <w:pPr>
              <w:spacing w:after="0" w:lineRule="auto"/>
              <w:ind w:left="104.40944881889777" w:right="36.141732283464876" w:firstLine="0"/>
              <w:rPr>
                <w:sz w:val="20"/>
                <w:szCs w:val="20"/>
              </w:rPr>
            </w:pPr>
            <w:r w:rsidDel="00000000" w:rsidR="00000000" w:rsidRPr="00000000">
              <w:rPr>
                <w:sz w:val="20"/>
                <w:szCs w:val="20"/>
                <w:rtl w:val="0"/>
              </w:rPr>
              <w:t xml:space="preserve">If </w:t>
            </w:r>
            <w:r w:rsidDel="00000000" w:rsidR="00000000" w:rsidRPr="00000000">
              <w:rPr>
                <w:b w:val="1"/>
                <w:bCs w:val="1"/>
                <w:sz w:val="20"/>
                <w:szCs w:val="20"/>
                <w:rtl w:val="0"/>
              </w:rPr>
              <w:t xml:space="preserve">OFF</w:t>
            </w:r>
            <w:r w:rsidDel="00000000" w:rsidR="00000000" w:rsidRPr="00000000">
              <w:rPr>
                <w:sz w:val="20"/>
                <w:szCs w:val="20"/>
                <w:rtl w:val="0"/>
              </w:rPr>
              <w:t xml:space="preserve">, route to </w:t>
            </w:r>
            <w:r w:rsidDel="00000000" w:rsidR="00000000" w:rsidRPr="00000000">
              <w:rPr>
                <w:b w:val="1"/>
                <w:bCs w:val="1"/>
                <w:sz w:val="20"/>
                <w:szCs w:val="20"/>
                <w:rtl w:val="0"/>
              </w:rPr>
              <w:t xml:space="preserve">CRA Authorization</w:t>
            </w:r>
            <w:r w:rsidDel="00000000" w:rsidR="00000000" w:rsidRPr="00000000">
              <w:rPr>
                <w:sz w:val="20"/>
                <w:szCs w:val="20"/>
                <w:rtl w:val="0"/>
              </w:rPr>
              <w:t xml:space="preserve"> for manual authorization. If </w:t>
            </w:r>
            <w:r w:rsidDel="00000000" w:rsidR="00000000" w:rsidRPr="00000000">
              <w:rPr>
                <w:b w:val="1"/>
                <w:bCs w:val="1"/>
                <w:sz w:val="20"/>
                <w:szCs w:val="20"/>
                <w:rtl w:val="0"/>
              </w:rPr>
              <w:t xml:space="preserve">ON</w:t>
            </w:r>
            <w:r w:rsidDel="00000000" w:rsidR="00000000" w:rsidRPr="00000000">
              <w:rPr>
                <w:sz w:val="20"/>
                <w:szCs w:val="20"/>
                <w:rtl w:val="0"/>
              </w:rPr>
              <w:t xml:space="preserve">, proceed to the subsequent disbursement process</w:t>
            </w:r>
          </w:p>
        </w:tc>
      </w:tr>
    </w:tbl>
    <w:p w:rsidR="00000000" w:rsidDel="00000000" w:rsidP="00000000" w:rsidRDefault="00000000" w:rsidRPr="00000000" w14:paraId="00000412">
      <w:pPr>
        <w:numPr>
          <w:ilvl w:val="0"/>
          <w:numId w:val="20"/>
        </w:numPr>
        <w:spacing w:after="0" w:afterAutospacing="0" w:before="240" w:lineRule="auto"/>
        <w:ind w:left="1440" w:right="0" w:hanging="360"/>
        <w:rPr>
          <w:u w:val="none"/>
        </w:rPr>
      </w:pPr>
      <w:r w:rsidDel="00000000" w:rsidR="00000000" w:rsidRPr="00000000">
        <w:rPr>
          <w:rtl w:val="0"/>
        </w:rPr>
        <w:t xml:space="preserve">If uncertain or dynamic variables are introduced into the STP eligibility rules in the future, the system may no longer be able to determine STP eligibility in advance and may require a rule-engine-like mechanism to complete the final assessment.</w:t>
      </w:r>
    </w:p>
    <w:p w:rsidR="00000000" w:rsidDel="00000000" w:rsidP="00000000" w:rsidRDefault="00000000" w:rsidRPr="00000000" w14:paraId="00000413">
      <w:pPr>
        <w:numPr>
          <w:ilvl w:val="0"/>
          <w:numId w:val="20"/>
        </w:numPr>
        <w:spacing w:after="240" w:before="0" w:beforeAutospacing="0" w:lineRule="auto"/>
        <w:ind w:left="1440" w:right="0" w:hanging="360"/>
        <w:rPr>
          <w:u w:val="none"/>
        </w:rPr>
      </w:pPr>
      <w:r w:rsidDel="00000000" w:rsidR="00000000" w:rsidRPr="00000000">
        <w:rPr>
          <w:rtl w:val="0"/>
        </w:rPr>
        <w:t xml:space="preserve">Therefore, for system extensibility, the current design is that the </w:t>
      </w:r>
      <w:r w:rsidDel="00000000" w:rsidR="00000000" w:rsidRPr="00000000">
        <w:rPr>
          <w:b w:val="1"/>
          <w:bCs w:val="1"/>
          <w:rtl w:val="0"/>
        </w:rPr>
        <w:t xml:space="preserve">final STP routing decision shall only be made after CRA has completed all required review and clicks “Next” to submit the Case</w:t>
      </w:r>
      <w:r w:rsidDel="00000000" w:rsidR="00000000" w:rsidRPr="00000000">
        <w:rPr>
          <w:rtl w:val="0"/>
        </w:rPr>
        <w:t xml:space="preserve">. At that point, the system shall determine whether the Case proceeds through STP or is routed to the manual </w:t>
      </w:r>
      <w:r w:rsidDel="00000000" w:rsidR="00000000" w:rsidRPr="00000000">
        <w:rPr>
          <w:b w:val="1"/>
          <w:bCs w:val="1"/>
          <w:rtl w:val="0"/>
        </w:rPr>
        <w:t xml:space="preserve">Authorizer</w:t>
      </w:r>
      <w:r w:rsidDel="00000000" w:rsidR="00000000" w:rsidRPr="00000000">
        <w:rPr>
          <w:rtl w:val="0"/>
        </w:rPr>
        <w:t xml:space="preserve"> process.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rs7u7o8jce2d" w:id="76"/>
      <w:bookmarkEnd w:id="76"/>
      <w:r w:rsidDel="00000000" w:rsidR="00000000" w:rsidRPr="00000000">
        <w:rPr>
          <w:sz w:val="22"/>
          <w:szCs w:val="22"/>
          <w:rtl w:val="0"/>
        </w:rPr>
        <w:t xml:space="preserve">4.2.</w:t>
      </w:r>
      <w:r w:rsidDel="00000000" w:rsidR="00000000" w:rsidRPr="00000000">
        <w:rPr>
          <w:sz w:val="22"/>
          <w:szCs w:val="22"/>
          <w:rtl w:val="0"/>
        </w:rPr>
        <w:t xml:space="preserve">  </w:t>
      </w:r>
      <w:r w:rsidDel="00000000" w:rsidR="00000000" w:rsidRPr="00000000">
        <w:rPr>
          <w:sz w:val="22"/>
          <w:szCs w:val="22"/>
          <w:rtl w:val="0"/>
        </w:rPr>
        <w:t xml:space="preserve">STP Switch Determination</w:t>
      </w:r>
    </w:p>
    <w:p w:rsidR="00000000" w:rsidDel="00000000" w:rsidP="00000000" w:rsidRDefault="00000000" w:rsidRPr="00000000" w14:paraId="00000416">
      <w:pPr>
        <w:numPr>
          <w:ilvl w:val="0"/>
          <w:numId w:val="76"/>
        </w:numPr>
        <w:spacing w:after="0" w:afterAutospacing="0" w:before="240" w:lineRule="auto"/>
        <w:ind w:left="1440" w:right="0" w:hanging="360"/>
        <w:rPr>
          <w:u w:val="none"/>
        </w:rPr>
      </w:pPr>
      <w:r w:rsidDel="00000000" w:rsidR="00000000" w:rsidRPr="00000000">
        <w:rPr>
          <w:rtl w:val="0"/>
        </w:rPr>
        <w:t xml:space="preserve">If the </w:t>
      </w:r>
      <w:r w:rsidDel="00000000" w:rsidR="00000000" w:rsidRPr="00000000">
        <w:rPr>
          <w:b w:val="1"/>
          <w:bCs w:val="1"/>
          <w:rtl w:val="0"/>
        </w:rPr>
        <w:t xml:space="preserve">STP Switch is ON</w:t>
      </w:r>
      <w:r w:rsidDel="00000000" w:rsidR="00000000" w:rsidRPr="00000000">
        <w:rPr>
          <w:rtl w:val="0"/>
        </w:rPr>
        <w:t xml:space="preserve">, disbursement applications that are eligible for STP shall proceed directly to the </w:t>
      </w:r>
      <w:r w:rsidDel="00000000" w:rsidR="00000000" w:rsidRPr="00000000">
        <w:rPr>
          <w:b w:val="1"/>
          <w:bCs w:val="1"/>
          <w:rtl w:val="0"/>
        </w:rPr>
        <w:t xml:space="preserve">Automated Disbursement Processing</w:t>
      </w:r>
      <w:r w:rsidDel="00000000" w:rsidR="00000000" w:rsidRPr="00000000">
        <w:rPr>
          <w:rtl w:val="0"/>
        </w:rPr>
        <w:t xml:space="preserve"> flow:</w:t>
      </w:r>
    </w:p>
    <w:p w:rsidR="00000000" w:rsidDel="00000000" w:rsidP="00000000" w:rsidRDefault="00000000" w:rsidRPr="00000000" w14:paraId="00000417">
      <w:pPr>
        <w:numPr>
          <w:ilvl w:val="1"/>
          <w:numId w:val="76"/>
        </w:numPr>
        <w:spacing w:after="0" w:afterAutospacing="0" w:before="0" w:beforeAutospacing="0" w:lineRule="auto"/>
        <w:ind w:left="2160" w:right="0" w:hanging="360"/>
        <w:rPr>
          <w:u w:val="none"/>
        </w:rPr>
      </w:pPr>
      <w:r w:rsidDel="00000000" w:rsidR="00000000" w:rsidRPr="00000000">
        <w:rPr>
          <w:rtl w:val="0"/>
        </w:rPr>
        <w:t xml:space="preserve">If the </w:t>
      </w:r>
      <w:r w:rsidDel="00000000" w:rsidR="00000000" w:rsidRPr="00000000">
        <w:rPr>
          <w:b w:val="1"/>
          <w:bCs w:val="1"/>
          <w:rtl w:val="0"/>
        </w:rPr>
        <w:t xml:space="preserve">“Full Maintenance Indicator”</w:t>
      </w:r>
      <w:r w:rsidDel="00000000" w:rsidR="00000000" w:rsidRPr="00000000">
        <w:rPr>
          <w:rtl w:val="0"/>
        </w:rPr>
        <w:t xml:space="preserve"> is selected, the system shall complete the full automated process, including disbursement, agreement document generation, email sending, and other applicable subsequent steps.</w:t>
      </w:r>
    </w:p>
    <w:p w:rsidR="00000000" w:rsidDel="00000000" w:rsidP="00000000" w:rsidRDefault="00000000" w:rsidRPr="00000000" w14:paraId="00000418">
      <w:pPr>
        <w:numPr>
          <w:ilvl w:val="1"/>
          <w:numId w:val="76"/>
        </w:numPr>
        <w:spacing w:after="0" w:afterAutospacing="0" w:before="0" w:beforeAutospacing="0" w:lineRule="auto"/>
        <w:ind w:left="2160" w:right="0" w:hanging="360"/>
        <w:rPr>
          <w:u w:val="none"/>
        </w:rPr>
      </w:pPr>
      <w:r w:rsidDel="00000000" w:rsidR="00000000" w:rsidRPr="00000000">
        <w:rPr>
          <w:rtl w:val="0"/>
        </w:rPr>
        <w:t xml:space="preserve">If the </w:t>
      </w:r>
      <w:r w:rsidDel="00000000" w:rsidR="00000000" w:rsidRPr="00000000">
        <w:rPr>
          <w:b w:val="1"/>
          <w:bCs w:val="1"/>
          <w:rtl w:val="0"/>
        </w:rPr>
        <w:t xml:space="preserve">“Full Maintenance Indicator”</w:t>
      </w:r>
      <w:r w:rsidDel="00000000" w:rsidR="00000000" w:rsidRPr="00000000">
        <w:rPr>
          <w:rtl w:val="0"/>
        </w:rPr>
        <w:t xml:space="preserve"> is not selected, the system shall only proceed up to the disbursement step, after which the Case shall be routed to </w:t>
      </w:r>
      <w:r w:rsidDel="00000000" w:rsidR="00000000" w:rsidRPr="00000000">
        <w:rPr>
          <w:b w:val="1"/>
          <w:bCs w:val="1"/>
          <w:rtl w:val="0"/>
        </w:rPr>
        <w:t xml:space="preserve">Post Maintenance</w:t>
      </w:r>
      <w:r w:rsidDel="00000000" w:rsidR="00000000" w:rsidRPr="00000000">
        <w:rPr>
          <w:rtl w:val="0"/>
        </w:rPr>
        <w:t xml:space="preserve"> for further processing.</w:t>
      </w:r>
    </w:p>
    <w:p w:rsidR="00000000" w:rsidDel="00000000" w:rsidP="00000000" w:rsidRDefault="00000000" w:rsidRPr="00000000" w14:paraId="0000041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If the </w:t>
      </w:r>
      <w:r w:rsidDel="00000000" w:rsidR="00000000" w:rsidRPr="00000000">
        <w:rPr>
          <w:b w:val="1"/>
          <w:bCs w:val="1"/>
          <w:rtl w:val="0"/>
        </w:rPr>
        <w:t xml:space="preserve">STP Switch is OFF</w:t>
      </w:r>
      <w:r w:rsidDel="00000000" w:rsidR="00000000" w:rsidRPr="00000000">
        <w:rPr>
          <w:rtl w:val="0"/>
        </w:rPr>
        <w:t xml:space="preserve">, disbursement applications that are otherwise eligible for STP shall be routed to the </w:t>
      </w:r>
      <w:r w:rsidDel="00000000" w:rsidR="00000000" w:rsidRPr="00000000">
        <w:rPr>
          <w:b w:val="1"/>
          <w:bCs w:val="1"/>
          <w:rtl w:val="0"/>
        </w:rPr>
        <w:t xml:space="preserve">CRA Authorizer</w:t>
      </w:r>
      <w:r w:rsidDel="00000000" w:rsidR="00000000" w:rsidRPr="00000000">
        <w:rPr>
          <w:rtl w:val="0"/>
        </w:rPr>
        <w:t xml:space="preserve"> for manual processing.</w:t>
      </w:r>
    </w:p>
    <w:p w:rsidR="00000000" w:rsidDel="00000000" w:rsidP="00000000" w:rsidRDefault="00000000" w:rsidRPr="00000000" w14:paraId="0000041A">
      <w:pPr>
        <w:spacing w:after="240" w:before="240" w:lineRule="auto"/>
        <w:ind w:left="720" w:right="0" w:firstLine="0"/>
        <w:rPr>
          <w:highlight w:val="yellow"/>
        </w:rPr>
      </w:pPr>
      <w:r w:rsidDel="00000000" w:rsidR="00000000" w:rsidRPr="00000000">
        <w:rPr>
          <w:b w:val="1"/>
          <w:bCs w:val="1"/>
          <w:highlight w:val="yellow"/>
          <w:rtl w:val="0"/>
        </w:rPr>
        <w:t xml:space="preserve">To Be Confirmed:</w:t>
        <w:br w:type="textWrapping"/>
      </w:r>
      <w:r w:rsidDel="00000000" w:rsidR="00000000" w:rsidRPr="00000000">
        <w:rPr>
          <w:highlight w:val="yellow"/>
          <w:rtl w:val="0"/>
        </w:rPr>
        <w:t xml:space="preserve">For STP straight-through processing, need to confirm whether Cases without the </w:t>
      </w:r>
      <w:r w:rsidDel="00000000" w:rsidR="00000000" w:rsidRPr="00000000">
        <w:rPr>
          <w:b w:val="1"/>
          <w:bCs w:val="1"/>
          <w:highlight w:val="yellow"/>
          <w:rtl w:val="0"/>
        </w:rPr>
        <w:t xml:space="preserve">Full Maintenance Indicator</w:t>
      </w:r>
      <w:r w:rsidDel="00000000" w:rsidR="00000000" w:rsidRPr="00000000">
        <w:rPr>
          <w:highlight w:val="yellow"/>
          <w:rtl w:val="0"/>
        </w:rPr>
        <w:t xml:space="preserve"> selected should stop after the disbursement step and then be routed to </w:t>
      </w:r>
      <w:r w:rsidDel="00000000" w:rsidR="00000000" w:rsidRPr="00000000">
        <w:rPr>
          <w:b w:val="1"/>
          <w:bCs w:val="1"/>
          <w:highlight w:val="yellow"/>
          <w:rtl w:val="0"/>
        </w:rPr>
        <w:t xml:space="preserve">Post Maintenance</w:t>
      </w:r>
      <w:r w:rsidDel="00000000" w:rsidR="00000000" w:rsidRPr="00000000">
        <w:rPr>
          <w:highlight w:val="yellow"/>
          <w:rtl w:val="0"/>
        </w:rPr>
        <w:t xml:space="preserv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spacing w:after="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41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ydpnga5mhzmx" w:id="77"/>
      <w:bookmarkEnd w:id="77"/>
      <w:r w:rsidDel="00000000" w:rsidR="00000000" w:rsidRPr="00000000">
        <w:rPr>
          <w:sz w:val="22"/>
          <w:szCs w:val="22"/>
          <w:rtl w:val="0"/>
        </w:rPr>
        <w:t xml:space="preserve">4.3.</w:t>
      </w:r>
      <w:r w:rsidDel="00000000" w:rsidR="00000000" w:rsidRPr="00000000">
        <w:rPr>
          <w:sz w:val="22"/>
          <w:szCs w:val="22"/>
          <w:rtl w:val="0"/>
        </w:rPr>
        <w:t xml:space="preserve">  </w:t>
      </w:r>
      <w:r w:rsidDel="00000000" w:rsidR="00000000" w:rsidRPr="00000000">
        <w:rPr>
          <w:sz w:val="22"/>
          <w:szCs w:val="22"/>
          <w:rtl w:val="0"/>
        </w:rPr>
        <w:t xml:space="preserve">STP Process</w:t>
      </w:r>
    </w:p>
    <w:p w:rsidR="00000000" w:rsidDel="00000000" w:rsidP="00000000" w:rsidRDefault="00000000" w:rsidRPr="00000000" w14:paraId="0000041E">
      <w:pPr>
        <w:numPr>
          <w:ilvl w:val="0"/>
          <w:numId w:val="12"/>
        </w:numPr>
        <w:spacing w:after="0" w:lineRule="auto"/>
        <w:ind w:left="720" w:hanging="360"/>
        <w:rPr>
          <w:u w:val="none"/>
        </w:rPr>
      </w:pPr>
      <w:commentRangeStart w:id="10"/>
      <w:r w:rsidDel="00000000" w:rsidR="00000000" w:rsidRPr="00000000">
        <w:rPr>
          <w:rtl w:val="0"/>
        </w:rPr>
        <w:t xml:space="preserve">If the application pass STP decision, system should record a STP Application indicator, used for report filtering.</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41F">
      <w:pPr>
        <w:spacing w:after="0" w:lineRule="auto"/>
        <w:ind w:left="720" w:firstLine="0"/>
        <w:rPr/>
      </w:pPr>
      <w:r w:rsidDel="00000000" w:rsidR="00000000" w:rsidRPr="00000000">
        <w:rPr>
          <w:rtl w:val="0"/>
        </w:rPr>
      </w:r>
    </w:p>
    <w:p w:rsidR="00000000" w:rsidDel="00000000" w:rsidP="00000000" w:rsidRDefault="00000000" w:rsidRPr="00000000" w14:paraId="00000420">
      <w:pPr>
        <w:numPr>
          <w:ilvl w:val="0"/>
          <w:numId w:val="12"/>
        </w:numPr>
        <w:ind w:left="720" w:hanging="360"/>
        <w:rPr>
          <w:u w:val="none"/>
        </w:rPr>
      </w:pPr>
      <w:r w:rsidDel="00000000" w:rsidR="00000000" w:rsidRPr="00000000">
        <w:rPr>
          <w:rtl w:val="0"/>
        </w:rPr>
        <w:t xml:space="preserve">If the application fails the STP assessment due to an unsuitable scenario, incomplete mandatory documents, unresolved Defects, or the STP Switch being OFF, the system shall not block submission. Instead, the Case shall be routed to the Authorizer for manual processing, and a corresponding notification shall be displayed after the user clicks “Next”.</w:t>
      </w:r>
      <w:r w:rsidDel="00000000" w:rsidR="00000000" w:rsidRPr="00000000">
        <w:br w:type="page"/>
      </w:r>
      <w:r w:rsidDel="00000000" w:rsidR="00000000" w:rsidRPr="00000000">
        <w:rPr>
          <w:rtl w:val="0"/>
        </w:rPr>
      </w:r>
    </w:p>
    <w:p w:rsidR="00000000" w:rsidDel="00000000" w:rsidP="00000000" w:rsidRDefault="00000000" w:rsidRPr="00000000" w14:paraId="00000421">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42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mu2q6napshd8" w:id="78"/>
      <w:bookmarkEnd w:id="78"/>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CRA Authorizer</w:t>
      </w:r>
    </w:p>
    <w:p w:rsidR="00000000" w:rsidDel="00000000" w:rsidP="00000000" w:rsidRDefault="00000000" w:rsidRPr="00000000" w14:paraId="0000042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t58oszac2qg8" w:id="79"/>
      <w:bookmarkEnd w:id="79"/>
      <w:r w:rsidDel="00000000" w:rsidR="00000000" w:rsidRPr="00000000">
        <w:rPr>
          <w:sz w:val="22"/>
          <w:szCs w:val="22"/>
          <w:rtl w:val="0"/>
        </w:rPr>
        <w:t xml:space="preserve">5.1.</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Batch2】Application Assignment</w:t>
      </w:r>
    </w:p>
    <w:p w:rsidR="00000000" w:rsidDel="00000000" w:rsidP="00000000" w:rsidRDefault="00000000" w:rsidRPr="00000000" w14:paraId="00000424">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Authorizer</w:t>
      </w:r>
      <w:r w:rsidDel="00000000" w:rsidR="00000000" w:rsidRPr="00000000">
        <w:rPr>
          <w:b w:val="1"/>
          <w:bCs w:val="1"/>
          <w:sz w:val="21"/>
          <w:szCs w:val="21"/>
          <w:rtl w:val="0"/>
        </w:rPr>
        <w:t xml:space="preserve"> I WANT </w:t>
      </w:r>
      <w:r w:rsidDel="00000000" w:rsidR="00000000" w:rsidRPr="00000000">
        <w:rPr>
          <w:sz w:val="21"/>
          <w:szCs w:val="21"/>
          <w:rtl w:val="0"/>
        </w:rPr>
        <w:t xml:space="preserve">system automatically assigns pending cases according to defined rules and allows me to manually select and Pick Up a case,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I can finish task promptly.</w:t>
      </w:r>
    </w:p>
    <w:p w:rsidR="00000000" w:rsidDel="00000000" w:rsidP="00000000" w:rsidRDefault="00000000" w:rsidRPr="00000000" w14:paraId="00000425">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detailed case distribution rules are specified in the “Application Assignment Management”</w:t>
      </w:r>
    </w:p>
    <w:p w:rsidR="00000000" w:rsidDel="00000000" w:rsidP="00000000" w:rsidRDefault="00000000" w:rsidRPr="00000000" w14:paraId="00000426">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Special Rules:</w:t>
      </w:r>
    </w:p>
    <w:p w:rsidR="00000000" w:rsidDel="00000000" w:rsidP="00000000" w:rsidRDefault="00000000" w:rsidRPr="00000000" w14:paraId="00000427">
      <w:pPr>
        <w:spacing w:after="0" w:lineRule="auto"/>
        <w:ind w:left="2380" w:hanging="360"/>
        <w:rPr>
          <w:b w:val="1"/>
          <w:bCs w:val="1"/>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Status of Assigned Cases: </w:t>
      </w:r>
      <w:r w:rsidDel="00000000" w:rsidR="00000000" w:rsidRPr="00000000">
        <w:rPr>
          <w:b w:val="1"/>
          <w:bCs w:val="1"/>
          <w:sz w:val="21"/>
          <w:szCs w:val="21"/>
          <w:rtl w:val="0"/>
        </w:rPr>
        <w:t xml:space="preserve">Pending Authorization</w:t>
      </w:r>
    </w:p>
    <w:p w:rsidR="00000000" w:rsidDel="00000000" w:rsidP="00000000" w:rsidRDefault="00000000" w:rsidRPr="00000000" w14:paraId="00000428">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It must be ensured that the case amount does not exceed the User’s  Authorization Limit.</w:t>
      </w:r>
    </w:p>
    <w:p w:rsidR="00000000" w:rsidDel="00000000" w:rsidP="00000000" w:rsidRDefault="00000000" w:rsidRPr="00000000" w14:paraId="00000429">
      <w:pPr>
        <w:spacing w:after="0" w:lineRule="auto"/>
        <w:ind w:left="2020" w:firstLine="0"/>
        <w:rPr>
          <w:sz w:val="21"/>
          <w:szCs w:val="21"/>
        </w:rPr>
      </w:pPr>
      <w:r w:rsidDel="00000000" w:rsidR="00000000" w:rsidRPr="00000000">
        <w:rPr>
          <w:sz w:val="21"/>
          <w:szCs w:val="21"/>
          <w:rtl w:val="0"/>
        </w:rPr>
        <w:t xml:space="preserve">Authorization Limit = Approved Loan Amount + Handling Fee + GST/SST</w:t>
      </w:r>
    </w:p>
    <w:p w:rsidR="00000000" w:rsidDel="00000000" w:rsidP="00000000" w:rsidRDefault="00000000" w:rsidRPr="00000000" w14:paraId="0000042A">
      <w:pPr>
        <w:spacing w:after="0" w:lineRule="auto"/>
        <w:ind w:left="2020" w:firstLine="0"/>
        <w:rPr>
          <w:sz w:val="21"/>
          <w:szCs w:val="21"/>
        </w:rPr>
      </w:pPr>
      <w:r w:rsidDel="00000000" w:rsidR="00000000" w:rsidRPr="00000000">
        <w:rPr>
          <w:sz w:val="21"/>
          <w:szCs w:val="21"/>
          <w:rtl w:val="0"/>
        </w:rPr>
        <w:t xml:space="preserve">CRA Authorizer limit is configured by a separate parameter.</w:t>
      </w:r>
    </w:p>
    <w:p w:rsidR="00000000" w:rsidDel="00000000" w:rsidP="00000000" w:rsidRDefault="00000000" w:rsidRPr="00000000" w14:paraId="0000042B">
      <w:pPr>
        <w:spacing w:after="0" w:lineRule="auto"/>
        <w:ind w:left="2380" w:hanging="360"/>
        <w:rPr>
          <w:strike w:val="1"/>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Note: Control must be in place to ensure the authorizer is not the same person as the latest checker/maintenance </w:t>
      </w:r>
      <w:r w:rsidDel="00000000" w:rsidR="00000000" w:rsidRPr="00000000">
        <w:rPr>
          <w:strike w:val="1"/>
          <w:sz w:val="21"/>
          <w:szCs w:val="21"/>
          <w:rtl w:val="0"/>
        </w:rPr>
        <w:t xml:space="preserve">or defect handler.</w:t>
      </w:r>
    </w:p>
    <w:p w:rsidR="00000000" w:rsidDel="00000000" w:rsidP="00000000" w:rsidRDefault="00000000" w:rsidRPr="00000000" w14:paraId="0000042C">
      <w:pPr>
        <w:spacing w:after="0" w:lineRule="auto"/>
        <w:ind w:left="20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42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y4na3z1cwup3" w:id="80"/>
      <w:bookmarkEnd w:id="80"/>
      <w:r w:rsidDel="00000000" w:rsidR="00000000" w:rsidRPr="00000000">
        <w:rPr>
          <w:sz w:val="22"/>
          <w:szCs w:val="22"/>
          <w:rtl w:val="0"/>
        </w:rPr>
        <w:t xml:space="preserve">5.2.</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Batch2】My task</w:t>
      </w:r>
    </w:p>
    <w:p w:rsidR="00000000" w:rsidDel="00000000" w:rsidP="00000000" w:rsidRDefault="00000000" w:rsidRPr="00000000" w14:paraId="0000042E">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Authorizer</w:t>
      </w:r>
      <w:r w:rsidDel="00000000" w:rsidR="00000000" w:rsidRPr="00000000">
        <w:rPr>
          <w:b w:val="1"/>
          <w:bCs w:val="1"/>
          <w:sz w:val="21"/>
          <w:szCs w:val="21"/>
          <w:rtl w:val="0"/>
        </w:rPr>
        <w:t xml:space="preserve"> I WANT </w:t>
      </w:r>
      <w:r w:rsidDel="00000000" w:rsidR="00000000" w:rsidRPr="00000000">
        <w:rPr>
          <w:sz w:val="21"/>
          <w:szCs w:val="21"/>
          <w:rtl w:val="0"/>
        </w:rPr>
        <w:t xml:space="preserve">System display application assigned to me in “My task”, </w:t>
      </w:r>
      <w:r w:rsidDel="00000000" w:rsidR="00000000" w:rsidRPr="00000000">
        <w:rPr>
          <w:b w:val="1"/>
          <w:bCs w:val="1"/>
          <w:sz w:val="21"/>
          <w:szCs w:val="21"/>
          <w:rtl w:val="0"/>
        </w:rPr>
        <w:t xml:space="preserve">IN ORDER THAT </w:t>
      </w:r>
      <w:r w:rsidDel="00000000" w:rsidR="00000000" w:rsidRPr="00000000">
        <w:rPr>
          <w:sz w:val="21"/>
          <w:szCs w:val="21"/>
          <w:rtl w:val="0"/>
        </w:rPr>
        <w:t xml:space="preserve">I can quickly view and select tasks.</w:t>
      </w:r>
    </w:p>
    <w:p w:rsidR="00000000" w:rsidDel="00000000" w:rsidP="00000000" w:rsidRDefault="00000000" w:rsidRPr="00000000" w14:paraId="0000042F">
      <w:pPr>
        <w:spacing w:after="0" w:lineRule="auto"/>
        <w:ind w:left="2000" w:hanging="3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Status of Application displayed: </w:t>
      </w:r>
      <w:r w:rsidDel="00000000" w:rsidR="00000000" w:rsidRPr="00000000">
        <w:rPr>
          <w:b w:val="1"/>
          <w:bCs w:val="1"/>
          <w:sz w:val="21"/>
          <w:szCs w:val="21"/>
          <w:rtl w:val="0"/>
        </w:rPr>
        <w:t xml:space="preserve">Pending Authorization</w:t>
      </w:r>
    </w:p>
    <w:p w:rsidR="00000000" w:rsidDel="00000000" w:rsidP="00000000" w:rsidRDefault="00000000" w:rsidRPr="00000000" w14:paraId="00000430">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 ordering, list fields displayed, display rules, and action items in the list are defined in the "</w:t>
      </w:r>
      <w:r w:rsidDel="00000000" w:rsidR="00000000" w:rsidRPr="00000000">
        <w:rPr>
          <w:b w:val="1"/>
          <w:bCs w:val="1"/>
          <w:sz w:val="21"/>
          <w:szCs w:val="21"/>
          <w:rtl w:val="0"/>
        </w:rPr>
        <w:t xml:space="preserve">Common Capabilities - My Task Query &amp; Display</w:t>
      </w:r>
      <w:r w:rsidDel="00000000" w:rsidR="00000000" w:rsidRPr="00000000">
        <w:rPr>
          <w:sz w:val="21"/>
          <w:szCs w:val="21"/>
          <w:rtl w:val="0"/>
        </w:rPr>
        <w:t xml:space="preserve">" section.</w:t>
      </w:r>
    </w:p>
    <w:p w:rsidR="00000000" w:rsidDel="00000000" w:rsidP="00000000" w:rsidRDefault="00000000" w:rsidRPr="00000000" w14:paraId="00000431">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43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3em5bxkjmf1n" w:id="81"/>
      <w:bookmarkEnd w:id="81"/>
      <w:r w:rsidDel="00000000" w:rsidR="00000000" w:rsidRPr="00000000">
        <w:rPr>
          <w:sz w:val="22"/>
          <w:szCs w:val="22"/>
          <w:rtl w:val="0"/>
        </w:rPr>
        <w:t xml:space="preserve">5.3.</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Batch2】Application Query</w:t>
      </w:r>
    </w:p>
    <w:p w:rsidR="00000000" w:rsidDel="00000000" w:rsidP="00000000" w:rsidRDefault="00000000" w:rsidRPr="00000000" w14:paraId="00000433">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Authorizer </w:t>
      </w:r>
      <w:r w:rsidDel="00000000" w:rsidR="00000000" w:rsidRPr="00000000">
        <w:rPr>
          <w:b w:val="1"/>
          <w:bCs w:val="1"/>
          <w:sz w:val="21"/>
          <w:szCs w:val="21"/>
          <w:rtl w:val="0"/>
        </w:rPr>
        <w:t xml:space="preserve">I WANT </w:t>
      </w:r>
      <w:r w:rsidDel="00000000" w:rsidR="00000000" w:rsidRPr="00000000">
        <w:rPr>
          <w:sz w:val="21"/>
          <w:szCs w:val="21"/>
          <w:rtl w:val="0"/>
        </w:rPr>
        <w:t xml:space="preserve">System support to retrieve disbursement application assigned to me, </w:t>
      </w:r>
      <w:r w:rsidDel="00000000" w:rsidR="00000000" w:rsidRPr="00000000">
        <w:rPr>
          <w:b w:val="1"/>
          <w:bCs w:val="1"/>
          <w:sz w:val="21"/>
          <w:szCs w:val="21"/>
          <w:rtl w:val="0"/>
        </w:rPr>
        <w:t xml:space="preserve">IN ORDER TO </w:t>
      </w:r>
      <w:r w:rsidDel="00000000" w:rsidR="00000000" w:rsidRPr="00000000">
        <w:rPr>
          <w:sz w:val="21"/>
          <w:szCs w:val="21"/>
          <w:rtl w:val="0"/>
        </w:rPr>
        <w:t xml:space="preserve">Proceed to subsequent disbursement processing.</w:t>
      </w:r>
    </w:p>
    <w:p w:rsidR="00000000" w:rsidDel="00000000" w:rsidP="00000000" w:rsidRDefault="00000000" w:rsidRPr="00000000" w14:paraId="00000434">
      <w:pPr>
        <w:spacing w:after="0" w:lineRule="auto"/>
        <w:ind w:left="2000" w:hanging="3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 status inquiry is supported: </w:t>
      </w:r>
      <w:r w:rsidDel="00000000" w:rsidR="00000000" w:rsidRPr="00000000">
        <w:rPr>
          <w:b w:val="1"/>
          <w:bCs w:val="1"/>
          <w:sz w:val="21"/>
          <w:szCs w:val="21"/>
          <w:rtl w:val="0"/>
        </w:rPr>
        <w:t xml:space="preserve">Pending Authorization</w:t>
      </w:r>
    </w:p>
    <w:p w:rsidR="00000000" w:rsidDel="00000000" w:rsidP="00000000" w:rsidRDefault="00000000" w:rsidRPr="00000000" w14:paraId="00000435">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Filter criteria, list fields displayed, display rules, and action items in the list are defined in the “</w:t>
      </w:r>
      <w:r w:rsidDel="00000000" w:rsidR="00000000" w:rsidRPr="00000000">
        <w:rPr>
          <w:b w:val="1"/>
          <w:bCs w:val="1"/>
          <w:sz w:val="21"/>
          <w:szCs w:val="21"/>
          <w:rtl w:val="0"/>
        </w:rPr>
        <w:t xml:space="preserve">Common Capabilities - Application Query &amp; Display</w:t>
      </w:r>
      <w:r w:rsidDel="00000000" w:rsidR="00000000" w:rsidRPr="00000000">
        <w:rPr>
          <w:sz w:val="21"/>
          <w:szCs w:val="21"/>
          <w:rtl w:val="0"/>
        </w:rPr>
        <w:t xml:space="preserve">” section.</w:t>
      </w:r>
    </w:p>
    <w:p w:rsidR="00000000" w:rsidDel="00000000" w:rsidP="00000000" w:rsidRDefault="00000000" w:rsidRPr="00000000" w14:paraId="00000436">
      <w:pPr>
        <w:spacing w:after="0" w:lineRule="auto"/>
        <w:ind w:left="200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43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j87dmipj4l8l" w:id="82"/>
      <w:bookmarkEnd w:id="82"/>
      <w:r w:rsidDel="00000000" w:rsidR="00000000" w:rsidRPr="00000000">
        <w:rPr>
          <w:sz w:val="22"/>
          <w:szCs w:val="22"/>
          <w:rtl w:val="0"/>
        </w:rPr>
        <w:t xml:space="preserve">5.4.</w:t>
      </w:r>
      <w:r w:rsidDel="00000000" w:rsidR="00000000" w:rsidRPr="00000000">
        <w:rPr>
          <w:sz w:val="22"/>
          <w:szCs w:val="22"/>
          <w:rtl w:val="0"/>
        </w:rPr>
        <w:t xml:space="preserve">  </w:t>
      </w:r>
      <w:r w:rsidDel="00000000" w:rsidR="00000000" w:rsidRPr="00000000">
        <w:rPr>
          <w:sz w:val="22"/>
          <w:szCs w:val="22"/>
          <w:rtl w:val="0"/>
        </w:rPr>
        <w:t xml:space="preserve">Dealer Information Query</w:t>
      </w:r>
    </w:p>
    <w:p w:rsidR="00000000" w:rsidDel="00000000" w:rsidP="00000000" w:rsidRDefault="00000000" w:rsidRPr="00000000" w14:paraId="00000438">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Authorizer </w:t>
      </w:r>
      <w:r w:rsidDel="00000000" w:rsidR="00000000" w:rsidRPr="00000000">
        <w:rPr>
          <w:b w:val="1"/>
          <w:bCs w:val="1"/>
          <w:sz w:val="21"/>
          <w:szCs w:val="21"/>
          <w:rtl w:val="0"/>
        </w:rPr>
        <w:t xml:space="preserve">I WANT </w:t>
      </w:r>
      <w:r w:rsidDel="00000000" w:rsidR="00000000" w:rsidRPr="00000000">
        <w:rPr>
          <w:sz w:val="21"/>
          <w:szCs w:val="21"/>
          <w:rtl w:val="0"/>
        </w:rPr>
        <w:t xml:space="preserve">View maintained dealer information, </w:t>
      </w:r>
      <w:r w:rsidDel="00000000" w:rsidR="00000000" w:rsidRPr="00000000">
        <w:rPr>
          <w:b w:val="1"/>
          <w:bCs w:val="1"/>
          <w:sz w:val="21"/>
          <w:szCs w:val="21"/>
          <w:rtl w:val="0"/>
        </w:rPr>
        <w:t xml:space="preserve">IN ORDER TO </w:t>
      </w:r>
      <w:r w:rsidDel="00000000" w:rsidR="00000000" w:rsidRPr="00000000">
        <w:rPr>
          <w:sz w:val="21"/>
          <w:szCs w:val="21"/>
          <w:rtl w:val="0"/>
        </w:rPr>
        <w:t xml:space="preserve">confirm whether the dealer is qualified to conduct FBR/FBT business.</w:t>
      </w:r>
    </w:p>
    <w:p w:rsidR="00000000" w:rsidDel="00000000" w:rsidP="00000000" w:rsidRDefault="00000000" w:rsidRPr="00000000" w14:paraId="00000439">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This query is only for indirect business mode</w:t>
      </w:r>
    </w:p>
    <w:p w:rsidR="00000000" w:rsidDel="00000000" w:rsidP="00000000" w:rsidRDefault="00000000" w:rsidRPr="00000000" w14:paraId="0000043A">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Automatically initiate a query upon entering the case details page</w:t>
      </w:r>
    </w:p>
    <w:p w:rsidR="00000000" w:rsidDel="00000000" w:rsidP="00000000" w:rsidRDefault="00000000" w:rsidRPr="00000000" w14:paraId="0000043B">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Query the dealer’s FBR/FBT qualification,</w:t>
      </w:r>
    </w:p>
    <w:p w:rsidR="00000000" w:rsidDel="00000000" w:rsidP="00000000" w:rsidRDefault="00000000" w:rsidRPr="00000000" w14:paraId="0000043C">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To confirm whether the dealer has FBR/FBT quality based on the Undertaking Limit for FBR or Undertaking Limit for FBT. IF not empty and undertaking limit &gt; 0 then have corresponding quality. FBR/FBT quality are configured separately.</w:t>
      </w:r>
    </w:p>
    <w:p w:rsidR="00000000" w:rsidDel="00000000" w:rsidP="00000000" w:rsidRDefault="00000000" w:rsidRPr="00000000" w14:paraId="0000043D">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Sales user has previously checked the FBR/FBT option, the CRA personnel shall log in to the HOST system to query the dealer's </w:t>
      </w:r>
      <w:r w:rsidDel="00000000" w:rsidR="00000000" w:rsidRPr="00000000">
        <w:rPr>
          <w:b w:val="1"/>
          <w:bCs w:val="1"/>
          <w:sz w:val="21"/>
          <w:szCs w:val="21"/>
          <w:rtl w:val="0"/>
        </w:rPr>
        <w:t xml:space="preserve">real-time available credit limit</w:t>
      </w:r>
      <w:r w:rsidDel="00000000" w:rsidR="00000000" w:rsidRPr="00000000">
        <w:rPr>
          <w:sz w:val="21"/>
          <w:szCs w:val="21"/>
          <w:rtl w:val="0"/>
        </w:rPr>
        <w:t xml:space="preserve">.</w:t>
      </w:r>
    </w:p>
    <w:p w:rsidR="00000000" w:rsidDel="00000000" w:rsidP="00000000" w:rsidRDefault="00000000" w:rsidRPr="00000000" w14:paraId="0000043E">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real-time available credit limit is </w:t>
      </w:r>
      <w:r w:rsidDel="00000000" w:rsidR="00000000" w:rsidRPr="00000000">
        <w:rPr>
          <w:b w:val="1"/>
          <w:bCs w:val="1"/>
          <w:sz w:val="21"/>
          <w:szCs w:val="21"/>
          <w:rtl w:val="0"/>
        </w:rPr>
        <w:t xml:space="preserve">insufficient</w:t>
      </w:r>
      <w:r w:rsidDel="00000000" w:rsidR="00000000" w:rsidRPr="00000000">
        <w:rPr>
          <w:sz w:val="21"/>
          <w:szCs w:val="21"/>
          <w:rtl w:val="0"/>
        </w:rPr>
        <w:t xml:space="preserve">, the CRA personnel must </w:t>
      </w:r>
      <w:r w:rsidDel="00000000" w:rsidR="00000000" w:rsidRPr="00000000">
        <w:rPr>
          <w:b w:val="1"/>
          <w:bCs w:val="1"/>
          <w:sz w:val="21"/>
          <w:szCs w:val="21"/>
          <w:rtl w:val="0"/>
        </w:rPr>
        <w:t xml:space="preserve">manually communicate with Sales</w:t>
      </w:r>
      <w:r w:rsidDel="00000000" w:rsidR="00000000" w:rsidRPr="00000000">
        <w:rPr>
          <w:sz w:val="21"/>
          <w:szCs w:val="21"/>
          <w:rtl w:val="0"/>
        </w:rPr>
        <w:t xml:space="preserve">​ to determine whether to:</w:t>
      </w:r>
    </w:p>
    <w:p w:rsidR="00000000" w:rsidDel="00000000" w:rsidP="00000000" w:rsidRDefault="00000000" w:rsidRPr="00000000" w14:paraId="0000043F">
      <w:pPr>
        <w:spacing w:after="0" w:lineRule="auto"/>
        <w:ind w:left="29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Return the case to Sales for modification, or</w:t>
      </w:r>
    </w:p>
    <w:p w:rsidR="00000000" w:rsidDel="00000000" w:rsidP="00000000" w:rsidRDefault="00000000" w:rsidRPr="00000000" w14:paraId="00000440">
      <w:pPr>
        <w:spacing w:after="0" w:lineRule="auto"/>
        <w:ind w:left="298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Choose to wait for the credit limit to be released before proceeding with the disbursement.</w:t>
      </w:r>
    </w:p>
    <w:p w:rsidR="00000000" w:rsidDel="00000000" w:rsidP="00000000" w:rsidRDefault="00000000" w:rsidRPr="00000000" w14:paraId="00000441">
      <w:pPr>
        <w:spacing w:after="0" w:lineRule="auto"/>
        <w:ind w:left="2000" w:hanging="340"/>
        <w:rPr>
          <w:b w:val="1"/>
          <w:bCs w:val="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the automatic query fails upon entering the case details page, provide a "</w:t>
      </w:r>
      <w:r w:rsidDel="00000000" w:rsidR="00000000" w:rsidRPr="00000000">
        <w:rPr>
          <w:b w:val="1"/>
          <w:bCs w:val="1"/>
          <w:sz w:val="21"/>
          <w:szCs w:val="21"/>
          <w:rtl w:val="0"/>
        </w:rPr>
        <w:t xml:space="preserve"> Re-query Dealer Information</w:t>
      </w:r>
      <w:r w:rsidDel="00000000" w:rsidR="00000000" w:rsidRPr="00000000">
        <w:rPr>
          <w:sz w:val="21"/>
          <w:szCs w:val="21"/>
          <w:rtl w:val="0"/>
        </w:rPr>
        <w:t xml:space="preserve"> " button.</w:t>
      </w:r>
      <w:r w:rsidDel="00000000" w:rsidR="00000000" w:rsidRPr="00000000">
        <w:rPr>
          <w:rtl w:val="0"/>
        </w:rPr>
      </w:r>
    </w:p>
    <w:p w:rsidR="00000000" w:rsidDel="00000000" w:rsidP="00000000" w:rsidRDefault="00000000" w:rsidRPr="00000000" w14:paraId="0000044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4gjxya9qxm60" w:id="83"/>
      <w:bookmarkEnd w:id="83"/>
      <w:r w:rsidDel="00000000" w:rsidR="00000000" w:rsidRPr="00000000">
        <w:rPr>
          <w:sz w:val="22"/>
          <w:szCs w:val="22"/>
          <w:rtl w:val="0"/>
        </w:rPr>
        <w:t xml:space="preserve"> </w:t>
      </w:r>
    </w:p>
    <w:p w:rsidR="00000000" w:rsidDel="00000000" w:rsidP="00000000" w:rsidRDefault="00000000" w:rsidRPr="00000000" w14:paraId="0000044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xobtktokrjqi" w:id="84"/>
      <w:bookmarkEnd w:id="84"/>
      <w:r w:rsidDel="00000000" w:rsidR="00000000" w:rsidRPr="00000000">
        <w:rPr>
          <w:sz w:val="22"/>
          <w:szCs w:val="22"/>
          <w:rtl w:val="0"/>
        </w:rPr>
        <w:t xml:space="preserve">5.5.</w:t>
      </w:r>
      <w:r w:rsidDel="00000000" w:rsidR="00000000" w:rsidRPr="00000000">
        <w:rPr>
          <w:sz w:val="22"/>
          <w:szCs w:val="22"/>
          <w:rtl w:val="0"/>
        </w:rPr>
        <w:t xml:space="preserve">  </w:t>
      </w:r>
      <w:r w:rsidDel="00000000" w:rsidR="00000000" w:rsidRPr="00000000">
        <w:rPr>
          <w:sz w:val="22"/>
          <w:szCs w:val="22"/>
          <w:rtl w:val="0"/>
        </w:rPr>
        <w:t xml:space="preserve">Post-Approval Overdue Reminder</w:t>
      </w:r>
    </w:p>
    <w:p w:rsidR="00000000" w:rsidDel="00000000" w:rsidP="00000000" w:rsidRDefault="00000000" w:rsidRPr="00000000" w14:paraId="00000444">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Authorizer </w:t>
      </w:r>
      <w:r w:rsidDel="00000000" w:rsidR="00000000" w:rsidRPr="00000000">
        <w:rPr>
          <w:b w:val="1"/>
          <w:bCs w:val="1"/>
          <w:sz w:val="21"/>
          <w:szCs w:val="21"/>
          <w:rtl w:val="0"/>
        </w:rPr>
        <w:t xml:space="preserve">I WANT </w:t>
      </w:r>
      <w:r w:rsidDel="00000000" w:rsidR="00000000" w:rsidRPr="00000000">
        <w:rPr>
          <w:sz w:val="21"/>
          <w:szCs w:val="21"/>
          <w:rtl w:val="0"/>
        </w:rPr>
        <w:t xml:space="preserve">Prominently to display the number of days that have passed from the approval date of the current loan application to the current date. Highlight the display if it exceeds X days (where X is a system-defined parameter), </w:t>
      </w:r>
      <w:r w:rsidDel="00000000" w:rsidR="00000000" w:rsidRPr="00000000">
        <w:rPr>
          <w:b w:val="1"/>
          <w:bCs w:val="1"/>
          <w:sz w:val="21"/>
          <w:szCs w:val="21"/>
          <w:rtl w:val="0"/>
        </w:rPr>
        <w:t xml:space="preserve">IN ORDER TO</w:t>
      </w:r>
      <w:r w:rsidDel="00000000" w:rsidR="00000000" w:rsidRPr="00000000">
        <w:rPr>
          <w:sz w:val="21"/>
          <w:szCs w:val="21"/>
          <w:rtl w:val="0"/>
        </w:rPr>
        <w:t xml:space="preserve"> assess whether disbursement can proceed.</w:t>
      </w:r>
    </w:p>
    <w:p w:rsidR="00000000" w:rsidDel="00000000" w:rsidP="00000000" w:rsidRDefault="00000000" w:rsidRPr="00000000" w14:paraId="00000445">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Same as CRA maintenance</w:t>
      </w:r>
    </w:p>
    <w:p w:rsidR="00000000" w:rsidDel="00000000" w:rsidP="00000000" w:rsidRDefault="00000000" w:rsidRPr="00000000" w14:paraId="0000044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b w:val="1"/>
          <w:bCs w:val="1"/>
        </w:rPr>
      </w:pPr>
      <w:bookmarkStart w:colFirst="0" w:colLast="0" w:name="_viwjher0pkog" w:id="85"/>
      <w:bookmarkEnd w:id="85"/>
      <w:r w:rsidDel="00000000" w:rsidR="00000000" w:rsidRPr="00000000">
        <w:rPr>
          <w:b w:val="1"/>
          <w:bCs w:val="1"/>
          <w:rtl w:val="0"/>
        </w:rPr>
        <w:t xml:space="preserve"> </w:t>
      </w:r>
    </w:p>
    <w:p w:rsidR="00000000" w:rsidDel="00000000" w:rsidP="00000000" w:rsidRDefault="00000000" w:rsidRPr="00000000" w14:paraId="0000044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xfxxh6fp979f" w:id="86"/>
      <w:bookmarkEnd w:id="86"/>
      <w:r w:rsidDel="00000000" w:rsidR="00000000" w:rsidRPr="00000000">
        <w:rPr>
          <w:sz w:val="22"/>
          <w:szCs w:val="22"/>
          <w:rtl w:val="0"/>
        </w:rPr>
        <w:t xml:space="preserve">5.6.</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Batch2】Application Processing</w:t>
      </w:r>
    </w:p>
    <w:p w:rsidR="00000000" w:rsidDel="00000000" w:rsidP="00000000" w:rsidRDefault="00000000" w:rsidRPr="00000000" w14:paraId="00000448">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Authorizer</w:t>
      </w:r>
      <w:r w:rsidDel="00000000" w:rsidR="00000000" w:rsidRPr="00000000">
        <w:rPr>
          <w:b w:val="1"/>
          <w:bCs w:val="1"/>
          <w:sz w:val="21"/>
          <w:szCs w:val="21"/>
          <w:rtl w:val="0"/>
        </w:rPr>
        <w:t xml:space="preserve"> I WANT </w:t>
      </w:r>
      <w:r w:rsidDel="00000000" w:rsidR="00000000" w:rsidRPr="00000000">
        <w:rPr>
          <w:sz w:val="21"/>
          <w:szCs w:val="21"/>
          <w:rtl w:val="0"/>
        </w:rPr>
        <w:t xml:space="preserve">system structurally presents disbursement information, </w:t>
      </w:r>
      <w:r w:rsidDel="00000000" w:rsidR="00000000" w:rsidRPr="00000000">
        <w:rPr>
          <w:b w:val="1"/>
          <w:bCs w:val="1"/>
          <w:sz w:val="21"/>
          <w:szCs w:val="21"/>
          <w:rtl w:val="0"/>
        </w:rPr>
        <w:t xml:space="preserve">IN ORDER TO </w:t>
      </w:r>
      <w:r w:rsidDel="00000000" w:rsidR="00000000" w:rsidRPr="00000000">
        <w:rPr>
          <w:sz w:val="21"/>
          <w:szCs w:val="21"/>
          <w:rtl w:val="0"/>
        </w:rPr>
        <w:t xml:space="preserve">efficiently complete authorization.</w:t>
      </w:r>
    </w:p>
    <w:p w:rsidR="00000000" w:rsidDel="00000000" w:rsidP="00000000" w:rsidRDefault="00000000" w:rsidRPr="00000000" w14:paraId="00000449">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44A">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 this stage, the Authorizer primarily reviews all disbursement information and selects one of the following processing paths: approve disbursement, return to maintenance for modification, or return to sales for modification.</w:t>
      </w:r>
    </w:p>
    <w:p w:rsidR="00000000" w:rsidDel="00000000" w:rsidP="00000000" w:rsidRDefault="00000000" w:rsidRPr="00000000" w14:paraId="0000044B">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Page Sections</w:t>
      </w:r>
    </w:p>
    <w:p w:rsidR="00000000" w:rsidDel="00000000" w:rsidP="00000000" w:rsidRDefault="00000000" w:rsidRPr="00000000" w14:paraId="0000044C">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Indicator section same as CRA Checker and Maintenance</w:t>
      </w:r>
    </w:p>
    <w:p w:rsidR="00000000" w:rsidDel="00000000" w:rsidP="00000000" w:rsidRDefault="00000000" w:rsidRPr="00000000" w14:paraId="0000044D">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Navigation of workflow</w:t>
      </w:r>
    </w:p>
    <w:p w:rsidR="00000000" w:rsidDel="00000000" w:rsidP="00000000" w:rsidRDefault="00000000" w:rsidRPr="00000000" w14:paraId="0000044E">
      <w:pPr>
        <w:spacing w:after="0" w:lineRule="auto"/>
        <w:ind w:left="2040" w:firstLine="0"/>
        <w:rPr>
          <w:sz w:val="21"/>
          <w:szCs w:val="21"/>
        </w:rPr>
      </w:pPr>
      <w:r w:rsidDel="00000000" w:rsidR="00000000" w:rsidRPr="00000000">
        <w:rPr>
          <w:sz w:val="21"/>
          <w:szCs w:val="21"/>
          <w:rtl w:val="0"/>
        </w:rPr>
        <w:t xml:space="preserve">Same as Check and Maintenance</w:t>
      </w:r>
    </w:p>
    <w:p w:rsidR="00000000" w:rsidDel="00000000" w:rsidP="00000000" w:rsidRDefault="00000000" w:rsidRPr="00000000" w14:paraId="0000044F">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Checking Section</w:t>
      </w:r>
    </w:p>
    <w:p w:rsidR="00000000" w:rsidDel="00000000" w:rsidP="00000000" w:rsidRDefault="00000000" w:rsidRPr="00000000" w14:paraId="00000450">
      <w:pPr>
        <w:spacing w:after="0" w:lineRule="auto"/>
        <w:ind w:left="276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Including four parts:</w:t>
      </w:r>
    </w:p>
    <w:p w:rsidR="00000000" w:rsidDel="00000000" w:rsidP="00000000" w:rsidRDefault="00000000" w:rsidRPr="00000000" w14:paraId="00000451">
      <w:pPr>
        <w:spacing w:after="0" w:lineRule="auto"/>
        <w:ind w:left="2400" w:firstLine="0"/>
        <w:rPr>
          <w:sz w:val="21"/>
          <w:szCs w:val="21"/>
        </w:rPr>
      </w:pPr>
      <w:r w:rsidDel="00000000" w:rsidR="00000000" w:rsidRPr="00000000">
        <w:rPr>
          <w:sz w:val="21"/>
          <w:szCs w:val="21"/>
          <w:rtl w:val="0"/>
        </w:rPr>
        <w:t xml:space="preserve">Application &amp; Agreement &amp; Appendix, Vehicle Documents, Other Documents</w:t>
      </w:r>
    </w:p>
    <w:p w:rsidR="00000000" w:rsidDel="00000000" w:rsidP="00000000" w:rsidRDefault="00000000" w:rsidRPr="00000000" w14:paraId="00000452">
      <w:pPr>
        <w:spacing w:after="0" w:lineRule="auto"/>
        <w:ind w:left="276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User can compare field information with the original file on a per-document basis. The results (passed, confirmed, modify) are displayed using the same page as the checker, but modifications are not allowed.</w:t>
      </w:r>
    </w:p>
    <w:p w:rsidR="00000000" w:rsidDel="00000000" w:rsidP="00000000" w:rsidRDefault="00000000" w:rsidRPr="00000000" w14:paraId="00000453">
      <w:pPr>
        <w:spacing w:after="0" w:lineRule="auto"/>
        <w:ind w:left="23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Defect List</w:t>
      </w:r>
    </w:p>
    <w:p w:rsidR="00000000" w:rsidDel="00000000" w:rsidP="00000000" w:rsidRDefault="00000000" w:rsidRPr="00000000" w14:paraId="00000454">
      <w:pPr>
        <w:spacing w:after="0" w:lineRule="auto"/>
        <w:ind w:left="276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Used to display various defects identified by the system; supports editing Remarks; supports checking the Rectified status; supports the User adding and deleting defects</w:t>
      </w:r>
    </w:p>
    <w:p w:rsidR="00000000" w:rsidDel="00000000" w:rsidP="00000000" w:rsidRDefault="00000000" w:rsidRPr="00000000" w14:paraId="00000455">
      <w:pPr>
        <w:spacing w:after="0" w:lineRule="auto"/>
        <w:ind w:left="2380" w:hanging="36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Check List section</w:t>
      </w:r>
    </w:p>
    <w:p w:rsidR="00000000" w:rsidDel="00000000" w:rsidP="00000000" w:rsidRDefault="00000000" w:rsidRPr="00000000" w14:paraId="00000456">
      <w:pPr>
        <w:spacing w:after="0" w:lineRule="auto"/>
        <w:ind w:left="276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File Check list supports configuration. Configuration rules are detailed in the "Parameter Management" section.</w:t>
      </w:r>
    </w:p>
    <w:p w:rsidR="00000000" w:rsidDel="00000000" w:rsidP="00000000" w:rsidRDefault="00000000" w:rsidRPr="00000000" w14:paraId="00000457">
      <w:pPr>
        <w:spacing w:after="0" w:lineRule="auto"/>
        <w:ind w:left="276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list same as Check and Maintenance.</w:t>
      </w:r>
    </w:p>
    <w:p w:rsidR="00000000" w:rsidDel="00000000" w:rsidP="00000000" w:rsidRDefault="00000000" w:rsidRPr="00000000" w14:paraId="00000458">
      <w:pPr>
        <w:spacing w:after="0" w:lineRule="auto"/>
        <w:ind w:left="2380" w:hanging="36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Data Maintenance, including:</w:t>
      </w:r>
    </w:p>
    <w:p w:rsidR="00000000" w:rsidDel="00000000" w:rsidP="00000000" w:rsidRDefault="00000000" w:rsidRPr="00000000" w14:paraId="00000459">
      <w:pPr>
        <w:spacing w:after="0" w:lineRule="auto"/>
        <w:ind w:left="2040" w:firstLine="0"/>
        <w:rPr>
          <w:sz w:val="21"/>
          <w:szCs w:val="21"/>
        </w:rPr>
      </w:pPr>
      <w:r w:rsidDel="00000000" w:rsidR="00000000" w:rsidRPr="00000000">
        <w:rPr>
          <w:sz w:val="21"/>
          <w:szCs w:val="21"/>
          <w:rtl w:val="0"/>
        </w:rPr>
        <w:t xml:space="preserve">- Application Summary</w:t>
      </w:r>
    </w:p>
    <w:p w:rsidR="00000000" w:rsidDel="00000000" w:rsidP="00000000" w:rsidRDefault="00000000" w:rsidRPr="00000000" w14:paraId="0000045A">
      <w:pPr>
        <w:spacing w:after="0" w:lineRule="auto"/>
        <w:ind w:left="2040" w:firstLine="0"/>
        <w:rPr>
          <w:sz w:val="21"/>
          <w:szCs w:val="21"/>
        </w:rPr>
      </w:pPr>
      <w:r w:rsidDel="00000000" w:rsidR="00000000" w:rsidRPr="00000000">
        <w:rPr>
          <w:sz w:val="21"/>
          <w:szCs w:val="21"/>
          <w:rtl w:val="0"/>
        </w:rPr>
        <w:t xml:space="preserve">- Hirer/Guarantor Information</w:t>
      </w:r>
    </w:p>
    <w:p w:rsidR="00000000" w:rsidDel="00000000" w:rsidP="00000000" w:rsidRDefault="00000000" w:rsidRPr="00000000" w14:paraId="0000045B">
      <w:pPr>
        <w:spacing w:after="0" w:lineRule="auto"/>
        <w:ind w:left="2040" w:firstLine="0"/>
        <w:rPr>
          <w:sz w:val="21"/>
          <w:szCs w:val="21"/>
        </w:rPr>
      </w:pPr>
      <w:r w:rsidDel="00000000" w:rsidR="00000000" w:rsidRPr="00000000">
        <w:rPr>
          <w:sz w:val="21"/>
          <w:szCs w:val="21"/>
          <w:rtl w:val="0"/>
        </w:rPr>
        <w:t xml:space="preserve">- Facility Information</w:t>
      </w:r>
    </w:p>
    <w:p w:rsidR="00000000" w:rsidDel="00000000" w:rsidP="00000000" w:rsidRDefault="00000000" w:rsidRPr="00000000" w14:paraId="0000045C">
      <w:pPr>
        <w:spacing w:after="0" w:lineRule="auto"/>
        <w:ind w:left="2040" w:firstLine="0"/>
        <w:rPr>
          <w:sz w:val="21"/>
          <w:szCs w:val="21"/>
        </w:rPr>
      </w:pPr>
      <w:r w:rsidDel="00000000" w:rsidR="00000000" w:rsidRPr="00000000">
        <w:rPr>
          <w:sz w:val="21"/>
          <w:szCs w:val="21"/>
          <w:rtl w:val="0"/>
        </w:rPr>
        <w:t xml:space="preserve">- FIS Information</w:t>
      </w:r>
    </w:p>
    <w:p w:rsidR="00000000" w:rsidDel="00000000" w:rsidP="00000000" w:rsidRDefault="00000000" w:rsidRPr="00000000" w14:paraId="0000045D">
      <w:pPr>
        <w:spacing w:after="0" w:lineRule="auto"/>
        <w:ind w:left="2040" w:firstLine="0"/>
        <w:rPr>
          <w:sz w:val="21"/>
          <w:szCs w:val="21"/>
        </w:rPr>
      </w:pPr>
      <w:r w:rsidDel="00000000" w:rsidR="00000000" w:rsidRPr="00000000">
        <w:rPr>
          <w:sz w:val="21"/>
          <w:szCs w:val="21"/>
          <w:rtl w:val="0"/>
        </w:rPr>
        <w:t xml:space="preserve">- Dealer/Seller Information</w:t>
      </w:r>
    </w:p>
    <w:p w:rsidR="00000000" w:rsidDel="00000000" w:rsidP="00000000" w:rsidRDefault="00000000" w:rsidRPr="00000000" w14:paraId="0000045E">
      <w:pPr>
        <w:spacing w:after="0" w:lineRule="auto"/>
        <w:ind w:left="2040" w:firstLine="0"/>
        <w:rPr>
          <w:sz w:val="21"/>
          <w:szCs w:val="21"/>
        </w:rPr>
      </w:pPr>
      <w:r w:rsidDel="00000000" w:rsidR="00000000" w:rsidRPr="00000000">
        <w:rPr>
          <w:sz w:val="21"/>
          <w:szCs w:val="21"/>
          <w:rtl w:val="0"/>
        </w:rPr>
        <w:t xml:space="preserve">- Collateral Information</w:t>
      </w:r>
    </w:p>
    <w:p w:rsidR="00000000" w:rsidDel="00000000" w:rsidP="00000000" w:rsidRDefault="00000000" w:rsidRPr="00000000" w14:paraId="0000045F">
      <w:pPr>
        <w:spacing w:after="0" w:lineRule="auto"/>
        <w:ind w:left="2040" w:firstLine="0"/>
        <w:rPr>
          <w:sz w:val="21"/>
          <w:szCs w:val="21"/>
        </w:rPr>
      </w:pPr>
      <w:r w:rsidDel="00000000" w:rsidR="00000000" w:rsidRPr="00000000">
        <w:rPr>
          <w:sz w:val="21"/>
          <w:szCs w:val="21"/>
          <w:rtl w:val="0"/>
        </w:rPr>
        <w:t xml:space="preserve">- Purchase Information</w:t>
      </w:r>
    </w:p>
    <w:p w:rsidR="00000000" w:rsidDel="00000000" w:rsidP="00000000" w:rsidRDefault="00000000" w:rsidRPr="00000000" w14:paraId="00000460">
      <w:pPr>
        <w:spacing w:after="0" w:lineRule="auto"/>
        <w:ind w:left="2040" w:firstLine="0"/>
        <w:rPr>
          <w:sz w:val="21"/>
          <w:szCs w:val="21"/>
        </w:rPr>
      </w:pPr>
      <w:r w:rsidDel="00000000" w:rsidR="00000000" w:rsidRPr="00000000">
        <w:rPr>
          <w:sz w:val="21"/>
          <w:szCs w:val="21"/>
          <w:rtl w:val="0"/>
        </w:rPr>
        <w:t xml:space="preserve">- Purchase Information</w:t>
      </w:r>
    </w:p>
    <w:p w:rsidR="00000000" w:rsidDel="00000000" w:rsidP="00000000" w:rsidRDefault="00000000" w:rsidRPr="00000000" w14:paraId="00000461">
      <w:pPr>
        <w:spacing w:after="0" w:lineRule="auto"/>
        <w:ind w:left="2040" w:firstLine="0"/>
        <w:rPr>
          <w:sz w:val="21"/>
          <w:szCs w:val="21"/>
        </w:rPr>
      </w:pPr>
      <w:r w:rsidDel="00000000" w:rsidR="00000000" w:rsidRPr="00000000">
        <w:rPr>
          <w:sz w:val="21"/>
          <w:szCs w:val="21"/>
          <w:rtl w:val="0"/>
        </w:rPr>
        <w:t xml:space="preserve">– Approval Information</w:t>
      </w:r>
    </w:p>
    <w:p w:rsidR="00000000" w:rsidDel="00000000" w:rsidP="00000000" w:rsidRDefault="00000000" w:rsidRPr="00000000" w14:paraId="00000462">
      <w:pPr>
        <w:spacing w:after="0" w:lineRule="auto"/>
        <w:ind w:left="2040" w:firstLine="0"/>
        <w:rPr>
          <w:b w:val="1"/>
          <w:bCs w:val="1"/>
          <w:sz w:val="21"/>
          <w:szCs w:val="21"/>
        </w:rPr>
      </w:pPr>
      <w:r w:rsidDel="00000000" w:rsidR="00000000" w:rsidRPr="00000000">
        <w:rPr>
          <w:sz w:val="21"/>
          <w:szCs w:val="21"/>
          <w:rtl w:val="0"/>
        </w:rPr>
        <w:t xml:space="preserve">Detail refers to Appendix: </w:t>
      </w:r>
      <w:r w:rsidDel="00000000" w:rsidR="00000000" w:rsidRPr="00000000">
        <w:rPr>
          <w:b w:val="1"/>
          <w:bCs w:val="1"/>
          <w:sz w:val="21"/>
          <w:szCs w:val="21"/>
          <w:rtl w:val="0"/>
        </w:rPr>
        <w:t xml:space="preserve">“CHECKER&amp;AUTHORIZER”</w:t>
      </w:r>
      <w:r w:rsidDel="00000000" w:rsidR="00000000" w:rsidRPr="00000000">
        <w:rPr>
          <w:sz w:val="21"/>
          <w:szCs w:val="21"/>
          <w:rtl w:val="0"/>
        </w:rPr>
        <w:t xml:space="preserve"> sheet in </w:t>
      </w:r>
      <w:r w:rsidDel="00000000" w:rsidR="00000000" w:rsidRPr="00000000">
        <w:rPr>
          <w:b w:val="1"/>
          <w:bCs w:val="1"/>
          <w:sz w:val="21"/>
          <w:szCs w:val="21"/>
          <w:rtl w:val="0"/>
        </w:rPr>
        <w:t xml:space="preserve">“Appendix – User Page Display”</w:t>
      </w:r>
    </w:p>
    <w:p w:rsidR="00000000" w:rsidDel="00000000" w:rsidP="00000000" w:rsidRDefault="00000000" w:rsidRPr="00000000" w14:paraId="00000463">
      <w:pPr>
        <w:spacing w:after="0" w:lineRule="auto"/>
        <w:ind w:left="2380" w:hanging="360"/>
        <w:rPr>
          <w:sz w:val="21"/>
          <w:szCs w:val="21"/>
        </w:rPr>
      </w:pPr>
      <w:r w:rsidDel="00000000" w:rsidR="00000000" w:rsidRPr="00000000">
        <w:rPr>
          <w:sz w:val="21"/>
          <w:szCs w:val="21"/>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Agreement Date maintenance</w:t>
      </w:r>
    </w:p>
    <w:p w:rsidR="00000000" w:rsidDel="00000000" w:rsidP="00000000" w:rsidRDefault="00000000" w:rsidRPr="00000000" w14:paraId="00000464">
      <w:pPr>
        <w:spacing w:after="0" w:lineRule="auto"/>
        <w:ind w:left="292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 manual acceptance, ensure the agreement date is consistent with the paper agreement.</w:t>
      </w:r>
    </w:p>
    <w:p w:rsidR="00000000" w:rsidDel="00000000" w:rsidP="00000000" w:rsidRDefault="00000000" w:rsidRPr="00000000" w14:paraId="00000465">
      <w:pPr>
        <w:spacing w:after="0" w:lineRule="auto"/>
        <w:ind w:left="292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 E-acceptance, the agreement date displayed is the one entered during the maintenance stage and is not editable.</w:t>
      </w:r>
    </w:p>
    <w:p w:rsidR="00000000" w:rsidDel="00000000" w:rsidP="00000000" w:rsidRDefault="00000000" w:rsidRPr="00000000" w14:paraId="00000466">
      <w:pPr>
        <w:spacing w:after="0" w:lineRule="auto"/>
        <w:ind w:left="2380" w:hanging="360"/>
        <w:rPr>
          <w:sz w:val="21"/>
          <w:szCs w:val="21"/>
        </w:rPr>
      </w:pPr>
      <w:r w:rsidDel="00000000" w:rsidR="00000000" w:rsidRPr="00000000">
        <w:rPr>
          <w:sz w:val="21"/>
          <w:szCs w:val="21"/>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FIS information displayed here</w:t>
      </w:r>
    </w:p>
    <w:p w:rsidR="00000000" w:rsidDel="00000000" w:rsidP="00000000" w:rsidRDefault="00000000" w:rsidRPr="00000000" w14:paraId="00000467">
      <w:pPr>
        <w:spacing w:after="0" w:lineRule="auto"/>
        <w:ind w:left="2380" w:hanging="360"/>
        <w:rPr>
          <w:sz w:val="21"/>
          <w:szCs w:val="21"/>
        </w:rPr>
      </w:pPr>
      <w:r w:rsidDel="00000000" w:rsidR="00000000" w:rsidRPr="00000000">
        <w:rPr>
          <w:sz w:val="21"/>
          <w:szCs w:val="2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Memo/Attachment/Report</w:t>
      </w:r>
    </w:p>
    <w:p w:rsidR="00000000" w:rsidDel="00000000" w:rsidP="00000000" w:rsidRDefault="00000000" w:rsidRPr="00000000" w14:paraId="00000468">
      <w:pPr>
        <w:spacing w:after="0" w:lineRule="auto"/>
        <w:ind w:left="29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Memo is a common component that supports logging Memos in a log format, including submitter, submission time, and Memo content.</w:t>
      </w:r>
    </w:p>
    <w:p w:rsidR="00000000" w:rsidDel="00000000" w:rsidP="00000000" w:rsidRDefault="00000000" w:rsidRPr="00000000" w14:paraId="00000469">
      <w:pPr>
        <w:spacing w:after="0" w:lineRule="auto"/>
        <w:ind w:left="298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Files uploaded here do not enter the OCR recognition, checking, and verification workflow. </w:t>
      </w:r>
      <w:commentRangeStart w:id="11"/>
      <w:r w:rsidDel="00000000" w:rsidR="00000000" w:rsidRPr="00000000">
        <w:rPr>
          <w:sz w:val="21"/>
          <w:szCs w:val="21"/>
          <w:rtl w:val="0"/>
        </w:rPr>
        <w:t xml:space="preserve">Therefore, it is only recommended for uploading files in urgent situations and manually modifying disbursement information.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46A">
      <w:pPr>
        <w:spacing w:after="0" w:lineRule="auto"/>
        <w:ind w:left="2380" w:hanging="360"/>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46B">
      <w:pPr>
        <w:spacing w:after="0" w:lineRule="auto"/>
        <w:ind w:left="2380" w:hanging="360"/>
        <w:rPr>
          <w:sz w:val="21"/>
          <w:szCs w:val="21"/>
        </w:rPr>
      </w:pPr>
      <w:r w:rsidDel="00000000" w:rsidR="00000000" w:rsidRPr="00000000">
        <w:rPr>
          <w:rtl w:val="0"/>
        </w:rPr>
      </w:r>
    </w:p>
    <w:p w:rsidR="00000000" w:rsidDel="00000000" w:rsidP="00000000" w:rsidRDefault="00000000" w:rsidRPr="00000000" w14:paraId="0000046C">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46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2ph0aupubx9m" w:id="87"/>
      <w:bookmarkEnd w:id="87"/>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Disbursement Procedure</w:t>
      </w:r>
    </w:p>
    <w:p w:rsidR="00000000" w:rsidDel="00000000" w:rsidP="00000000" w:rsidRDefault="00000000" w:rsidRPr="00000000" w14:paraId="0000046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ssidag4bqllj" w:id="88"/>
      <w:bookmarkEnd w:id="88"/>
      <w:r w:rsidDel="00000000" w:rsidR="00000000" w:rsidRPr="00000000">
        <w:rPr>
          <w:sz w:val="22"/>
          <w:szCs w:val="22"/>
          <w:rtl w:val="0"/>
        </w:rPr>
        <w:t xml:space="preserve">6.1.</w:t>
      </w:r>
      <w:r w:rsidDel="00000000" w:rsidR="00000000" w:rsidRPr="00000000">
        <w:rPr>
          <w:sz w:val="22"/>
          <w:szCs w:val="22"/>
          <w:rtl w:val="0"/>
        </w:rPr>
        <w:t xml:space="preserve">  </w:t>
      </w:r>
      <w:r w:rsidDel="00000000" w:rsidR="00000000" w:rsidRPr="00000000">
        <w:rPr>
          <w:sz w:val="22"/>
          <w:szCs w:val="22"/>
          <w:rtl w:val="0"/>
        </w:rPr>
        <w:t xml:space="preserve">Host maintenance</w:t>
      </w:r>
    </w:p>
    <w:p w:rsidR="00000000" w:rsidDel="00000000" w:rsidP="00000000" w:rsidRDefault="00000000" w:rsidRPr="00000000" w14:paraId="0000046F">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system first completes the synchronization of disbursement information from CrediOS to HOST/RBS,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Subsequent processing can proceed smoothly.</w:t>
      </w:r>
    </w:p>
    <w:p w:rsidR="00000000" w:rsidDel="00000000" w:rsidP="00000000" w:rsidRDefault="00000000" w:rsidRPr="00000000" w14:paraId="00000470">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471">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Synchronize hirer and guarantor information (including CIF, collateral, and facility) to HOST.</w:t>
      </w:r>
    </w:p>
    <w:p w:rsidR="00000000" w:rsidDel="00000000" w:rsidP="00000000" w:rsidRDefault="00000000" w:rsidRPr="00000000" w14:paraId="00000472">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Ensure the "Ori Date" (Facility Maintenance) and the "Effective Date" (Payment details) are set to the current work date.</w:t>
      </w:r>
    </w:p>
    <w:p w:rsidR="00000000" w:rsidDel="00000000" w:rsidP="00000000" w:rsidRDefault="00000000" w:rsidRPr="00000000" w14:paraId="00000473">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HOST interface fails, the application will be routed to the error queue and can be manually retriggered.</w:t>
      </w:r>
    </w:p>
    <w:p w:rsidR="00000000" w:rsidDel="00000000" w:rsidP="00000000" w:rsidRDefault="00000000" w:rsidRPr="00000000" w14:paraId="0000047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uwi7r495dgwu" w:id="89"/>
      <w:bookmarkEnd w:id="89"/>
      <w:r w:rsidDel="00000000" w:rsidR="00000000" w:rsidRPr="00000000">
        <w:rPr>
          <w:sz w:val="22"/>
          <w:szCs w:val="22"/>
          <w:rtl w:val="0"/>
        </w:rPr>
        <w:t xml:space="preserve">6.2.</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Batch2】Account Creation</w:t>
      </w:r>
    </w:p>
    <w:p w:rsidR="00000000" w:rsidDel="00000000" w:rsidP="00000000" w:rsidRDefault="00000000" w:rsidRPr="00000000" w14:paraId="00000475">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system to finish Account Creation,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Subsequent disbursement can proceed normally.</w:t>
      </w:r>
    </w:p>
    <w:p w:rsidR="00000000" w:rsidDel="00000000" w:rsidP="00000000" w:rsidRDefault="00000000" w:rsidRPr="00000000" w14:paraId="00000476">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HOST interface fails, the application will be routed to the error queue and can be manually retriggered.</w:t>
      </w:r>
    </w:p>
    <w:p w:rsidR="00000000" w:rsidDel="00000000" w:rsidP="00000000" w:rsidRDefault="00000000" w:rsidRPr="00000000" w14:paraId="0000047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xaoj66h2ov7m" w:id="90"/>
      <w:bookmarkEnd w:id="90"/>
      <w:r w:rsidDel="00000000" w:rsidR="00000000" w:rsidRPr="00000000">
        <w:rPr>
          <w:sz w:val="22"/>
          <w:szCs w:val="22"/>
          <w:rtl w:val="0"/>
        </w:rPr>
        <w:t xml:space="preserve">6.3.</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Batch2】Disbursement</w:t>
      </w:r>
    </w:p>
    <w:p w:rsidR="00000000" w:rsidDel="00000000" w:rsidP="00000000" w:rsidRDefault="00000000" w:rsidRPr="00000000" w14:paraId="00000478">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completes the disbursement and accounting processes based on the information entered in disbursement maintenance.</w:t>
      </w:r>
    </w:p>
    <w:p w:rsidR="00000000" w:rsidDel="00000000" w:rsidP="00000000" w:rsidRDefault="00000000" w:rsidRPr="00000000" w14:paraId="00000479">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After successful disbursement, if the case is not a Full Maintenance case, its status is set to "Funded Pending Post Maintenance" to ensure it can subsequently flow into the Post Maintenance queue.</w:t>
      </w:r>
    </w:p>
    <w:p w:rsidR="00000000" w:rsidDel="00000000" w:rsidP="00000000" w:rsidRDefault="00000000" w:rsidRPr="00000000" w14:paraId="0000047A">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HOST interface fails, the application will be routed to the error queue and can be manually retriggered.</w:t>
      </w:r>
    </w:p>
    <w:p w:rsidR="00000000" w:rsidDel="00000000" w:rsidP="00000000" w:rsidRDefault="00000000" w:rsidRPr="00000000" w14:paraId="0000047B">
      <w:pPr>
        <w:spacing w:after="0" w:lineRule="auto"/>
        <w:ind w:left="16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47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ryz46r1zg5r1" w:id="91"/>
      <w:bookmarkEnd w:id="91"/>
      <w:r w:rsidDel="00000000" w:rsidR="00000000" w:rsidRPr="00000000">
        <w:rPr>
          <w:sz w:val="22"/>
          <w:szCs w:val="22"/>
          <w:rtl w:val="0"/>
        </w:rPr>
        <w:t xml:space="preserve">6.4.</w:t>
      </w:r>
      <w:r w:rsidDel="00000000" w:rsidR="00000000" w:rsidRPr="00000000">
        <w:rPr>
          <w:sz w:val="22"/>
          <w:szCs w:val="22"/>
          <w:rtl w:val="0"/>
        </w:rPr>
        <w:t xml:space="preserve">  </w:t>
      </w:r>
      <w:r w:rsidDel="00000000" w:rsidR="00000000" w:rsidRPr="00000000">
        <w:rPr>
          <w:sz w:val="22"/>
          <w:szCs w:val="22"/>
          <w:rtl w:val="0"/>
        </w:rPr>
        <w:t xml:space="preserve">Hirer/Guarantor Documents Generation</w:t>
      </w:r>
    </w:p>
    <w:p w:rsidR="00000000" w:rsidDel="00000000" w:rsidP="00000000" w:rsidRDefault="00000000" w:rsidRPr="00000000" w14:paraId="0000047D">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system to generate Hirer/Guarantor documents automatically, </w:t>
      </w:r>
      <w:r w:rsidDel="00000000" w:rsidR="00000000" w:rsidRPr="00000000">
        <w:rPr>
          <w:b w:val="1"/>
          <w:bCs w:val="1"/>
          <w:sz w:val="21"/>
          <w:szCs w:val="21"/>
          <w:rtl w:val="0"/>
        </w:rPr>
        <w:t xml:space="preserve">IN ORDER THAT </w:t>
      </w:r>
      <w:r w:rsidDel="00000000" w:rsidR="00000000" w:rsidRPr="00000000">
        <w:rPr>
          <w:sz w:val="21"/>
          <w:szCs w:val="21"/>
          <w:rtl w:val="0"/>
        </w:rPr>
        <w:t xml:space="preserve">Sent to the customer promptly.</w:t>
      </w:r>
    </w:p>
    <w:p w:rsidR="00000000" w:rsidDel="00000000" w:rsidP="00000000" w:rsidRDefault="00000000" w:rsidRPr="00000000" w14:paraId="0000047E">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47F">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 switch check must be performed before generating documents. If the switch is OFF, document generation is suspended and will proceed only after the switch is turned ON.</w:t>
      </w:r>
    </w:p>
    <w:p w:rsidR="00000000" w:rsidDel="00000000" w:rsidP="00000000" w:rsidRDefault="00000000" w:rsidRPr="00000000" w14:paraId="00000480">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Document Content:</w:t>
      </w:r>
    </w:p>
    <w:p w:rsidR="00000000" w:rsidDel="00000000" w:rsidP="00000000" w:rsidRDefault="00000000" w:rsidRPr="00000000" w14:paraId="00000481">
      <w:pPr>
        <w:spacing w:after="0" w:lineRule="auto"/>
        <w:ind w:left="240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HP Agreement and T&amp;C, including hirer and guarantor agreement.</w:t>
      </w:r>
    </w:p>
    <w:p w:rsidR="00000000" w:rsidDel="00000000" w:rsidP="00000000" w:rsidRDefault="00000000" w:rsidRPr="00000000" w14:paraId="00000482">
      <w:pPr>
        <w:spacing w:after="0" w:lineRule="auto"/>
        <w:ind w:left="2040" w:firstLine="0"/>
        <w:rPr>
          <w:sz w:val="21"/>
          <w:szCs w:val="21"/>
        </w:rPr>
      </w:pPr>
      <w:r w:rsidDel="00000000" w:rsidR="00000000" w:rsidRPr="00000000">
        <w:rPr>
          <w:sz w:val="21"/>
          <w:szCs w:val="21"/>
          <w:rtl w:val="0"/>
        </w:rPr>
        <w:t xml:space="preserve">HP Agreement &amp; T&amp;C generation time:[h9] </w:t>
      </w:r>
    </w:p>
    <w:p w:rsidR="00000000" w:rsidDel="00000000" w:rsidP="00000000" w:rsidRDefault="00000000" w:rsidRPr="00000000" w14:paraId="00000483">
      <w:pPr>
        <w:spacing w:after="0" w:lineRule="auto"/>
        <w:ind w:left="2040" w:firstLine="0"/>
        <w:rPr>
          <w:sz w:val="21"/>
          <w:szCs w:val="21"/>
        </w:rPr>
      </w:pPr>
      <w:r w:rsidDel="00000000" w:rsidR="00000000" w:rsidRPr="00000000">
        <w:rPr>
          <w:sz w:val="21"/>
          <w:szCs w:val="21"/>
          <w:rtl w:val="0"/>
        </w:rPr>
        <w:t xml:space="preserve">If non-e-acceptance, use manual signed agreement.</w:t>
      </w:r>
    </w:p>
    <w:p w:rsidR="00000000" w:rsidDel="00000000" w:rsidP="00000000" w:rsidRDefault="00000000" w:rsidRPr="00000000" w14:paraId="00000484">
      <w:pPr>
        <w:spacing w:after="0" w:lineRule="auto"/>
        <w:ind w:left="2040" w:firstLine="0"/>
        <w:rPr>
          <w:sz w:val="21"/>
          <w:szCs w:val="21"/>
        </w:rPr>
      </w:pPr>
      <w:r w:rsidDel="00000000" w:rsidR="00000000" w:rsidRPr="00000000">
        <w:rPr>
          <w:sz w:val="21"/>
          <w:szCs w:val="21"/>
          <w:rtl w:val="0"/>
        </w:rPr>
        <w:t xml:space="preserve">If e-acceptance, use system generated agreement in which use disbursement date as agreement date.</w:t>
      </w:r>
    </w:p>
    <w:p w:rsidR="00000000" w:rsidDel="00000000" w:rsidP="00000000" w:rsidRDefault="00000000" w:rsidRPr="00000000" w14:paraId="00000485">
      <w:pPr>
        <w:spacing w:after="0" w:lineRule="auto"/>
        <w:ind w:left="24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Appendix to HP Agreement, generated after full disbursement (if FBR/FBT, after post maintenance)</w:t>
      </w:r>
      <w:r w:rsidDel="00000000" w:rsidR="00000000" w:rsidRPr="00000000">
        <w:rPr>
          <w:rtl w:val="0"/>
        </w:rPr>
      </w:r>
    </w:p>
    <w:p w:rsidR="00000000" w:rsidDel="00000000" w:rsidP="00000000" w:rsidRDefault="00000000" w:rsidRPr="00000000" w14:paraId="00000486">
      <w:pPr>
        <w:spacing w:after="0" w:lineRule="auto"/>
        <w:ind w:left="240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HP Covering Letter for Hirer, follow Appendix generation time point.</w:t>
      </w:r>
    </w:p>
    <w:p w:rsidR="00000000" w:rsidDel="00000000" w:rsidP="00000000" w:rsidRDefault="00000000" w:rsidRPr="00000000" w14:paraId="00000487">
      <w:pPr>
        <w:spacing w:after="0" w:lineRule="auto"/>
        <w:ind w:left="240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HP Covering Letter for Guarantor , follow Appendix generation time point.</w:t>
      </w:r>
    </w:p>
    <w:p w:rsidR="00000000" w:rsidDel="00000000" w:rsidP="00000000" w:rsidRDefault="00000000" w:rsidRPr="00000000" w14:paraId="00000488">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above documents are merged into a single PDF file in the following order: 1) HP Covering Letter, 2) HP Agreement and T&amp;C, 3) Appendix to HP Agreement</w:t>
      </w:r>
    </w:p>
    <w:p w:rsidR="00000000" w:rsidDel="00000000" w:rsidP="00000000" w:rsidRDefault="00000000" w:rsidRPr="00000000" w14:paraId="00000489">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Based on the language (English or Malay) selected for this application, the corresponding language template is used to generate the document. Note: some templates are bilingual and do not differentiate between English and Malay.</w:t>
      </w:r>
    </w:p>
    <w:p w:rsidR="00000000" w:rsidDel="00000000" w:rsidP="00000000" w:rsidRDefault="00000000" w:rsidRPr="00000000" w14:paraId="0000048A">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same document content is sent to both the Hirer and the Guarantor,</w:t>
      </w:r>
      <w:r w:rsidDel="00000000" w:rsidR="00000000" w:rsidRPr="00000000">
        <w:rPr>
          <w:sz w:val="21"/>
          <w:szCs w:val="21"/>
          <w:rtl w:val="0"/>
        </w:rPr>
        <w:t xml:space="preserve"> but they are sent separately, each with a different file password.</w:t>
      </w:r>
    </w:p>
    <w:p w:rsidR="00000000" w:rsidDel="00000000" w:rsidP="00000000" w:rsidRDefault="00000000" w:rsidRPr="00000000" w14:paraId="0000048B">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Two versions of the file are generated: one encrypted for sending to the customer, and one unencrypted for future collection use. Both encrypted and unencrypted versions are automatically added to the case's attachments section, accessible for download by CRA personnel.</w:t>
      </w:r>
    </w:p>
    <w:p w:rsidR="00000000" w:rsidDel="00000000" w:rsidP="00000000" w:rsidRDefault="00000000" w:rsidRPr="00000000" w14:paraId="0000048C">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Encryption Rules</w:t>
      </w:r>
    </w:p>
    <w:p w:rsidR="00000000" w:rsidDel="00000000" w:rsidP="00000000" w:rsidRDefault="00000000" w:rsidRPr="00000000" w14:paraId="0000048D">
      <w:pPr>
        <w:spacing w:after="0" w:lineRule="auto"/>
        <w:ind w:left="240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Native individual: Birth date plus last 4 digits of NRIC e.g. 680312-00-1234 Security Pin : 12MAR19681234</w:t>
      </w:r>
    </w:p>
    <w:p w:rsidR="00000000" w:rsidDel="00000000" w:rsidP="00000000" w:rsidRDefault="00000000" w:rsidRPr="00000000" w14:paraId="0000048E">
      <w:pPr>
        <w:spacing w:after="0" w:lineRule="auto"/>
        <w:ind w:left="24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Foreign individual: Birth date plus passport no e.g. A12345678 Security Pin : 12MAR1968A12345678</w:t>
      </w:r>
    </w:p>
    <w:p w:rsidR="00000000" w:rsidDel="00000000" w:rsidP="00000000" w:rsidRDefault="00000000" w:rsidRPr="00000000" w14:paraId="0000048F">
      <w:pPr>
        <w:spacing w:after="0" w:lineRule="auto"/>
        <w:ind w:left="240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Non-individual: Company incorporation date plus registration no without "-" e.g. 12345-X Security Pin : 12MAR196812345X</w:t>
      </w:r>
    </w:p>
    <w:p w:rsidR="00000000" w:rsidDel="00000000" w:rsidP="00000000" w:rsidRDefault="00000000" w:rsidRPr="00000000" w14:paraId="00000490">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 Non-Full Maintenance business, this stage can only be processed after completing both Post Maintenance and Post Authorization.</w:t>
      </w:r>
    </w:p>
    <w:p w:rsidR="00000000" w:rsidDel="00000000" w:rsidP="00000000" w:rsidRDefault="00000000" w:rsidRPr="00000000" w14:paraId="00000491">
      <w:pPr>
        <w:spacing w:after="0" w:lineRule="auto"/>
        <w:ind w:left="2120" w:hanging="440"/>
        <w:rPr>
          <w:sz w:val="21"/>
          <w:szCs w:val="21"/>
        </w:rPr>
      </w:pPr>
      <w:r w:rsidDel="00000000" w:rsidR="00000000" w:rsidRPr="00000000">
        <w:rPr>
          <w:rtl w:val="0"/>
        </w:rPr>
      </w:r>
    </w:p>
    <w:p w:rsidR="00000000" w:rsidDel="00000000" w:rsidP="00000000" w:rsidRDefault="00000000" w:rsidRPr="00000000" w14:paraId="00000492">
      <w:pPr>
        <w:spacing w:after="0" w:lineRule="auto"/>
        <w:ind w:left="2120" w:hanging="440"/>
        <w:rPr>
          <w:sz w:val="21"/>
          <w:szCs w:val="21"/>
        </w:rPr>
      </w:pPr>
      <w:r w:rsidDel="00000000" w:rsidR="00000000" w:rsidRPr="00000000">
        <w:rPr>
          <w:rtl w:val="0"/>
        </w:rPr>
      </w:r>
    </w:p>
    <w:p w:rsidR="00000000" w:rsidDel="00000000" w:rsidP="00000000" w:rsidRDefault="00000000" w:rsidRPr="00000000" w14:paraId="00000493">
      <w:pPr>
        <w:spacing w:after="0" w:lineRule="auto"/>
        <w:ind w:left="16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49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d961zzfzd6rf" w:id="92"/>
      <w:bookmarkEnd w:id="92"/>
      <w:r w:rsidDel="00000000" w:rsidR="00000000" w:rsidRPr="00000000">
        <w:rPr>
          <w:sz w:val="22"/>
          <w:szCs w:val="22"/>
          <w:rtl w:val="0"/>
        </w:rPr>
        <w:t xml:space="preserve">6.5.</w:t>
      </w:r>
      <w:r w:rsidDel="00000000" w:rsidR="00000000" w:rsidRPr="00000000">
        <w:rPr>
          <w:sz w:val="22"/>
          <w:szCs w:val="22"/>
          <w:rtl w:val="0"/>
        </w:rPr>
        <w:t xml:space="preserve">  </w:t>
      </w:r>
      <w:r w:rsidDel="00000000" w:rsidR="00000000" w:rsidRPr="00000000">
        <w:rPr>
          <w:sz w:val="22"/>
          <w:szCs w:val="22"/>
          <w:rtl w:val="0"/>
        </w:rPr>
        <w:t xml:space="preserve">Hirer/Guarantor Emailing</w:t>
      </w:r>
    </w:p>
    <w:p w:rsidR="00000000" w:rsidDel="00000000" w:rsidP="00000000" w:rsidRDefault="00000000" w:rsidRPr="00000000" w14:paraId="00000495">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automatically generates and sends an email to the customer, </w:t>
      </w:r>
      <w:r w:rsidDel="00000000" w:rsidR="00000000" w:rsidRPr="00000000">
        <w:rPr>
          <w:b w:val="1"/>
          <w:bCs w:val="1"/>
          <w:sz w:val="21"/>
          <w:szCs w:val="21"/>
          <w:rtl w:val="0"/>
        </w:rPr>
        <w:t xml:space="preserve">IN ORDER THAT </w:t>
      </w:r>
      <w:r w:rsidDel="00000000" w:rsidR="00000000" w:rsidRPr="00000000">
        <w:rPr>
          <w:sz w:val="21"/>
          <w:szCs w:val="21"/>
          <w:rtl w:val="0"/>
        </w:rPr>
        <w:t xml:space="preserve">informs customer </w:t>
      </w:r>
      <w:r w:rsidDel="00000000" w:rsidR="00000000" w:rsidRPr="00000000">
        <w:rPr>
          <w:color w:val="444746"/>
          <w:sz w:val="21"/>
          <w:szCs w:val="21"/>
          <w:rtl w:val="0"/>
        </w:rPr>
        <w:t xml:space="preserve">as required by HP Act. </w:t>
      </w:r>
      <w:r w:rsidDel="00000000" w:rsidR="00000000" w:rsidRPr="00000000">
        <w:rPr>
          <w:strike w:val="1"/>
          <w:sz w:val="21"/>
          <w:szCs w:val="21"/>
          <w:rtl w:val="0"/>
        </w:rPr>
        <w:t xml:space="preserve">disbursement result</w:t>
      </w:r>
      <w:r w:rsidDel="00000000" w:rsidR="00000000" w:rsidRPr="00000000">
        <w:rPr>
          <w:sz w:val="21"/>
          <w:szCs w:val="21"/>
          <w:rtl w:val="0"/>
        </w:rPr>
        <w:t xml:space="preserve">.</w:t>
      </w:r>
    </w:p>
    <w:p w:rsidR="00000000" w:rsidDel="00000000" w:rsidP="00000000" w:rsidRDefault="00000000" w:rsidRPr="00000000" w14:paraId="00000496">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497">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Based on the agreement option selected by Sales during application </w:t>
      </w:r>
      <w:commentRangeStart w:id="12"/>
      <w:r w:rsidDel="00000000" w:rsidR="00000000" w:rsidRPr="00000000">
        <w:rPr>
          <w:sz w:val="21"/>
          <w:szCs w:val="21"/>
          <w:rtl w:val="0"/>
        </w:rPr>
        <w:t xml:space="preserve">entry regarding receiving documents via email</w:t>
      </w:r>
      <w:commentRangeEnd w:id="12"/>
      <w:r w:rsidDel="00000000" w:rsidR="00000000" w:rsidRPr="00000000">
        <w:commentReference w:id="12"/>
      </w:r>
      <w:r w:rsidDel="00000000" w:rsidR="00000000" w:rsidRPr="00000000">
        <w:rPr>
          <w:sz w:val="21"/>
          <w:szCs w:val="21"/>
          <w:rtl w:val="0"/>
        </w:rPr>
        <w:t xml:space="preserve">: if "No" is chosen, the system </w:t>
      </w:r>
      <w:commentRangeStart w:id="13"/>
      <w:commentRangeStart w:id="14"/>
      <w:r w:rsidDel="00000000" w:rsidR="00000000" w:rsidRPr="00000000">
        <w:rPr>
          <w:sz w:val="21"/>
          <w:szCs w:val="21"/>
          <w:rtl w:val="0"/>
        </w:rPr>
        <w:t xml:space="preserve">only generates the attachments</w:t>
      </w:r>
      <w:commentRangeEnd w:id="13"/>
      <w:r w:rsidDel="00000000" w:rsidR="00000000" w:rsidRPr="00000000">
        <w:commentReference w:id="13"/>
      </w:r>
      <w:commentRangeEnd w:id="14"/>
      <w:r w:rsidDel="00000000" w:rsidR="00000000" w:rsidRPr="00000000">
        <w:commentReference w:id="14"/>
      </w:r>
      <w:r w:rsidDel="00000000" w:rsidR="00000000" w:rsidRPr="00000000">
        <w:rPr>
          <w:sz w:val="21"/>
          <w:szCs w:val="21"/>
          <w:rtl w:val="0"/>
        </w:rPr>
        <w:t xml:space="preserve"> but does not generate or send the emails. The attachments are automatically added to the Attachment section for CRA personnel to download and mail.</w:t>
      </w:r>
    </w:p>
    <w:p w:rsidR="00000000" w:rsidDel="00000000" w:rsidP="00000000" w:rsidRDefault="00000000" w:rsidRPr="00000000" w14:paraId="00000498">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email is generated and sent on Day X after full disbursement (where full disbursement day is Day 1), and</w:t>
      </w:r>
      <w:commentRangeStart w:id="15"/>
      <w:commentRangeStart w:id="16"/>
      <w:r w:rsidDel="00000000" w:rsidR="00000000" w:rsidRPr="00000000">
        <w:rPr>
          <w:sz w:val="21"/>
          <w:szCs w:val="21"/>
          <w:rtl w:val="0"/>
        </w:rPr>
        <w:t xml:space="preserve"> X is configurable.</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499">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Before generating the email, the system checks the email generation switch. If the switch is off, email generation is suspended until the switch is turned on.</w:t>
      </w:r>
    </w:p>
    <w:p w:rsidR="00000000" w:rsidDel="00000000" w:rsidP="00000000" w:rsidRDefault="00000000" w:rsidRPr="00000000" w14:paraId="0000049A">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email must include the encrypted Hirer/Guarantor documents (as mentioned in section 6.4) as attachments.</w:t>
      </w:r>
    </w:p>
    <w:p w:rsidR="00000000" w:rsidDel="00000000" w:rsidP="00000000" w:rsidRDefault="00000000" w:rsidRPr="00000000" w14:paraId="0000049B">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Since there are three types of document encryption methods, there are three corresponding categories of email templates.</w:t>
      </w:r>
    </w:p>
    <w:p w:rsidR="00000000" w:rsidDel="00000000" w:rsidP="00000000" w:rsidRDefault="00000000" w:rsidRPr="00000000" w14:paraId="0000049C">
      <w:pPr>
        <w:spacing w:after="0" w:lineRule="auto"/>
        <w:ind w:left="240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Native individual</w:t>
      </w:r>
    </w:p>
    <w:p w:rsidR="00000000" w:rsidDel="00000000" w:rsidP="00000000" w:rsidRDefault="00000000" w:rsidRPr="00000000" w14:paraId="0000049D">
      <w:pPr>
        <w:spacing w:after="0" w:lineRule="auto"/>
        <w:ind w:left="24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Foreign individual</w:t>
      </w:r>
    </w:p>
    <w:p w:rsidR="00000000" w:rsidDel="00000000" w:rsidP="00000000" w:rsidRDefault="00000000" w:rsidRPr="00000000" w14:paraId="0000049E">
      <w:pPr>
        <w:spacing w:after="0" w:lineRule="auto"/>
        <w:ind w:left="240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Non-individual</w:t>
      </w:r>
    </w:p>
    <w:p w:rsidR="00000000" w:rsidDel="00000000" w:rsidP="00000000" w:rsidRDefault="00000000" w:rsidRPr="00000000" w14:paraId="0000049F">
      <w:pPr>
        <w:spacing w:after="0" w:lineRule="auto"/>
        <w:ind w:left="1680" w:firstLine="0"/>
        <w:rPr>
          <w:sz w:val="21"/>
          <w:szCs w:val="21"/>
        </w:rPr>
      </w:pPr>
      <w:r w:rsidDel="00000000" w:rsidR="00000000" w:rsidRPr="00000000">
        <w:rPr>
          <w:sz w:val="21"/>
          <w:szCs w:val="21"/>
          <w:rtl w:val="0"/>
        </w:rPr>
        <w:t xml:space="preserve">Email template refers to Appendix - Agreement E-mail template.</w:t>
      </w:r>
    </w:p>
    <w:p w:rsidR="00000000" w:rsidDel="00000000" w:rsidP="00000000" w:rsidRDefault="00000000" w:rsidRPr="00000000" w14:paraId="000004A0">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Before sending an email, the system checks the email sending switch. If the switch is off, the email sending is suspended until the switch is turned on.</w:t>
      </w:r>
    </w:p>
    <w:p w:rsidR="00000000" w:rsidDel="00000000" w:rsidP="00000000" w:rsidRDefault="00000000" w:rsidRPr="00000000" w14:paraId="000004A1">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 Non-Full Maintenance business, this stage can only be processed after completing both Post Maintenance and Post Authorization.</w:t>
      </w:r>
    </w:p>
    <w:p w:rsidR="00000000" w:rsidDel="00000000" w:rsidP="00000000" w:rsidRDefault="00000000" w:rsidRPr="00000000" w14:paraId="000004A2">
      <w:pPr>
        <w:spacing w:after="0" w:lineRule="auto"/>
        <w:ind w:left="2120" w:hanging="440"/>
        <w:rPr>
          <w:sz w:val="21"/>
          <w:szCs w:val="21"/>
        </w:rPr>
      </w:pPr>
      <w:r w:rsidDel="00000000" w:rsidR="00000000" w:rsidRPr="00000000">
        <w:rPr>
          <w:rtl w:val="0"/>
        </w:rPr>
      </w:r>
    </w:p>
    <w:p w:rsidR="00000000" w:rsidDel="00000000" w:rsidP="00000000" w:rsidRDefault="00000000" w:rsidRPr="00000000" w14:paraId="000004A3">
      <w:pPr>
        <w:spacing w:after="0" w:lineRule="auto"/>
        <w:ind w:left="16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4A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apof1esxillh" w:id="93"/>
      <w:bookmarkEnd w:id="93"/>
      <w:r w:rsidDel="00000000" w:rsidR="00000000" w:rsidRPr="00000000">
        <w:rPr>
          <w:sz w:val="22"/>
          <w:szCs w:val="22"/>
          <w:rtl w:val="0"/>
        </w:rPr>
        <w:t xml:space="preserve">6.6.</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Batch2】E-Hakmilik Slip Emailing</w:t>
      </w:r>
    </w:p>
    <w:p w:rsidR="00000000" w:rsidDel="00000000" w:rsidP="00000000" w:rsidRDefault="00000000" w:rsidRPr="00000000" w14:paraId="000004A5">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automatically generates and sends the E-Hakmilik Slip email to the dealer, </w:t>
      </w:r>
      <w:r w:rsidDel="00000000" w:rsidR="00000000" w:rsidRPr="00000000">
        <w:rPr>
          <w:b w:val="1"/>
          <w:bCs w:val="1"/>
          <w:sz w:val="21"/>
          <w:szCs w:val="21"/>
          <w:rtl w:val="0"/>
        </w:rPr>
        <w:t xml:space="preserve">IN ORDER THAT </w:t>
      </w:r>
      <w:r w:rsidDel="00000000" w:rsidR="00000000" w:rsidRPr="00000000">
        <w:rPr>
          <w:sz w:val="21"/>
          <w:szCs w:val="21"/>
          <w:rtl w:val="0"/>
        </w:rPr>
        <w:t xml:space="preserve">The dealer can arrange for Vehicle Registration or Transfer.</w:t>
      </w:r>
    </w:p>
    <w:p w:rsidR="00000000" w:rsidDel="00000000" w:rsidP="00000000" w:rsidRDefault="00000000" w:rsidRPr="00000000" w14:paraId="000004A6">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4A7">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E-Hakmilik Slip is generated and sent only if the dealer has provided an email address and has opted to receive it via email.</w:t>
      </w:r>
    </w:p>
    <w:p w:rsidR="00000000" w:rsidDel="00000000" w:rsidP="00000000" w:rsidRDefault="00000000" w:rsidRPr="00000000" w14:paraId="000004A8">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It is manually triggered for sending after the Sales personnel completes the lodgment in CrediOS and returns a "success" status. `</w:t>
      </w:r>
    </w:p>
    <w:p w:rsidR="00000000" w:rsidDel="00000000" w:rsidP="00000000" w:rsidRDefault="00000000" w:rsidRPr="00000000" w14:paraId="000004A9">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Refer to Appendix – E-Hakmilik Slip template for the template. (New requirement, email template to be provided).</w:t>
      </w:r>
    </w:p>
    <w:p w:rsidR="00000000" w:rsidDel="00000000" w:rsidP="00000000" w:rsidRDefault="00000000" w:rsidRPr="00000000" w14:paraId="000004AA">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Before generating the email, the system checks the email generation switch. If the switch is off, email generation is suspended until the switch is turned on.</w:t>
      </w:r>
    </w:p>
    <w:p w:rsidR="00000000" w:rsidDel="00000000" w:rsidP="00000000" w:rsidRDefault="00000000" w:rsidRPr="00000000" w14:paraId="000004AB">
      <w:pPr>
        <w:spacing w:after="0" w:lineRule="auto"/>
        <w:ind w:left="1680" w:firstLine="0"/>
        <w:rPr>
          <w:sz w:val="21"/>
          <w:szCs w:val="21"/>
        </w:rPr>
      </w:pPr>
      <w:r w:rsidDel="00000000" w:rsidR="00000000" w:rsidRPr="00000000">
        <w:rPr>
          <w:sz w:val="21"/>
          <w:szCs w:val="21"/>
          <w:rtl w:val="0"/>
        </w:rPr>
        <w:t xml:space="preserve">Notes: Before sending email to dealer, system also need to check whether has already obtained dealer’s valid email address and already ticked corresponding accepting email indicator in dealer management section. Details refer to Sales and Dealer Management FRS.</w:t>
      </w:r>
    </w:p>
    <w:p w:rsidR="00000000" w:rsidDel="00000000" w:rsidP="00000000" w:rsidRDefault="00000000" w:rsidRPr="00000000" w14:paraId="000004AC">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Before sending the email, the system checks the email sending switch. If the switch is off, the email sending is suspended until the switch is turned on.</w:t>
      </w:r>
    </w:p>
    <w:p w:rsidR="00000000" w:rsidDel="00000000" w:rsidP="00000000" w:rsidRDefault="00000000" w:rsidRPr="00000000" w14:paraId="000004AD">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interface network times out, the system supports retrying up to X times. If the maximum retry count is exceeded, the case falls into the Error queue. If the HOST interface reports an error due to incorrect submitted data, the case falls directly into the Error queue without retries.</w:t>
      </w:r>
    </w:p>
    <w:p w:rsidR="00000000" w:rsidDel="00000000" w:rsidP="00000000" w:rsidRDefault="00000000" w:rsidRPr="00000000" w14:paraId="000004AE">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retry count X and the retry interval are configurable.</w:t>
      </w:r>
    </w:p>
    <w:p w:rsidR="00000000" w:rsidDel="00000000" w:rsidP="00000000" w:rsidRDefault="00000000" w:rsidRPr="00000000" w14:paraId="000004AF">
      <w:pPr>
        <w:spacing w:after="0" w:lineRule="auto"/>
        <w:ind w:left="16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4B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w6xovva2nrym" w:id="94"/>
      <w:bookmarkEnd w:id="94"/>
      <w:r w:rsidDel="00000000" w:rsidR="00000000" w:rsidRPr="00000000">
        <w:rPr>
          <w:sz w:val="22"/>
          <w:szCs w:val="22"/>
          <w:rtl w:val="0"/>
        </w:rPr>
        <w:t xml:space="preserve">6.7.</w:t>
      </w:r>
      <w:r w:rsidDel="00000000" w:rsidR="00000000" w:rsidRPr="00000000">
        <w:rPr>
          <w:sz w:val="22"/>
          <w:szCs w:val="22"/>
          <w:rtl w:val="0"/>
        </w:rPr>
        <w:t xml:space="preserve">  </w:t>
      </w:r>
      <w:r w:rsidDel="00000000" w:rsidR="00000000" w:rsidRPr="00000000">
        <w:rPr>
          <w:sz w:val="22"/>
          <w:szCs w:val="22"/>
          <w:rtl w:val="0"/>
        </w:rPr>
        <w:t xml:space="preserve">Disbursement Slip Emailing</w:t>
      </w:r>
    </w:p>
    <w:p w:rsidR="00000000" w:rsidDel="00000000" w:rsidP="00000000" w:rsidRDefault="00000000" w:rsidRPr="00000000" w14:paraId="000004B1">
      <w:pPr>
        <w:spacing w:after="0" w:lineRule="auto"/>
        <w:ind w:left="880" w:firstLine="420"/>
        <w:rPr>
          <w:b w:val="1"/>
          <w:bCs w:val="1"/>
          <w:sz w:val="21"/>
          <w:szCs w:val="21"/>
        </w:rPr>
      </w:pPr>
      <w:r w:rsidDel="00000000" w:rsidR="00000000" w:rsidRPr="00000000">
        <w:rPr>
          <w:sz w:val="21"/>
          <w:szCs w:val="21"/>
          <w:rtl w:val="0"/>
        </w:rPr>
        <w:t xml:space="preserve">T</w:t>
      </w:r>
      <w:r w:rsidDel="00000000" w:rsidR="00000000" w:rsidRPr="00000000">
        <w:rPr>
          <w:sz w:val="21"/>
          <w:szCs w:val="21"/>
          <w:rtl w:val="0"/>
        </w:rPr>
        <w:t xml:space="preserve">he system automatically generates and sends the Disbursement Slip email to the dealer.</w:t>
      </w:r>
      <w:r w:rsidDel="00000000" w:rsidR="00000000" w:rsidRPr="00000000">
        <w:rPr>
          <w:rtl w:val="0"/>
        </w:rPr>
      </w:r>
    </w:p>
    <w:p w:rsidR="00000000" w:rsidDel="00000000" w:rsidP="00000000" w:rsidRDefault="00000000" w:rsidRPr="00000000" w14:paraId="000004B2">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Disbursement </w:t>
      </w:r>
      <w:r w:rsidDel="00000000" w:rsidR="00000000" w:rsidRPr="00000000">
        <w:rPr>
          <w:sz w:val="21"/>
          <w:szCs w:val="21"/>
          <w:rtl w:val="0"/>
        </w:rPr>
        <w:t xml:space="preserve">Slip is generated and sent only if the </w:t>
      </w:r>
      <w:commentRangeStart w:id="17"/>
      <w:commentRangeStart w:id="18"/>
      <w:commentRangeStart w:id="19"/>
      <w:r w:rsidDel="00000000" w:rsidR="00000000" w:rsidRPr="00000000">
        <w:rPr>
          <w:sz w:val="21"/>
          <w:szCs w:val="21"/>
          <w:rtl w:val="0"/>
        </w:rPr>
        <w:t xml:space="preserve">dealer has provided an email address and has opted to receive it via email.</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4B3">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Separate Disbursement Slips must be generated for each beneficiary.</w:t>
      </w:r>
    </w:p>
    <w:p w:rsidR="00000000" w:rsidDel="00000000" w:rsidP="00000000" w:rsidRDefault="00000000" w:rsidRPr="00000000" w14:paraId="000004B4">
      <w:pPr>
        <w:spacing w:after="0" w:lineRule="auto"/>
        <w:ind w:left="2120" w:hanging="440"/>
        <w:rPr>
          <w:sz w:val="21"/>
          <w:szCs w:val="21"/>
          <w:highlight w:val="yellow"/>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Refer to Appendix – Disbursement Slip template for the template. </w:t>
      </w:r>
      <w:r w:rsidDel="00000000" w:rsidR="00000000" w:rsidRPr="00000000">
        <w:rPr>
          <w:b w:val="1"/>
          <w:bCs w:val="1"/>
          <w:sz w:val="21"/>
          <w:szCs w:val="21"/>
          <w:highlight w:val="yellow"/>
          <w:rtl w:val="0"/>
        </w:rPr>
        <w:t xml:space="preserve">(</w:t>
      </w:r>
      <w:commentRangeStart w:id="20"/>
      <w:r w:rsidDel="00000000" w:rsidR="00000000" w:rsidRPr="00000000">
        <w:rPr>
          <w:b w:val="1"/>
          <w:bCs w:val="1"/>
          <w:sz w:val="21"/>
          <w:szCs w:val="21"/>
          <w:highlight w:val="yellow"/>
          <w:rtl w:val="0"/>
        </w:rPr>
        <w:t xml:space="preserve">New requirement, email template currently unavailable</w:t>
      </w:r>
      <w:commentRangeEnd w:id="20"/>
      <w:r w:rsidDel="00000000" w:rsidR="00000000" w:rsidRPr="00000000">
        <w:commentReference w:id="20"/>
      </w:r>
      <w:r w:rsidDel="00000000" w:rsidR="00000000" w:rsidRPr="00000000">
        <w:rPr>
          <w:b w:val="1"/>
          <w:bCs w:val="1"/>
          <w:sz w:val="21"/>
          <w:szCs w:val="21"/>
          <w:highlight w:val="yellow"/>
          <w:rtl w:val="0"/>
        </w:rPr>
        <w:t xml:space="preserve">)</w:t>
      </w:r>
      <w:r w:rsidDel="00000000" w:rsidR="00000000" w:rsidRPr="00000000">
        <w:rPr>
          <w:sz w:val="21"/>
          <w:szCs w:val="21"/>
          <w:highlight w:val="yellow"/>
          <w:rtl w:val="0"/>
        </w:rPr>
        <w:t xml:space="preserve">.</w:t>
      </w:r>
    </w:p>
    <w:p w:rsidR="00000000" w:rsidDel="00000000" w:rsidP="00000000" w:rsidRDefault="00000000" w:rsidRPr="00000000" w14:paraId="000004B5">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Separate notification emails must be generated for each beneficiary.</w:t>
      </w:r>
    </w:p>
    <w:p w:rsidR="00000000" w:rsidDel="00000000" w:rsidP="00000000" w:rsidRDefault="00000000" w:rsidRPr="00000000" w14:paraId="000004B6">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Before generating the email, the system checks the email generation switch. If the switch is off, email generation is suspended until the switch is turned on.</w:t>
      </w:r>
    </w:p>
    <w:p w:rsidR="00000000" w:rsidDel="00000000" w:rsidP="00000000" w:rsidRDefault="00000000" w:rsidRPr="00000000" w14:paraId="000004B7">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Before sending the email, the system checks the email sending switch. If the switch is off, the email sending is suspended until the switch is turned on.</w:t>
      </w:r>
    </w:p>
    <w:p w:rsidR="00000000" w:rsidDel="00000000" w:rsidP="00000000" w:rsidRDefault="00000000" w:rsidRPr="00000000" w14:paraId="000004B8">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interface network times out, the system supports retrying up to X times. If the maximum retry count is exceeded, the case falls into the Error queue. If the HOST interface reports an error due to incorrect submitted data, the case falls directly into the Error queue without retries.</w:t>
      </w:r>
    </w:p>
    <w:p w:rsidR="00000000" w:rsidDel="00000000" w:rsidP="00000000" w:rsidRDefault="00000000" w:rsidRPr="00000000" w14:paraId="000004B9">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retry count X and the retry interval are configurable.</w:t>
      </w:r>
    </w:p>
    <w:p w:rsidR="00000000" w:rsidDel="00000000" w:rsidP="00000000" w:rsidRDefault="00000000" w:rsidRPr="00000000" w14:paraId="000004BA">
      <w:pPr>
        <w:spacing w:after="0" w:lineRule="auto"/>
        <w:ind w:left="16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4B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eyis5prlll05" w:id="95"/>
      <w:bookmarkEnd w:id="95"/>
      <w:r w:rsidDel="00000000" w:rsidR="00000000" w:rsidRPr="00000000">
        <w:rPr>
          <w:sz w:val="22"/>
          <w:szCs w:val="22"/>
          <w:rtl w:val="0"/>
        </w:rPr>
        <w:t xml:space="preserve">6.8.</w:t>
      </w:r>
      <w:r w:rsidDel="00000000" w:rsidR="00000000" w:rsidRPr="00000000">
        <w:rPr>
          <w:sz w:val="22"/>
          <w:szCs w:val="22"/>
          <w:rtl w:val="0"/>
        </w:rPr>
        <w:t xml:space="preserve">  </w:t>
      </w:r>
      <w:r w:rsidDel="00000000" w:rsidR="00000000" w:rsidRPr="00000000">
        <w:rPr>
          <w:sz w:val="22"/>
          <w:szCs w:val="22"/>
          <w:rtl w:val="0"/>
        </w:rPr>
        <w:t xml:space="preserve">LHDN File Generation</w:t>
      </w:r>
    </w:p>
    <w:p w:rsidR="00000000" w:rsidDel="00000000" w:rsidP="00000000" w:rsidRDefault="00000000" w:rsidRPr="00000000" w14:paraId="000004BC">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automatically generates the LHDN XML file upon completion of the disbursement, </w:t>
      </w:r>
      <w:r w:rsidDel="00000000" w:rsidR="00000000" w:rsidRPr="00000000">
        <w:rPr>
          <w:b w:val="1"/>
          <w:bCs w:val="1"/>
          <w:sz w:val="21"/>
          <w:szCs w:val="21"/>
          <w:rtl w:val="0"/>
        </w:rPr>
        <w:t xml:space="preserve">IN ORDER THAT </w:t>
      </w:r>
      <w:r w:rsidDel="00000000" w:rsidR="00000000" w:rsidRPr="00000000">
        <w:rPr>
          <w:sz w:val="21"/>
          <w:szCs w:val="21"/>
          <w:rtl w:val="0"/>
        </w:rPr>
        <w:t xml:space="preserve">the CRA Team can upload to the LHDN website for e-stamping.</w:t>
      </w:r>
    </w:p>
    <w:p w:rsidR="00000000" w:rsidDel="00000000" w:rsidP="00000000" w:rsidRDefault="00000000" w:rsidRPr="00000000" w14:paraId="000004BD">
      <w:pPr>
        <w:spacing w:after="0" w:lineRule="auto"/>
        <w:ind w:left="880" w:firstLine="420"/>
        <w:rPr>
          <w:sz w:val="21"/>
          <w:szCs w:val="21"/>
        </w:rPr>
      </w:pPr>
      <w:r w:rsidDel="00000000" w:rsidR="00000000" w:rsidRPr="00000000">
        <w:rPr>
          <w:sz w:val="21"/>
          <w:szCs w:val="21"/>
          <w:rtl w:val="0"/>
        </w:rPr>
        <w:t xml:space="preserve">Business Entry: </w:t>
      </w:r>
      <w:r w:rsidDel="00000000" w:rsidR="00000000" w:rsidRPr="00000000">
        <w:rPr>
          <w:rFonts w:ascii="Arial Unicode MS" w:cs="Arial Unicode MS" w:eastAsia="Arial Unicode MS" w:hAnsi="Arial Unicode MS"/>
          <w:sz w:val="21"/>
          <w:szCs w:val="21"/>
          <w:rtl w:val="0"/>
        </w:rPr>
        <w:t xml:space="preserve">Level 1 – CRA → Level 2 – Download LHDN XML page</w:t>
      </w:r>
      <w:r w:rsidDel="00000000" w:rsidR="00000000" w:rsidRPr="00000000">
        <w:rPr>
          <w:rtl w:val="0"/>
        </w:rPr>
      </w:r>
    </w:p>
    <w:p w:rsidR="00000000" w:rsidDel="00000000" w:rsidP="00000000" w:rsidRDefault="00000000" w:rsidRPr="00000000" w14:paraId="000004BE">
      <w:pPr>
        <w:spacing w:after="0" w:lineRule="auto"/>
        <w:ind w:left="880" w:firstLine="420"/>
        <w:rPr>
          <w:sz w:val="21"/>
          <w:szCs w:val="21"/>
        </w:rPr>
      </w:pPr>
      <w:r w:rsidDel="00000000" w:rsidR="00000000" w:rsidRPr="00000000">
        <w:rPr>
          <w:rtl w:val="0"/>
        </w:rPr>
      </w:r>
    </w:p>
    <w:p w:rsidR="00000000" w:rsidDel="00000000" w:rsidP="00000000" w:rsidRDefault="00000000" w:rsidRPr="00000000" w14:paraId="000004BF">
      <w:pPr>
        <w:spacing w:after="0" w:lineRule="auto"/>
        <w:ind w:left="0" w:firstLine="0"/>
        <w:rPr>
          <w:sz w:val="21"/>
          <w:szCs w:val="21"/>
        </w:rPr>
      </w:pPr>
      <w:r w:rsidDel="00000000" w:rsidR="00000000" w:rsidRPr="00000000">
        <w:rPr>
          <w:sz w:val="21"/>
          <w:szCs w:val="21"/>
        </w:rPr>
        <w:drawing>
          <wp:inline distB="114300" distT="114300" distL="114300" distR="114300">
            <wp:extent cx="6675120" cy="2717800"/>
            <wp:effectExtent b="0" l="0" r="0" t="0"/>
            <wp:docPr id="43"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667512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after="0" w:lineRule="auto"/>
        <w:ind w:left="1600" w:hanging="36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4C1">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generated LHDN XML file contains one or more &lt;instrument&gt; elements, each of which is for a primary applicant or a guarantor.</w:t>
      </w:r>
    </w:p>
    <w:p w:rsidR="00000000" w:rsidDel="00000000" w:rsidP="00000000" w:rsidRDefault="00000000" w:rsidRPr="00000000" w14:paraId="000004C2">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Each &lt;instrument&gt; element contains a &lt;refNo&gt; element whose content value is in this format: {loanAccountNo}_{suffix}. For example, 02883004025_H for the hirer (primary applicant), 02883004025_G1 for the first guarantor.</w:t>
      </w:r>
    </w:p>
    <w:p w:rsidR="00000000" w:rsidDel="00000000" w:rsidP="00000000" w:rsidRDefault="00000000" w:rsidRPr="00000000" w14:paraId="000004C3">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Each &lt;instrument&gt; element contains one or more &lt;attachment&gt; elements for embedding the required documents (file name and base64-encoded file content) into this XML file. The following documents must be included:</w:t>
      </w:r>
    </w:p>
    <w:p w:rsidR="00000000" w:rsidDel="00000000" w:rsidP="00000000" w:rsidRDefault="00000000" w:rsidRPr="00000000" w14:paraId="000004C4">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 primary applicant</w:t>
      </w:r>
    </w:p>
    <w:p w:rsidR="00000000" w:rsidDel="00000000" w:rsidP="00000000" w:rsidRDefault="00000000" w:rsidRPr="00000000" w14:paraId="000004C5">
      <w:pPr>
        <w:spacing w:after="0" w:lineRule="auto"/>
        <w:ind w:left="290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HP Agreement and T&amp;C, with file name “</w:t>
      </w:r>
      <w:r w:rsidDel="00000000" w:rsidR="00000000" w:rsidRPr="00000000">
        <w:rPr>
          <w:b w:val="1"/>
          <w:bCs w:val="1"/>
          <w:sz w:val="21"/>
          <w:szCs w:val="21"/>
          <w:rtl w:val="0"/>
        </w:rPr>
        <w:t xml:space="preserve">HP Agreement &amp; T&amp;C.pdf</w:t>
      </w:r>
      <w:r w:rsidDel="00000000" w:rsidR="00000000" w:rsidRPr="00000000">
        <w:rPr>
          <w:sz w:val="21"/>
          <w:szCs w:val="21"/>
          <w:rtl w:val="0"/>
        </w:rPr>
        <w:t xml:space="preserve">”</w:t>
      </w:r>
    </w:p>
    <w:p w:rsidR="00000000" w:rsidDel="00000000" w:rsidP="00000000" w:rsidRDefault="00000000" w:rsidRPr="00000000" w14:paraId="000004C6">
      <w:pPr>
        <w:spacing w:after="0" w:lineRule="auto"/>
        <w:ind w:left="290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Appendix to HP Agreement, with file name “</w:t>
      </w:r>
      <w:r w:rsidDel="00000000" w:rsidR="00000000" w:rsidRPr="00000000">
        <w:rPr>
          <w:b w:val="1"/>
          <w:bCs w:val="1"/>
          <w:sz w:val="21"/>
          <w:szCs w:val="21"/>
          <w:rtl w:val="0"/>
        </w:rPr>
        <w:t xml:space="preserve">Appendix.pdf</w:t>
      </w:r>
      <w:r w:rsidDel="00000000" w:rsidR="00000000" w:rsidRPr="00000000">
        <w:rPr>
          <w:sz w:val="21"/>
          <w:szCs w:val="21"/>
          <w:rtl w:val="0"/>
        </w:rPr>
        <w:t xml:space="preserve">”</w:t>
      </w:r>
    </w:p>
    <w:p w:rsidR="00000000" w:rsidDel="00000000" w:rsidP="00000000" w:rsidRDefault="00000000" w:rsidRPr="00000000" w14:paraId="000004C7">
      <w:pPr>
        <w:spacing w:after="0" w:lineRule="auto"/>
        <w:ind w:left="2900" w:hanging="44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 e-acceptance scenario, include the e-acceptance report, with file name “</w:t>
      </w:r>
      <w:r w:rsidDel="00000000" w:rsidR="00000000" w:rsidRPr="00000000">
        <w:rPr>
          <w:b w:val="1"/>
          <w:bCs w:val="1"/>
          <w:sz w:val="21"/>
          <w:szCs w:val="21"/>
          <w:rtl w:val="0"/>
        </w:rPr>
        <w:t xml:space="preserve">Print Log.pdf</w:t>
      </w:r>
      <w:r w:rsidDel="00000000" w:rsidR="00000000" w:rsidRPr="00000000">
        <w:rPr>
          <w:sz w:val="21"/>
          <w:szCs w:val="21"/>
          <w:rtl w:val="0"/>
        </w:rPr>
        <w:t xml:space="preserve">”</w:t>
      </w:r>
    </w:p>
    <w:p w:rsidR="00000000" w:rsidDel="00000000" w:rsidP="00000000" w:rsidRDefault="00000000" w:rsidRPr="00000000" w14:paraId="000004C8">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 guarantor</w:t>
      </w:r>
    </w:p>
    <w:p w:rsidR="00000000" w:rsidDel="00000000" w:rsidP="00000000" w:rsidRDefault="00000000" w:rsidRPr="00000000" w14:paraId="000004C9">
      <w:pPr>
        <w:spacing w:after="0" w:lineRule="auto"/>
        <w:ind w:left="290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HP Agreement for Guarantor, with file name “</w:t>
      </w:r>
      <w:r w:rsidDel="00000000" w:rsidR="00000000" w:rsidRPr="00000000">
        <w:rPr>
          <w:b w:val="1"/>
          <w:bCs w:val="1"/>
          <w:sz w:val="21"/>
          <w:szCs w:val="21"/>
          <w:rtl w:val="0"/>
        </w:rPr>
        <w:t xml:space="preserve">Guarantee Agreement.pdf</w:t>
      </w:r>
      <w:r w:rsidDel="00000000" w:rsidR="00000000" w:rsidRPr="00000000">
        <w:rPr>
          <w:sz w:val="21"/>
          <w:szCs w:val="21"/>
          <w:rtl w:val="0"/>
        </w:rPr>
        <w:t xml:space="preserve">”</w:t>
      </w:r>
    </w:p>
    <w:p w:rsidR="00000000" w:rsidDel="00000000" w:rsidP="00000000" w:rsidRDefault="00000000" w:rsidRPr="00000000" w14:paraId="000004CA">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manual acceptance, use the manually signed HP Agreement. If e-acceptance, use system generated agreement in which use disbursement date as agreement date</w:t>
      </w:r>
    </w:p>
    <w:p w:rsidR="00000000" w:rsidDel="00000000" w:rsidP="00000000" w:rsidRDefault="00000000" w:rsidRPr="00000000" w14:paraId="000004CB">
      <w:pPr>
        <w:spacing w:after="0" w:lineRule="auto"/>
        <w:ind w:left="23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Encode the PDF files in base64 and write them into the XML file. Refer to the interface documentation for details.</w:t>
      </w:r>
      <w:r w:rsidDel="00000000" w:rsidR="00000000" w:rsidRPr="00000000">
        <w:rPr>
          <w:rtl w:val="0"/>
        </w:rPr>
      </w:r>
    </w:p>
    <w:p w:rsidR="00000000" w:rsidDel="00000000" w:rsidP="00000000" w:rsidRDefault="00000000" w:rsidRPr="00000000" w14:paraId="000004CC">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LHDN XML file is generated on Day X​ after </w:t>
      </w:r>
      <w:ins w:author="Jun Zhang" w:id="1" w:date="2026-08-28T07:21:44Z">
        <w:r w:rsidDel="00000000" w:rsidR="00000000" w:rsidRPr="00000000">
          <w:rPr>
            <w:sz w:val="21"/>
            <w:szCs w:val="21"/>
            <w:rtl w:val="0"/>
          </w:rPr>
          <w:t xml:space="preserve">full </w:t>
        </w:r>
      </w:ins>
      <w:r w:rsidDel="00000000" w:rsidR="00000000" w:rsidRPr="00000000">
        <w:rPr>
          <w:sz w:val="21"/>
          <w:szCs w:val="21"/>
          <w:rtl w:val="0"/>
        </w:rPr>
        <w:t xml:space="preserve">disbursement. The disbursement day is considered Day 1. X​ is a system parameter.</w:t>
      </w:r>
    </w:p>
    <w:p w:rsidR="00000000" w:rsidDel="00000000" w:rsidP="00000000" w:rsidRDefault="00000000" w:rsidRPr="00000000" w14:paraId="000004CD">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LHDN XML is a batch file containing all cases for a specific day. System should separate all cases into 4 groups:</w:t>
      </w:r>
    </w:p>
    <w:p w:rsidR="00000000" w:rsidDel="00000000" w:rsidP="00000000" w:rsidRDefault="00000000" w:rsidRPr="00000000" w14:paraId="000004CE">
      <w:pPr>
        <w:spacing w:after="0" w:lineRule="auto"/>
        <w:ind w:left="280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E-acceptance and conventional</w:t>
      </w:r>
    </w:p>
    <w:p w:rsidR="00000000" w:rsidDel="00000000" w:rsidP="00000000" w:rsidRDefault="00000000" w:rsidRPr="00000000" w14:paraId="000004CF">
      <w:pPr>
        <w:spacing w:after="0" w:lineRule="auto"/>
        <w:ind w:left="3080" w:firstLine="0"/>
        <w:rPr>
          <w:sz w:val="21"/>
          <w:szCs w:val="21"/>
        </w:rPr>
      </w:pPr>
      <w:r w:rsidDel="00000000" w:rsidR="00000000" w:rsidRPr="00000000">
        <w:rPr>
          <w:sz w:val="21"/>
          <w:szCs w:val="21"/>
          <w:rtl w:val="0"/>
        </w:rPr>
        <w:t xml:space="preserve">File name:</w:t>
      </w:r>
    </w:p>
    <w:p w:rsidR="00000000" w:rsidDel="00000000" w:rsidP="00000000" w:rsidRDefault="00000000" w:rsidRPr="00000000" w14:paraId="000004D0">
      <w:pPr>
        <w:spacing w:after="0" w:lineRule="auto"/>
        <w:ind w:left="3080" w:firstLine="0"/>
        <w:rPr>
          <w:sz w:val="21"/>
          <w:szCs w:val="21"/>
        </w:rPr>
      </w:pPr>
      <w:r w:rsidDel="00000000" w:rsidR="00000000" w:rsidRPr="00000000">
        <w:rPr>
          <w:sz w:val="21"/>
          <w:szCs w:val="21"/>
          <w:rtl w:val="0"/>
        </w:rPr>
        <w:t xml:space="preserve">LHDN_CONVENTIONAL_E-ACCEPTANCE_YYYYMMDD_NNN.XML</w:t>
      </w:r>
    </w:p>
    <w:p w:rsidR="00000000" w:rsidDel="00000000" w:rsidP="00000000" w:rsidRDefault="00000000" w:rsidRPr="00000000" w14:paraId="000004D1">
      <w:pPr>
        <w:spacing w:after="0" w:lineRule="auto"/>
        <w:ind w:left="3080" w:firstLine="0"/>
        <w:rPr>
          <w:sz w:val="21"/>
          <w:szCs w:val="21"/>
        </w:rPr>
      </w:pPr>
      <w:r w:rsidDel="00000000" w:rsidR="00000000" w:rsidRPr="00000000">
        <w:rPr>
          <w:sz w:val="21"/>
          <w:szCs w:val="21"/>
          <w:rtl w:val="0"/>
        </w:rPr>
        <w:t xml:space="preserve">Note: NNN is file sequence number, start from 001</w:t>
      </w:r>
    </w:p>
    <w:p w:rsidR="00000000" w:rsidDel="00000000" w:rsidP="00000000" w:rsidRDefault="00000000" w:rsidRPr="00000000" w14:paraId="000004D2">
      <w:pPr>
        <w:spacing w:after="0" w:lineRule="auto"/>
        <w:ind w:left="280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E-acceptance and Islamic</w:t>
      </w:r>
    </w:p>
    <w:p w:rsidR="00000000" w:rsidDel="00000000" w:rsidP="00000000" w:rsidRDefault="00000000" w:rsidRPr="00000000" w14:paraId="000004D3">
      <w:pPr>
        <w:spacing w:after="0" w:lineRule="auto"/>
        <w:ind w:left="3080" w:firstLine="0"/>
        <w:rPr>
          <w:sz w:val="21"/>
          <w:szCs w:val="21"/>
        </w:rPr>
      </w:pPr>
      <w:r w:rsidDel="00000000" w:rsidR="00000000" w:rsidRPr="00000000">
        <w:rPr>
          <w:sz w:val="21"/>
          <w:szCs w:val="21"/>
          <w:rtl w:val="0"/>
        </w:rPr>
        <w:t xml:space="preserve">File name:</w:t>
      </w:r>
    </w:p>
    <w:p w:rsidR="00000000" w:rsidDel="00000000" w:rsidP="00000000" w:rsidRDefault="00000000" w:rsidRPr="00000000" w14:paraId="000004D4">
      <w:pPr>
        <w:spacing w:after="0" w:lineRule="auto"/>
        <w:ind w:left="3080" w:firstLine="0"/>
        <w:rPr>
          <w:sz w:val="21"/>
          <w:szCs w:val="21"/>
        </w:rPr>
      </w:pPr>
      <w:r w:rsidDel="00000000" w:rsidR="00000000" w:rsidRPr="00000000">
        <w:rPr>
          <w:sz w:val="21"/>
          <w:szCs w:val="21"/>
          <w:rtl w:val="0"/>
        </w:rPr>
        <w:t xml:space="preserve">LHDN_ISLAMIC_E-ACCEPTANCE_YYYYMMDD_NNN.XML</w:t>
      </w:r>
    </w:p>
    <w:p w:rsidR="00000000" w:rsidDel="00000000" w:rsidP="00000000" w:rsidRDefault="00000000" w:rsidRPr="00000000" w14:paraId="000004D5">
      <w:pPr>
        <w:spacing w:after="0" w:lineRule="auto"/>
        <w:ind w:left="3080" w:firstLine="0"/>
        <w:rPr>
          <w:sz w:val="21"/>
          <w:szCs w:val="21"/>
        </w:rPr>
      </w:pPr>
      <w:r w:rsidDel="00000000" w:rsidR="00000000" w:rsidRPr="00000000">
        <w:rPr>
          <w:sz w:val="21"/>
          <w:szCs w:val="21"/>
          <w:rtl w:val="0"/>
        </w:rPr>
        <w:t xml:space="preserve">Note: NNN is file sequence number, start from 001</w:t>
      </w:r>
    </w:p>
    <w:p w:rsidR="00000000" w:rsidDel="00000000" w:rsidP="00000000" w:rsidRDefault="00000000" w:rsidRPr="00000000" w14:paraId="000004D6">
      <w:pPr>
        <w:spacing w:after="0" w:lineRule="auto"/>
        <w:ind w:left="2800" w:hanging="44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Manual acceptance and conventional</w:t>
      </w:r>
    </w:p>
    <w:p w:rsidR="00000000" w:rsidDel="00000000" w:rsidP="00000000" w:rsidRDefault="00000000" w:rsidRPr="00000000" w14:paraId="000004D7">
      <w:pPr>
        <w:spacing w:after="0" w:lineRule="auto"/>
        <w:ind w:left="3080" w:firstLine="0"/>
        <w:rPr>
          <w:sz w:val="21"/>
          <w:szCs w:val="21"/>
        </w:rPr>
      </w:pPr>
      <w:r w:rsidDel="00000000" w:rsidR="00000000" w:rsidRPr="00000000">
        <w:rPr>
          <w:sz w:val="21"/>
          <w:szCs w:val="21"/>
          <w:rtl w:val="0"/>
        </w:rPr>
        <w:t xml:space="preserve">File name:</w:t>
      </w:r>
    </w:p>
    <w:p w:rsidR="00000000" w:rsidDel="00000000" w:rsidP="00000000" w:rsidRDefault="00000000" w:rsidRPr="00000000" w14:paraId="000004D8">
      <w:pPr>
        <w:spacing w:after="0" w:lineRule="auto"/>
        <w:ind w:left="3080" w:firstLine="0"/>
        <w:rPr>
          <w:sz w:val="21"/>
          <w:szCs w:val="21"/>
        </w:rPr>
      </w:pPr>
      <w:r w:rsidDel="00000000" w:rsidR="00000000" w:rsidRPr="00000000">
        <w:rPr>
          <w:sz w:val="21"/>
          <w:szCs w:val="21"/>
          <w:rtl w:val="0"/>
        </w:rPr>
        <w:t xml:space="preserve">LHDN_CONVENTIONAL_MANUAL_YYYYMMDD_NNN.XML</w:t>
      </w:r>
    </w:p>
    <w:p w:rsidR="00000000" w:rsidDel="00000000" w:rsidP="00000000" w:rsidRDefault="00000000" w:rsidRPr="00000000" w14:paraId="000004D9">
      <w:pPr>
        <w:spacing w:after="0" w:lineRule="auto"/>
        <w:ind w:left="3080" w:firstLine="0"/>
        <w:rPr>
          <w:sz w:val="21"/>
          <w:szCs w:val="21"/>
        </w:rPr>
      </w:pPr>
      <w:r w:rsidDel="00000000" w:rsidR="00000000" w:rsidRPr="00000000">
        <w:rPr>
          <w:sz w:val="21"/>
          <w:szCs w:val="21"/>
          <w:rtl w:val="0"/>
        </w:rPr>
        <w:t xml:space="preserve">Note: NNN is file sequence number, start from 001</w:t>
      </w:r>
    </w:p>
    <w:p w:rsidR="00000000" w:rsidDel="00000000" w:rsidP="00000000" w:rsidRDefault="00000000" w:rsidRPr="00000000" w14:paraId="000004DA">
      <w:pPr>
        <w:spacing w:after="0" w:lineRule="auto"/>
        <w:ind w:left="2800" w:hanging="44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Manual acceptance and Islamic</w:t>
      </w:r>
    </w:p>
    <w:p w:rsidR="00000000" w:rsidDel="00000000" w:rsidP="00000000" w:rsidRDefault="00000000" w:rsidRPr="00000000" w14:paraId="000004DB">
      <w:pPr>
        <w:spacing w:after="0" w:lineRule="auto"/>
        <w:ind w:left="3080" w:firstLine="0"/>
        <w:rPr>
          <w:sz w:val="21"/>
          <w:szCs w:val="21"/>
        </w:rPr>
      </w:pPr>
      <w:r w:rsidDel="00000000" w:rsidR="00000000" w:rsidRPr="00000000">
        <w:rPr>
          <w:sz w:val="21"/>
          <w:szCs w:val="21"/>
          <w:rtl w:val="0"/>
        </w:rPr>
        <w:t xml:space="preserve">File name:</w:t>
      </w:r>
    </w:p>
    <w:p w:rsidR="00000000" w:rsidDel="00000000" w:rsidP="00000000" w:rsidRDefault="00000000" w:rsidRPr="00000000" w14:paraId="000004DC">
      <w:pPr>
        <w:spacing w:after="0" w:lineRule="auto"/>
        <w:ind w:left="3080" w:firstLine="0"/>
        <w:rPr>
          <w:sz w:val="21"/>
          <w:szCs w:val="21"/>
        </w:rPr>
      </w:pPr>
      <w:r w:rsidDel="00000000" w:rsidR="00000000" w:rsidRPr="00000000">
        <w:rPr>
          <w:sz w:val="21"/>
          <w:szCs w:val="21"/>
          <w:rtl w:val="0"/>
        </w:rPr>
        <w:t xml:space="preserve">LHDN_ISLAMIC_MANUAL_YYYYMMDD_NNN.XML</w:t>
      </w:r>
    </w:p>
    <w:p w:rsidR="00000000" w:rsidDel="00000000" w:rsidP="00000000" w:rsidRDefault="00000000" w:rsidRPr="00000000" w14:paraId="000004DD">
      <w:pPr>
        <w:spacing w:after="0" w:lineRule="auto"/>
        <w:ind w:left="3080" w:firstLine="0"/>
        <w:rPr>
          <w:sz w:val="21"/>
          <w:szCs w:val="21"/>
        </w:rPr>
      </w:pPr>
      <w:r w:rsidDel="00000000" w:rsidR="00000000" w:rsidRPr="00000000">
        <w:rPr>
          <w:sz w:val="21"/>
          <w:szCs w:val="21"/>
          <w:rtl w:val="0"/>
        </w:rPr>
        <w:t xml:space="preserve">Note: NNN is file sequence number, start from 001</w:t>
      </w:r>
    </w:p>
    <w:p w:rsidR="00000000" w:rsidDel="00000000" w:rsidP="00000000" w:rsidRDefault="00000000" w:rsidRPr="00000000" w14:paraId="000004DE">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 single file must not exceed 30MB. If it exceeds this limit, it must be split into multiple files.</w:t>
      </w:r>
    </w:p>
    <w:p w:rsidR="00000000" w:rsidDel="00000000" w:rsidP="00000000" w:rsidRDefault="00000000" w:rsidRPr="00000000" w14:paraId="000004DF">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After file generation, users with the CRA manager role</w:t>
      </w:r>
      <w:r w:rsidDel="00000000" w:rsidR="00000000" w:rsidRPr="00000000">
        <w:rPr>
          <w:sz w:val="21"/>
          <w:szCs w:val="21"/>
          <w:rtl w:val="0"/>
        </w:rPr>
        <w:t xml:space="preserve"> can log in to a page to download the files. Page entry point: CRA - </w:t>
      </w:r>
      <w:r w:rsidDel="00000000" w:rsidR="00000000" w:rsidRPr="00000000">
        <w:rPr>
          <w:color w:val="444746"/>
          <w:sz w:val="21"/>
          <w:szCs w:val="21"/>
          <w:rtl w:val="0"/>
        </w:rPr>
        <w:t xml:space="preserve">Download LHDN XML</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4E0">
      <w:pPr>
        <w:spacing w:after="0" w:lineRule="auto"/>
        <w:ind w:left="2540" w:hanging="440"/>
        <w:rPr>
          <w:sz w:val="21"/>
          <w:szCs w:val="21"/>
        </w:rPr>
      </w:pPr>
      <w:r w:rsidDel="00000000" w:rsidR="00000000" w:rsidRPr="00000000">
        <w:rPr>
          <w:rFonts w:ascii="Arial Unicode MS" w:cs="Arial Unicode MS" w:eastAsia="Arial Unicode MS" w:hAnsi="Arial Unicode MS"/>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querying and downloading by generation date and lending type (Conventional / Islamic).</w:t>
      </w:r>
    </w:p>
    <w:p w:rsidR="00000000" w:rsidDel="00000000" w:rsidP="00000000" w:rsidRDefault="00000000" w:rsidRPr="00000000" w14:paraId="000004E1">
      <w:pPr>
        <w:spacing w:after="0" w:lineRule="auto"/>
        <w:ind w:left="2540" w:hanging="440"/>
        <w:rPr>
          <w:sz w:val="21"/>
          <w:szCs w:val="21"/>
        </w:rPr>
      </w:pPr>
      <w:r w:rsidDel="00000000" w:rsidR="00000000" w:rsidRPr="00000000">
        <w:rPr>
          <w:rFonts w:ascii="Arial Unicode MS" w:cs="Arial Unicode MS" w:eastAsia="Arial Unicode MS" w:hAnsi="Arial Unicode MS"/>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Files are retained for two months. After two months, the system physically deletes the LHDN XML file.</w:t>
      </w:r>
    </w:p>
    <w:p w:rsidR="00000000" w:rsidDel="00000000" w:rsidP="00000000" w:rsidRDefault="00000000" w:rsidRPr="00000000" w14:paraId="000004E2">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 Non-Full Maintenance business, this stage can only be processed after completing both Post Maintenance and Post Authorization.</w:t>
      </w:r>
    </w:p>
    <w:p w:rsidR="00000000" w:rsidDel="00000000" w:rsidP="00000000" w:rsidRDefault="00000000" w:rsidRPr="00000000" w14:paraId="000004E3">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LHDN file generation fails (whether to retry is pending confirmation) and remains unsuccessful, the case must be placed in the </w:t>
      </w:r>
      <w:r w:rsidDel="00000000" w:rsidR="00000000" w:rsidRPr="00000000">
        <w:rPr>
          <w:b w:val="1"/>
          <w:bCs w:val="1"/>
          <w:sz w:val="21"/>
          <w:szCs w:val="21"/>
          <w:rtl w:val="0"/>
        </w:rPr>
        <w:t xml:space="preserve">Error queue</w:t>
      </w:r>
      <w:r w:rsidDel="00000000" w:rsidR="00000000" w:rsidRPr="00000000">
        <w:rPr>
          <w:sz w:val="21"/>
          <w:szCs w:val="21"/>
          <w:rtl w:val="0"/>
        </w:rPr>
        <w:t xml:space="preserve">.</w:t>
      </w:r>
    </w:p>
    <w:p w:rsidR="00000000" w:rsidDel="00000000" w:rsidP="00000000" w:rsidRDefault="00000000" w:rsidRPr="00000000" w14:paraId="000004E4">
      <w:pPr>
        <w:spacing w:after="0" w:lineRule="auto"/>
        <w:ind w:left="0" w:firstLine="0"/>
        <w:rPr>
          <w:sz w:val="21"/>
          <w:szCs w:val="21"/>
        </w:rPr>
      </w:pPr>
      <w:r w:rsidDel="00000000" w:rsidR="00000000" w:rsidRPr="00000000">
        <w:rPr>
          <w:rtl w:val="0"/>
        </w:rPr>
      </w:r>
    </w:p>
    <w:p w:rsidR="00000000" w:rsidDel="00000000" w:rsidP="00000000" w:rsidRDefault="00000000" w:rsidRPr="00000000" w14:paraId="000004E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gl4bassryynx" w:id="96"/>
      <w:bookmarkEnd w:id="96"/>
      <w:r w:rsidDel="00000000" w:rsidR="00000000" w:rsidRPr="00000000">
        <w:rPr>
          <w:sz w:val="22"/>
          <w:szCs w:val="22"/>
          <w:rtl w:val="0"/>
        </w:rPr>
        <w:t xml:space="preserve">6.9.</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【RPA User Role】E-stamping Status Update</w:t>
      </w:r>
    </w:p>
    <w:p w:rsidR="00000000" w:rsidDel="00000000" w:rsidP="00000000" w:rsidRDefault="00000000" w:rsidRPr="00000000" w14:paraId="000004E6">
      <w:pPr>
        <w:spacing w:after="0" w:lineRule="auto"/>
        <w:ind w:left="440" w:hanging="220"/>
        <w:rPr>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Business Rule:</w:t>
      </w:r>
    </w:p>
    <w:p w:rsidR="00000000" w:rsidDel="00000000" w:rsidP="00000000" w:rsidRDefault="00000000" w:rsidRPr="00000000" w14:paraId="000004E7">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CRA user uploads LHDN XML files generated by system into 3</w:t>
      </w:r>
      <w:r w:rsidDel="00000000" w:rsidR="00000000" w:rsidRPr="00000000">
        <w:rPr>
          <w:sz w:val="21"/>
          <w:szCs w:val="21"/>
          <w:vertAlign w:val="superscript"/>
          <w:rtl w:val="0"/>
        </w:rPr>
        <w:t xml:space="preserve">rd</w:t>
      </w:r>
      <w:r w:rsidDel="00000000" w:rsidR="00000000" w:rsidRPr="00000000">
        <w:rPr>
          <w:sz w:val="21"/>
          <w:szCs w:val="21"/>
          <w:rtl w:val="0"/>
        </w:rPr>
        <w:t xml:space="preserve"> party website manually as BAU</w:t>
      </w:r>
    </w:p>
    <w:p w:rsidR="00000000" w:rsidDel="00000000" w:rsidP="00000000" w:rsidRDefault="00000000" w:rsidRPr="00000000" w14:paraId="000004E8">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CRA user follow 3</w:t>
      </w:r>
      <w:r w:rsidDel="00000000" w:rsidR="00000000" w:rsidRPr="00000000">
        <w:rPr>
          <w:sz w:val="21"/>
          <w:szCs w:val="21"/>
          <w:vertAlign w:val="superscript"/>
          <w:rtl w:val="0"/>
        </w:rPr>
        <w:t xml:space="preserve">rd</w:t>
      </w:r>
      <w:r w:rsidDel="00000000" w:rsidR="00000000" w:rsidRPr="00000000">
        <w:rPr>
          <w:sz w:val="21"/>
          <w:szCs w:val="21"/>
          <w:rtl w:val="0"/>
        </w:rPr>
        <w:t xml:space="preserve"> party website verification result and pay for e-stamping manually as BAU</w:t>
      </w:r>
    </w:p>
    <w:p w:rsidR="00000000" w:rsidDel="00000000" w:rsidP="00000000" w:rsidRDefault="00000000" w:rsidRPr="00000000" w14:paraId="000004E9">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CRA user follow 3</w:t>
      </w:r>
      <w:r w:rsidDel="00000000" w:rsidR="00000000" w:rsidRPr="00000000">
        <w:rPr>
          <w:sz w:val="21"/>
          <w:szCs w:val="21"/>
          <w:vertAlign w:val="superscript"/>
          <w:rtl w:val="0"/>
        </w:rPr>
        <w:t xml:space="preserve">rd</w:t>
      </w:r>
      <w:r w:rsidDel="00000000" w:rsidR="00000000" w:rsidRPr="00000000">
        <w:rPr>
          <w:sz w:val="21"/>
          <w:szCs w:val="21"/>
          <w:rtl w:val="0"/>
        </w:rPr>
        <w:t xml:space="preserve"> party process result, manually </w:t>
      </w:r>
      <w:r w:rsidDel="00000000" w:rsidR="00000000" w:rsidRPr="00000000">
        <w:rPr>
          <w:b w:val="1"/>
          <w:bCs w:val="1"/>
          <w:sz w:val="21"/>
          <w:szCs w:val="21"/>
          <w:rtl w:val="0"/>
        </w:rPr>
        <w:t xml:space="preserve">obtain the LHDN Submission Report and LHDN Initiated Report (both are Excel files) </w:t>
      </w:r>
      <w:r w:rsidDel="00000000" w:rsidR="00000000" w:rsidRPr="00000000">
        <w:rPr>
          <w:sz w:val="21"/>
          <w:szCs w:val="21"/>
          <w:rtl w:val="0"/>
        </w:rPr>
        <w:t xml:space="preserve">, and trigger RPA to download files that finish e-stamping</w:t>
      </w:r>
    </w:p>
    <w:p w:rsidR="00000000" w:rsidDel="00000000" w:rsidP="00000000" w:rsidRDefault="00000000" w:rsidRPr="00000000" w14:paraId="000004EA">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CRA user uploads the LHDN Submission Report and LHDN Initiated </w:t>
      </w:r>
      <w:commentRangeStart w:id="21"/>
      <w:commentRangeStart w:id="22"/>
      <w:commentRangeStart w:id="23"/>
      <w:r w:rsidDel="00000000" w:rsidR="00000000" w:rsidRPr="00000000">
        <w:rPr>
          <w:sz w:val="21"/>
          <w:szCs w:val="21"/>
          <w:rtl w:val="0"/>
        </w:rPr>
        <w:t xml:space="preserve">Report in the CrediOS system</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sz w:val="21"/>
          <w:szCs w:val="21"/>
          <w:rtl w:val="0"/>
        </w:rPr>
        <w:t xml:space="preserve">. The system reads the files and saves the customer-level data (e.g. </w:t>
      </w:r>
      <w:r w:rsidDel="00000000" w:rsidR="00000000" w:rsidRPr="00000000">
        <w:rPr>
          <w:b w:val="1"/>
          <w:bCs w:val="1"/>
          <w:sz w:val="21"/>
          <w:szCs w:val="21"/>
          <w:rtl w:val="0"/>
        </w:rPr>
        <w:t xml:space="preserve">Adjudikasi number</w:t>
      </w:r>
      <w:r w:rsidDel="00000000" w:rsidR="00000000" w:rsidRPr="00000000">
        <w:rPr>
          <w:sz w:val="21"/>
          <w:szCs w:val="21"/>
          <w:rtl w:val="0"/>
        </w:rPr>
        <w:t xml:space="preserve">) to the database.</w:t>
      </w:r>
    </w:p>
    <w:p w:rsidR="00000000" w:rsidDel="00000000" w:rsidP="00000000" w:rsidRDefault="00000000" w:rsidRPr="00000000" w14:paraId="000004EB">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sz w:val="21"/>
          <w:szCs w:val="21"/>
          <w:highlight w:val="yellow"/>
          <w:rtl w:val="0"/>
        </w:rPr>
        <w:t xml:space="preserve">[Batch-3]</w:t>
      </w:r>
      <w:r w:rsidDel="00000000" w:rsidR="00000000" w:rsidRPr="00000000">
        <w:rPr>
          <w:sz w:val="21"/>
          <w:szCs w:val="21"/>
          <w:rtl w:val="0"/>
        </w:rPr>
        <w:t xml:space="preserve"> The system displays an error message if it fails to process any data in a LHDN Submission Report or LHDN Initiated Report file, in a new column “Error Message” in the LHDN Report table. This error message is a summary of the errors during the processing of the report file and may not cover the details for each failed data row.</w:t>
      </w:r>
      <w:r w:rsidDel="00000000" w:rsidR="00000000" w:rsidRPr="00000000">
        <w:rPr>
          <w:rtl w:val="0"/>
        </w:rPr>
      </w:r>
    </w:p>
    <w:p w:rsidR="00000000" w:rsidDel="00000000" w:rsidP="00000000" w:rsidRDefault="00000000" w:rsidRPr="00000000" w14:paraId="000004EC">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CRA user uploads e-stamping file (eStamp certificate) into CrediOS, and the system automatically attaches the file to the corresponding application and customer.</w:t>
      </w:r>
    </w:p>
    <w:p w:rsidR="00000000" w:rsidDel="00000000" w:rsidP="00000000" w:rsidRDefault="00000000" w:rsidRPr="00000000" w14:paraId="000004ED">
      <w:pPr>
        <w:spacing w:after="0" w:lineRule="auto"/>
        <w:ind w:left="1240" w:firstLine="0"/>
        <w:rPr>
          <w:sz w:val="21"/>
          <w:szCs w:val="21"/>
        </w:rPr>
      </w:pPr>
      <w:r w:rsidDel="00000000" w:rsidR="00000000" w:rsidRPr="00000000">
        <w:rPr>
          <w:rtl w:val="0"/>
        </w:rPr>
      </w:r>
    </w:p>
    <w:p w:rsidR="00000000" w:rsidDel="00000000" w:rsidP="00000000" w:rsidRDefault="00000000" w:rsidRPr="00000000" w14:paraId="000004EE">
      <w:pPr>
        <w:spacing w:after="0" w:lineRule="auto"/>
        <w:ind w:left="1620" w:hanging="360"/>
        <w:rPr>
          <w:sz w:val="21"/>
          <w:szCs w:val="21"/>
        </w:rPr>
      </w:pPr>
      <w:r w:rsidDel="00000000" w:rsidR="00000000" w:rsidRPr="00000000">
        <w:rPr>
          <w:rFonts w:ascii="Noto Sans Symbols" w:cs="Noto Sans Symbols" w:eastAsia="Noto Sans Symbols" w:hAnsi="Noto Sans Symbols"/>
          <w:sz w:val="21"/>
          <w:szCs w:val="2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sz w:val="21"/>
          <w:szCs w:val="21"/>
          <w:highlight w:val="yellow"/>
          <w:rtl w:val="0"/>
        </w:rPr>
        <w:t xml:space="preserve">[Batch-3] </w:t>
      </w:r>
      <w:r w:rsidDel="00000000" w:rsidR="00000000" w:rsidRPr="00000000">
        <w:rPr>
          <w:sz w:val="21"/>
          <w:szCs w:val="21"/>
          <w:rtl w:val="0"/>
        </w:rPr>
        <w:t xml:space="preserve">The system needs to record the user who uploads the eStamp certificate file, and display the user’s staff ID and name in the file record row.</w:t>
      </w:r>
    </w:p>
    <w:p w:rsidR="00000000" w:rsidDel="00000000" w:rsidP="00000000" w:rsidRDefault="00000000" w:rsidRPr="00000000" w14:paraId="000004EF">
      <w:pPr>
        <w:spacing w:after="0" w:lineRule="auto"/>
        <w:ind w:left="1620" w:hanging="360"/>
        <w:rPr>
          <w:sz w:val="21"/>
          <w:szCs w:val="21"/>
        </w:rPr>
      </w:pPr>
      <w:r w:rsidDel="00000000" w:rsidR="00000000" w:rsidRPr="00000000">
        <w:rPr>
          <w:rFonts w:ascii="Noto Sans Symbols" w:cs="Noto Sans Symbols" w:eastAsia="Noto Sans Symbols" w:hAnsi="Noto Sans Symbols"/>
          <w:sz w:val="21"/>
          <w:szCs w:val="2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sz w:val="21"/>
          <w:szCs w:val="21"/>
          <w:highlight w:val="yellow"/>
          <w:rtl w:val="0"/>
        </w:rPr>
        <w:t xml:space="preserve">[Batch-3] T</w:t>
      </w:r>
      <w:r w:rsidDel="00000000" w:rsidR="00000000" w:rsidRPr="00000000">
        <w:rPr>
          <w:sz w:val="21"/>
          <w:szCs w:val="21"/>
          <w:rtl w:val="0"/>
        </w:rPr>
        <w:t xml:space="preserve">he system creates a new role for the RPA users, with the following config:</w:t>
      </w:r>
    </w:p>
    <w:p w:rsidR="00000000" w:rsidDel="00000000" w:rsidP="00000000" w:rsidRDefault="00000000" w:rsidRPr="00000000" w14:paraId="000004F0">
      <w:pPr>
        <w:spacing w:after="0" w:lineRule="auto"/>
        <w:ind w:left="1620" w:hanging="360"/>
        <w:rPr>
          <w:sz w:val="21"/>
          <w:szCs w:val="21"/>
        </w:rPr>
      </w:pPr>
      <w:r w:rsidDel="00000000" w:rsidR="00000000" w:rsidRPr="00000000">
        <w:rPr>
          <w:sz w:val="21"/>
          <w:szCs w:val="21"/>
          <w:rtl w:val="0"/>
        </w:rPr>
        <w:tab/>
        <w:t xml:space="preserve">-  Role Name: HP_CRA_RPA</w:t>
      </w:r>
    </w:p>
    <w:p w:rsidR="00000000" w:rsidDel="00000000" w:rsidP="00000000" w:rsidRDefault="00000000" w:rsidRPr="00000000" w14:paraId="000004F1">
      <w:pPr>
        <w:spacing w:after="0" w:lineRule="auto"/>
        <w:ind w:left="1620" w:hanging="360"/>
        <w:rPr>
          <w:sz w:val="21"/>
          <w:szCs w:val="21"/>
        </w:rPr>
      </w:pPr>
      <w:r w:rsidDel="00000000" w:rsidR="00000000" w:rsidRPr="00000000">
        <w:rPr>
          <w:sz w:val="21"/>
          <w:szCs w:val="21"/>
          <w:rtl w:val="0"/>
        </w:rPr>
        <w:tab/>
        <w:t xml:space="preserve">-  Permissions:</w:t>
      </w:r>
    </w:p>
    <w:p w:rsidR="00000000" w:rsidDel="00000000" w:rsidP="00000000" w:rsidRDefault="00000000" w:rsidRPr="00000000" w14:paraId="000004F2">
      <w:pPr>
        <w:spacing w:after="0" w:lineRule="auto"/>
        <w:ind w:left="2340" w:hanging="360"/>
        <w:rPr>
          <w:sz w:val="21"/>
          <w:szCs w:val="21"/>
        </w:rPr>
      </w:pPr>
      <w:r w:rsidDel="00000000" w:rsidR="00000000" w:rsidRPr="00000000">
        <w:rPr>
          <w:sz w:val="21"/>
          <w:szCs w:val="21"/>
          <w:rtl w:val="0"/>
        </w:rPr>
        <w:t xml:space="preserve">-  All permissions as HP_CRA_INQUIRY</w:t>
      </w:r>
    </w:p>
    <w:p w:rsidR="00000000" w:rsidDel="00000000" w:rsidP="00000000" w:rsidRDefault="00000000" w:rsidRPr="00000000" w14:paraId="000004F3">
      <w:pPr>
        <w:spacing w:after="0" w:lineRule="auto"/>
        <w:ind w:left="2340" w:hanging="360"/>
        <w:rPr>
          <w:sz w:val="21"/>
          <w:szCs w:val="21"/>
        </w:rPr>
      </w:pPr>
      <w:r w:rsidDel="00000000" w:rsidR="00000000" w:rsidRPr="00000000">
        <w:rPr>
          <w:sz w:val="21"/>
          <w:szCs w:val="21"/>
          <w:rtl w:val="0"/>
        </w:rPr>
        <w:t xml:space="preserve">-  Upload eStamp certificate file</w:t>
      </w:r>
    </w:p>
    <w:p w:rsidR="00000000" w:rsidDel="00000000" w:rsidP="00000000" w:rsidRDefault="00000000" w:rsidRPr="00000000" w14:paraId="000004F4">
      <w:pPr>
        <w:spacing w:after="0" w:lineRule="auto"/>
        <w:ind w:left="2340" w:hanging="360"/>
        <w:rPr>
          <w:sz w:val="21"/>
          <w:szCs w:val="21"/>
        </w:rPr>
      </w:pPr>
      <w:r w:rsidDel="00000000" w:rsidR="00000000" w:rsidRPr="00000000">
        <w:rPr>
          <w:sz w:val="21"/>
          <w:szCs w:val="21"/>
          <w:rtl w:val="0"/>
        </w:rPr>
        <w:t xml:space="preserve">-  Delete eStamp certificate file</w:t>
      </w:r>
    </w:p>
    <w:p w:rsidR="00000000" w:rsidDel="00000000" w:rsidP="00000000" w:rsidRDefault="00000000" w:rsidRPr="00000000" w14:paraId="000004F5">
      <w:pPr>
        <w:spacing w:after="0" w:lineRule="auto"/>
        <w:ind w:left="2340" w:hanging="360"/>
        <w:rPr>
          <w:sz w:val="21"/>
          <w:szCs w:val="21"/>
        </w:rPr>
      </w:pPr>
      <w:r w:rsidDel="00000000" w:rsidR="00000000" w:rsidRPr="00000000">
        <w:rPr>
          <w:rtl w:val="0"/>
        </w:rPr>
      </w:r>
    </w:p>
    <w:p w:rsidR="00000000" w:rsidDel="00000000" w:rsidP="00000000" w:rsidRDefault="00000000" w:rsidRPr="00000000" w14:paraId="000004F6">
      <w:pPr>
        <w:spacing w:after="0" w:lineRule="auto"/>
        <w:ind w:left="0" w:firstLine="0"/>
        <w:rPr>
          <w:sz w:val="21"/>
          <w:szCs w:val="21"/>
        </w:rPr>
      </w:pPr>
      <w:r w:rsidDel="00000000" w:rsidR="00000000" w:rsidRPr="00000000">
        <w:rPr>
          <w:sz w:val="21"/>
          <w:szCs w:val="21"/>
        </w:rPr>
        <w:drawing>
          <wp:inline distB="114300" distT="114300" distL="114300" distR="114300">
            <wp:extent cx="6675120" cy="2552700"/>
            <wp:effectExtent b="0" l="0" r="0" t="0"/>
            <wp:docPr id="88" name="image74.png"/>
            <a:graphic>
              <a:graphicData uri="http://schemas.openxmlformats.org/drawingml/2006/picture">
                <pic:pic>
                  <pic:nvPicPr>
                    <pic:cNvPr id="0" name="image74.png"/>
                    <pic:cNvPicPr preferRelativeResize="0"/>
                  </pic:nvPicPr>
                  <pic:blipFill>
                    <a:blip r:embed="rId51"/>
                    <a:srcRect b="0" l="0" r="0" t="0"/>
                    <a:stretch>
                      <a:fillRect/>
                    </a:stretch>
                  </pic:blipFill>
                  <pic:spPr>
                    <a:xfrm>
                      <a:off x="0" y="0"/>
                      <a:ext cx="667512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after="0" w:lineRule="auto"/>
        <w:ind w:left="0" w:firstLine="0"/>
        <w:rPr>
          <w:sz w:val="21"/>
          <w:szCs w:val="21"/>
        </w:rPr>
      </w:pPr>
      <w:r w:rsidDel="00000000" w:rsidR="00000000" w:rsidRPr="00000000">
        <w:rPr>
          <w:rtl w:val="0"/>
        </w:rPr>
      </w:r>
    </w:p>
    <w:p w:rsidR="00000000" w:rsidDel="00000000" w:rsidP="00000000" w:rsidRDefault="00000000" w:rsidRPr="00000000" w14:paraId="000004F8">
      <w:pPr>
        <w:spacing w:after="0" w:lineRule="auto"/>
        <w:ind w:left="0" w:firstLine="0"/>
        <w:rPr>
          <w:sz w:val="21"/>
          <w:szCs w:val="21"/>
        </w:rPr>
      </w:pPr>
      <w:r w:rsidDel="00000000" w:rsidR="00000000" w:rsidRPr="00000000">
        <w:rPr>
          <w:rtl w:val="0"/>
        </w:rPr>
      </w:r>
    </w:p>
    <w:p w:rsidR="00000000" w:rsidDel="00000000" w:rsidP="00000000" w:rsidRDefault="00000000" w:rsidRPr="00000000" w14:paraId="000004F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vqxah783ulyz" w:id="97"/>
      <w:bookmarkEnd w:id="97"/>
      <w:r w:rsidDel="00000000" w:rsidR="00000000" w:rsidRPr="00000000">
        <w:br w:type="page"/>
      </w:r>
      <w:r w:rsidDel="00000000" w:rsidR="00000000" w:rsidRPr="00000000">
        <w:rPr>
          <w:rtl w:val="0"/>
        </w:rPr>
      </w:r>
    </w:p>
    <w:p w:rsidR="00000000" w:rsidDel="00000000" w:rsidP="00000000" w:rsidRDefault="00000000" w:rsidRPr="00000000" w14:paraId="000004F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ku0j8z25xhq6" w:id="98"/>
      <w:bookmarkEnd w:id="98"/>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Post Maintenance</w:t>
      </w:r>
    </w:p>
    <w:p w:rsidR="00000000" w:rsidDel="00000000" w:rsidP="00000000" w:rsidRDefault="00000000" w:rsidRPr="00000000" w14:paraId="000004F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eq6akil8qwco" w:id="99"/>
      <w:bookmarkEnd w:id="99"/>
      <w:r w:rsidDel="00000000" w:rsidR="00000000" w:rsidRPr="00000000">
        <w:rPr>
          <w:sz w:val="22"/>
          <w:szCs w:val="22"/>
          <w:rtl w:val="0"/>
        </w:rPr>
        <w:t xml:space="preserve">7.1.</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w:t>
      </w:r>
      <w:r w:rsidDel="00000000" w:rsidR="00000000" w:rsidRPr="00000000">
        <w:rPr>
          <w:sz w:val="22"/>
          <w:szCs w:val="22"/>
          <w:rtl w:val="0"/>
        </w:rPr>
        <w:t xml:space="preserve">Application Assignment</w:t>
      </w:r>
      <w:r w:rsidDel="00000000" w:rsidR="00000000" w:rsidRPr="00000000">
        <w:rPr>
          <w:rtl w:val="0"/>
        </w:rPr>
      </w:r>
    </w:p>
    <w:p w:rsidR="00000000" w:rsidDel="00000000" w:rsidP="00000000" w:rsidRDefault="00000000" w:rsidRPr="00000000" w14:paraId="000004FC">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Post Maintenance</w:t>
      </w:r>
      <w:r w:rsidDel="00000000" w:rsidR="00000000" w:rsidRPr="00000000">
        <w:rPr>
          <w:b w:val="1"/>
          <w:bCs w:val="1"/>
          <w:sz w:val="21"/>
          <w:szCs w:val="21"/>
          <w:rtl w:val="0"/>
        </w:rPr>
        <w:t xml:space="preserve"> I WANT </w:t>
      </w:r>
      <w:r w:rsidDel="00000000" w:rsidR="00000000" w:rsidRPr="00000000">
        <w:rPr>
          <w:sz w:val="21"/>
          <w:szCs w:val="21"/>
          <w:rtl w:val="0"/>
        </w:rPr>
        <w:t xml:space="preserve">system automatically assigns pending cases according to defined rules and also allows me to manually select and Pick Up a case,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I can process tasks in a timely manner.</w:t>
      </w:r>
    </w:p>
    <w:p w:rsidR="00000000" w:rsidDel="00000000" w:rsidP="00000000" w:rsidRDefault="00000000" w:rsidRPr="00000000" w14:paraId="000004FD">
      <w:pPr>
        <w:spacing w:after="0"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4FE">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detailed case distribution rules are specified in the “Application Assignment Management”</w:t>
      </w:r>
    </w:p>
    <w:p w:rsidR="00000000" w:rsidDel="00000000" w:rsidP="00000000" w:rsidRDefault="00000000" w:rsidRPr="00000000" w14:paraId="000004FF">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Special Rules:</w:t>
      </w:r>
    </w:p>
    <w:p w:rsidR="00000000" w:rsidDel="00000000" w:rsidP="00000000" w:rsidRDefault="00000000" w:rsidRPr="00000000" w14:paraId="00000500">
      <w:pPr>
        <w:spacing w:after="0" w:lineRule="auto"/>
        <w:ind w:left="2380" w:hanging="360"/>
        <w:rPr>
          <w:b w:val="1"/>
          <w:bCs w:val="1"/>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Status of Assigned Cases: </w:t>
      </w:r>
      <w:r w:rsidDel="00000000" w:rsidR="00000000" w:rsidRPr="00000000">
        <w:rPr>
          <w:b w:val="1"/>
          <w:bCs w:val="1"/>
          <w:sz w:val="21"/>
          <w:szCs w:val="21"/>
          <w:rtl w:val="0"/>
        </w:rPr>
        <w:t xml:space="preserve">Funded Pending Post Maintenance</w:t>
      </w:r>
    </w:p>
    <w:p w:rsidR="00000000" w:rsidDel="00000000" w:rsidP="00000000" w:rsidRDefault="00000000" w:rsidRPr="00000000" w14:paraId="00000501">
      <w:pPr>
        <w:spacing w:after="0" w:lineRule="auto"/>
        <w:ind w:left="2380" w:hanging="360"/>
        <w:rPr>
          <w:b w:val="1"/>
          <w:bCs w:val="1"/>
          <w:sz w:val="21"/>
          <w:szCs w:val="21"/>
        </w:rPr>
      </w:pPr>
      <w:r w:rsidDel="00000000" w:rsidR="00000000" w:rsidRPr="00000000">
        <w:rPr>
          <w:rtl w:val="0"/>
        </w:rPr>
      </w:r>
    </w:p>
    <w:p w:rsidR="00000000" w:rsidDel="00000000" w:rsidP="00000000" w:rsidRDefault="00000000" w:rsidRPr="00000000" w14:paraId="0000050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3f7gl9se1e42" w:id="100"/>
      <w:bookmarkEnd w:id="100"/>
      <w:r w:rsidDel="00000000" w:rsidR="00000000" w:rsidRPr="00000000">
        <w:rPr>
          <w:sz w:val="22"/>
          <w:szCs w:val="22"/>
          <w:rtl w:val="0"/>
        </w:rPr>
        <w:t xml:space="preserve">7.2.</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w:t>
      </w:r>
      <w:r w:rsidDel="00000000" w:rsidR="00000000" w:rsidRPr="00000000">
        <w:rPr>
          <w:sz w:val="22"/>
          <w:szCs w:val="22"/>
          <w:rtl w:val="0"/>
        </w:rPr>
        <w:t xml:space="preserve">CRA To Do List </w:t>
      </w:r>
      <w:r w:rsidDel="00000000" w:rsidR="00000000" w:rsidRPr="00000000">
        <w:rPr>
          <w:rtl w:val="0"/>
        </w:rPr>
      </w:r>
    </w:p>
    <w:p w:rsidR="00000000" w:rsidDel="00000000" w:rsidP="00000000" w:rsidRDefault="00000000" w:rsidRPr="00000000" w14:paraId="00000503">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Post Maintenance</w:t>
      </w:r>
      <w:r w:rsidDel="00000000" w:rsidR="00000000" w:rsidRPr="00000000">
        <w:rPr>
          <w:b w:val="1"/>
          <w:bCs w:val="1"/>
          <w:sz w:val="21"/>
          <w:szCs w:val="21"/>
          <w:rtl w:val="0"/>
        </w:rPr>
        <w:t xml:space="preserve"> I WANT </w:t>
      </w:r>
      <w:r w:rsidDel="00000000" w:rsidR="00000000" w:rsidRPr="00000000">
        <w:rPr>
          <w:sz w:val="21"/>
          <w:szCs w:val="21"/>
          <w:rtl w:val="0"/>
        </w:rPr>
        <w:t xml:space="preserve">System display application assigned to me in “</w:t>
      </w:r>
      <w:r w:rsidDel="00000000" w:rsidR="00000000" w:rsidRPr="00000000">
        <w:rPr>
          <w:rtl w:val="0"/>
        </w:rPr>
        <w:t xml:space="preserve">CRA To Do List </w:t>
      </w:r>
      <w:r w:rsidDel="00000000" w:rsidR="00000000" w:rsidRPr="00000000">
        <w:rPr>
          <w:sz w:val="21"/>
          <w:szCs w:val="21"/>
          <w:rtl w:val="0"/>
        </w:rPr>
        <w:t xml:space="preserv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I can quickly view and select tasks.</w:t>
      </w:r>
    </w:p>
    <w:p w:rsidR="00000000" w:rsidDel="00000000" w:rsidP="00000000" w:rsidRDefault="00000000" w:rsidRPr="00000000" w14:paraId="00000504">
      <w:pPr>
        <w:spacing w:after="0" w:lineRule="auto"/>
        <w:ind w:left="2000" w:hanging="3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Status of Application displayed: </w:t>
      </w:r>
      <w:r w:rsidDel="00000000" w:rsidR="00000000" w:rsidRPr="00000000">
        <w:rPr>
          <w:b w:val="1"/>
          <w:bCs w:val="1"/>
          <w:sz w:val="21"/>
          <w:szCs w:val="21"/>
          <w:rtl w:val="0"/>
        </w:rPr>
        <w:t xml:space="preserve">Funded Pending Post Maintenances</w:t>
      </w:r>
    </w:p>
    <w:p w:rsidR="00000000" w:rsidDel="00000000" w:rsidP="00000000" w:rsidRDefault="00000000" w:rsidRPr="00000000" w14:paraId="00000505">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1. Case ordering, list fields displayed, display rules, and action items in the list are defined in the “Common Capabilities - </w:t>
      </w:r>
      <w:r w:rsidDel="00000000" w:rsidR="00000000" w:rsidRPr="00000000">
        <w:rPr>
          <w:rtl w:val="0"/>
        </w:rPr>
        <w:t xml:space="preserve">CRA To Do List</w:t>
      </w:r>
      <w:r w:rsidDel="00000000" w:rsidR="00000000" w:rsidRPr="00000000">
        <w:rPr>
          <w:sz w:val="21"/>
          <w:szCs w:val="21"/>
          <w:rtl w:val="0"/>
        </w:rPr>
        <w:t xml:space="preserve">  Query &amp; Display” section.</w:t>
      </w:r>
    </w:p>
    <w:p w:rsidR="00000000" w:rsidDel="00000000" w:rsidP="00000000" w:rsidRDefault="00000000" w:rsidRPr="00000000" w14:paraId="00000506">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0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dp006hy2rn1e" w:id="101"/>
      <w:bookmarkEnd w:id="101"/>
      <w:r w:rsidDel="00000000" w:rsidR="00000000" w:rsidRPr="00000000">
        <w:rPr>
          <w:sz w:val="22"/>
          <w:szCs w:val="22"/>
          <w:rtl w:val="0"/>
        </w:rPr>
        <w:t xml:space="preserve">7.3.</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Batch2】Application Query</w:t>
      </w:r>
    </w:p>
    <w:p w:rsidR="00000000" w:rsidDel="00000000" w:rsidP="00000000" w:rsidRDefault="00000000" w:rsidRPr="00000000" w14:paraId="00000508">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Post Maintenance </w:t>
      </w:r>
      <w:r w:rsidDel="00000000" w:rsidR="00000000" w:rsidRPr="00000000">
        <w:rPr>
          <w:b w:val="1"/>
          <w:bCs w:val="1"/>
          <w:sz w:val="21"/>
          <w:szCs w:val="21"/>
          <w:rtl w:val="0"/>
        </w:rPr>
        <w:t xml:space="preserve">I WANT </w:t>
      </w:r>
      <w:r w:rsidDel="00000000" w:rsidR="00000000" w:rsidRPr="00000000">
        <w:rPr>
          <w:sz w:val="21"/>
          <w:szCs w:val="21"/>
          <w:rtl w:val="0"/>
        </w:rPr>
        <w:t xml:space="preserve">System support to retrieve disbursement application assigned to me,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Proceed to subsequent disbursement processing.</w:t>
      </w:r>
    </w:p>
    <w:p w:rsidR="00000000" w:rsidDel="00000000" w:rsidP="00000000" w:rsidRDefault="00000000" w:rsidRPr="00000000" w14:paraId="00000509">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50A">
      <w:pPr>
        <w:spacing w:after="0" w:lineRule="auto"/>
        <w:ind w:left="2000" w:hanging="3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 status inquiry is supported: </w:t>
      </w:r>
      <w:r w:rsidDel="00000000" w:rsidR="00000000" w:rsidRPr="00000000">
        <w:rPr>
          <w:b w:val="1"/>
          <w:bCs w:val="1"/>
          <w:sz w:val="21"/>
          <w:szCs w:val="21"/>
          <w:rtl w:val="0"/>
        </w:rPr>
        <w:t xml:space="preserve">Funded Pending Post Maintenance</w:t>
      </w:r>
    </w:p>
    <w:p w:rsidR="00000000" w:rsidDel="00000000" w:rsidP="00000000" w:rsidRDefault="00000000" w:rsidRPr="00000000" w14:paraId="0000050B">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Filter criteria, list fields displayed, display rules, and action items in the list are defined in the “Common Capabilities - Application Query &amp; Display” section.</w:t>
      </w:r>
    </w:p>
    <w:p w:rsidR="00000000" w:rsidDel="00000000" w:rsidP="00000000" w:rsidRDefault="00000000" w:rsidRPr="00000000" w14:paraId="0000050C">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0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qzc5nj5aquwh" w:id="102"/>
      <w:bookmarkEnd w:id="102"/>
      <w:r w:rsidDel="00000000" w:rsidR="00000000" w:rsidRPr="00000000">
        <w:rPr>
          <w:sz w:val="22"/>
          <w:szCs w:val="22"/>
          <w:rtl w:val="0"/>
        </w:rPr>
        <w:t xml:space="preserve">7.4.</w:t>
      </w:r>
      <w:r w:rsidDel="00000000" w:rsidR="00000000" w:rsidRPr="00000000">
        <w:rPr>
          <w:sz w:val="22"/>
          <w:szCs w:val="22"/>
          <w:rtl w:val="0"/>
        </w:rPr>
        <w:t xml:space="preserve">  </w:t>
      </w:r>
      <w:r w:rsidDel="00000000" w:rsidR="00000000" w:rsidRPr="00000000">
        <w:rPr>
          <w:sz w:val="22"/>
          <w:szCs w:val="22"/>
          <w:rtl w:val="0"/>
        </w:rPr>
        <w:t xml:space="preserve">Application Processing</w:t>
      </w:r>
    </w:p>
    <w:p w:rsidR="00000000" w:rsidDel="00000000" w:rsidP="00000000" w:rsidRDefault="00000000" w:rsidRPr="00000000" w14:paraId="0000050E">
      <w:pPr>
        <w:rPr>
          <w:b w:val="1"/>
          <w:bCs w:val="1"/>
          <w:sz w:val="21"/>
          <w:szCs w:val="21"/>
        </w:rPr>
      </w:pPr>
      <w:r w:rsidDel="00000000" w:rsidR="00000000" w:rsidRPr="00000000">
        <w:rPr>
          <w:rtl w:val="0"/>
        </w:rPr>
        <w:t xml:space="preserve">The system supports CRA Post Maintenance uploading supplementary documents, performing document classification.</w:t>
      </w:r>
      <w:r w:rsidDel="00000000" w:rsidR="00000000" w:rsidRPr="00000000">
        <w:rPr>
          <w:rtl w:val="0"/>
        </w:rPr>
      </w:r>
    </w:p>
    <w:p w:rsidR="00000000" w:rsidDel="00000000" w:rsidP="00000000" w:rsidRDefault="00000000" w:rsidRPr="00000000" w14:paraId="0000050F">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 this stage, Post Maintenance primarily completes the file upload and supplemental entry of disbursement information and chooses between two processing paths: submitting for Post Authorization or update file collected from sales.</w:t>
      </w:r>
    </w:p>
    <w:p w:rsidR="00000000" w:rsidDel="00000000" w:rsidP="00000000" w:rsidRDefault="00000000" w:rsidRPr="00000000" w14:paraId="00000510">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Page Sections</w:t>
      </w:r>
      <w:r w:rsidDel="00000000" w:rsidR="00000000" w:rsidRPr="00000000">
        <w:rPr>
          <w:rtl w:val="0"/>
        </w:rPr>
      </w:r>
    </w:p>
    <w:p w:rsidR="00000000" w:rsidDel="00000000" w:rsidP="00000000" w:rsidRDefault="00000000" w:rsidRPr="00000000" w14:paraId="00000511">
      <w:pPr>
        <w:spacing w:after="0" w:lineRule="auto"/>
        <w:ind w:left="2380" w:hanging="360"/>
        <w:rPr>
          <w:sz w:val="21"/>
          <w:szCs w:val="21"/>
        </w:rPr>
      </w:pPr>
      <w:r w:rsidDel="00000000" w:rsidR="00000000" w:rsidRPr="00000000">
        <w:rPr>
          <w:sz w:val="21"/>
          <w:szCs w:val="21"/>
          <w:rtl w:val="0"/>
        </w:rPr>
        <w:t xml:space="preserve">a. </w:t>
      </w:r>
      <w:r w:rsidDel="00000000" w:rsidR="00000000" w:rsidRPr="00000000">
        <w:rPr>
          <w:sz w:val="21"/>
          <w:szCs w:val="21"/>
          <w:rtl w:val="0"/>
        </w:rPr>
        <w:t xml:space="preserve">Summary section</w:t>
      </w:r>
      <w:r w:rsidDel="00000000" w:rsidR="00000000" w:rsidRPr="00000000">
        <w:rPr>
          <w:sz w:val="21"/>
          <w:szCs w:val="21"/>
          <w:rtl w:val="0"/>
        </w:rPr>
        <w:t xml:space="preserve"> same as Check and Maintenance</w:t>
      </w:r>
      <w:r w:rsidDel="00000000" w:rsidR="00000000" w:rsidRPr="00000000">
        <w:rPr>
          <w:rtl w:val="0"/>
        </w:rPr>
      </w:r>
    </w:p>
    <w:p w:rsidR="00000000" w:rsidDel="00000000" w:rsidP="00000000" w:rsidRDefault="00000000" w:rsidRPr="00000000" w14:paraId="00000512">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Indicator section same as Check and Maintenance</w:t>
      </w:r>
    </w:p>
    <w:p w:rsidR="00000000" w:rsidDel="00000000" w:rsidP="00000000" w:rsidRDefault="00000000" w:rsidRPr="00000000" w14:paraId="00000513">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Navigation of workflow</w:t>
      </w:r>
    </w:p>
    <w:p w:rsidR="00000000" w:rsidDel="00000000" w:rsidP="00000000" w:rsidRDefault="00000000" w:rsidRPr="00000000" w14:paraId="00000514">
      <w:pPr>
        <w:spacing w:after="0" w:lineRule="auto"/>
        <w:ind w:left="2020" w:firstLine="0"/>
        <w:rPr>
          <w:sz w:val="21"/>
          <w:szCs w:val="21"/>
        </w:rPr>
      </w:pPr>
      <w:r w:rsidDel="00000000" w:rsidR="00000000" w:rsidRPr="00000000">
        <w:rPr>
          <w:sz w:val="21"/>
          <w:szCs w:val="21"/>
          <w:rtl w:val="0"/>
        </w:rPr>
        <w:t xml:space="preserve">Same as Check and Maintenance</w:t>
      </w:r>
    </w:p>
    <w:p w:rsidR="00000000" w:rsidDel="00000000" w:rsidP="00000000" w:rsidRDefault="00000000" w:rsidRPr="00000000" w14:paraId="00000515">
      <w:pPr>
        <w:spacing w:after="0" w:lineRule="auto"/>
        <w:ind w:left="23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Checking Section</w:t>
      </w:r>
    </w:p>
    <w:p w:rsidR="00000000" w:rsidDel="00000000" w:rsidP="00000000" w:rsidRDefault="00000000" w:rsidRPr="00000000" w14:paraId="00000516">
      <w:pPr>
        <w:spacing w:after="0" w:lineRule="auto"/>
        <w:ind w:left="276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Including four parts:</w:t>
      </w:r>
    </w:p>
    <w:p w:rsidR="00000000" w:rsidDel="00000000" w:rsidP="00000000" w:rsidRDefault="00000000" w:rsidRPr="00000000" w14:paraId="00000517">
      <w:pPr>
        <w:spacing w:after="0" w:lineRule="auto"/>
        <w:ind w:left="2400" w:firstLine="0"/>
        <w:rPr>
          <w:sz w:val="21"/>
          <w:szCs w:val="21"/>
        </w:rPr>
      </w:pPr>
      <w:r w:rsidDel="00000000" w:rsidR="00000000" w:rsidRPr="00000000">
        <w:rPr>
          <w:sz w:val="21"/>
          <w:szCs w:val="21"/>
          <w:rtl w:val="0"/>
        </w:rPr>
        <w:t xml:space="preserve">Application &amp; Agreement &amp; Appendix, Vehicle Documents, Other Documents</w:t>
      </w:r>
    </w:p>
    <w:p w:rsidR="00000000" w:rsidDel="00000000" w:rsidP="00000000" w:rsidRDefault="00000000" w:rsidRPr="00000000" w14:paraId="00000518">
      <w:pPr>
        <w:spacing w:after="0" w:lineRule="auto"/>
        <w:ind w:left="276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Operational method is same as Checker and Maintenance</w:t>
      </w:r>
    </w:p>
    <w:p w:rsidR="00000000" w:rsidDel="00000000" w:rsidP="00000000" w:rsidRDefault="00000000" w:rsidRPr="00000000" w14:paraId="00000519">
      <w:pPr>
        <w:spacing w:after="0" w:lineRule="auto"/>
        <w:ind w:left="2380" w:hanging="36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Defect List, same as Checker and Maintenance</w:t>
      </w:r>
    </w:p>
    <w:p w:rsidR="00000000" w:rsidDel="00000000" w:rsidP="00000000" w:rsidRDefault="00000000" w:rsidRPr="00000000" w14:paraId="0000051A">
      <w:pPr>
        <w:spacing w:after="0" w:lineRule="auto"/>
        <w:ind w:left="2380" w:hanging="36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Check List, same as Checker and Maintenance</w:t>
      </w:r>
    </w:p>
    <w:p w:rsidR="00000000" w:rsidDel="00000000" w:rsidP="00000000" w:rsidRDefault="00000000" w:rsidRPr="00000000" w14:paraId="0000051B">
      <w:pPr>
        <w:spacing w:after="0" w:lineRule="auto"/>
        <w:ind w:left="2380" w:hanging="360"/>
        <w:rPr>
          <w:sz w:val="21"/>
          <w:szCs w:val="21"/>
        </w:rPr>
      </w:pPr>
      <w:r w:rsidDel="00000000" w:rsidR="00000000" w:rsidRPr="00000000">
        <w:rPr>
          <w:sz w:val="21"/>
          <w:szCs w:val="21"/>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Data Maintenance, including:</w:t>
      </w:r>
    </w:p>
    <w:p w:rsidR="00000000" w:rsidDel="00000000" w:rsidP="00000000" w:rsidRDefault="00000000" w:rsidRPr="00000000" w14:paraId="0000051C">
      <w:pPr>
        <w:spacing w:after="0" w:lineRule="auto"/>
        <w:ind w:left="2040" w:firstLine="0"/>
        <w:rPr>
          <w:sz w:val="21"/>
          <w:szCs w:val="21"/>
        </w:rPr>
      </w:pPr>
      <w:r w:rsidDel="00000000" w:rsidR="00000000" w:rsidRPr="00000000">
        <w:rPr>
          <w:sz w:val="21"/>
          <w:szCs w:val="21"/>
          <w:rtl w:val="0"/>
        </w:rPr>
        <w:t xml:space="preserve">- Application Summary</w:t>
      </w:r>
    </w:p>
    <w:p w:rsidR="00000000" w:rsidDel="00000000" w:rsidP="00000000" w:rsidRDefault="00000000" w:rsidRPr="00000000" w14:paraId="0000051D">
      <w:pPr>
        <w:spacing w:after="0" w:lineRule="auto"/>
        <w:ind w:left="2040" w:firstLine="0"/>
        <w:rPr>
          <w:sz w:val="21"/>
          <w:szCs w:val="21"/>
        </w:rPr>
      </w:pPr>
      <w:r w:rsidDel="00000000" w:rsidR="00000000" w:rsidRPr="00000000">
        <w:rPr>
          <w:sz w:val="21"/>
          <w:szCs w:val="21"/>
          <w:rtl w:val="0"/>
        </w:rPr>
        <w:t xml:space="preserve">- Hirer/Guarantor Information</w:t>
      </w:r>
    </w:p>
    <w:p w:rsidR="00000000" w:rsidDel="00000000" w:rsidP="00000000" w:rsidRDefault="00000000" w:rsidRPr="00000000" w14:paraId="0000051E">
      <w:pPr>
        <w:spacing w:after="0" w:lineRule="auto"/>
        <w:ind w:left="2040" w:firstLine="0"/>
        <w:rPr>
          <w:sz w:val="21"/>
          <w:szCs w:val="21"/>
        </w:rPr>
      </w:pPr>
      <w:r w:rsidDel="00000000" w:rsidR="00000000" w:rsidRPr="00000000">
        <w:rPr>
          <w:sz w:val="21"/>
          <w:szCs w:val="21"/>
          <w:rtl w:val="0"/>
        </w:rPr>
        <w:t xml:space="preserve">- Facility Information</w:t>
      </w:r>
    </w:p>
    <w:p w:rsidR="00000000" w:rsidDel="00000000" w:rsidP="00000000" w:rsidRDefault="00000000" w:rsidRPr="00000000" w14:paraId="0000051F">
      <w:pPr>
        <w:spacing w:after="0" w:lineRule="auto"/>
        <w:ind w:left="2040" w:firstLine="0"/>
        <w:rPr>
          <w:sz w:val="21"/>
          <w:szCs w:val="21"/>
        </w:rPr>
      </w:pPr>
      <w:r w:rsidDel="00000000" w:rsidR="00000000" w:rsidRPr="00000000">
        <w:rPr>
          <w:sz w:val="21"/>
          <w:szCs w:val="21"/>
          <w:rtl w:val="0"/>
        </w:rPr>
        <w:t xml:space="preserve">- FIS Information</w:t>
      </w:r>
    </w:p>
    <w:p w:rsidR="00000000" w:rsidDel="00000000" w:rsidP="00000000" w:rsidRDefault="00000000" w:rsidRPr="00000000" w14:paraId="00000520">
      <w:pPr>
        <w:spacing w:after="0" w:lineRule="auto"/>
        <w:ind w:left="2040" w:firstLine="0"/>
        <w:rPr>
          <w:sz w:val="21"/>
          <w:szCs w:val="21"/>
        </w:rPr>
      </w:pPr>
      <w:r w:rsidDel="00000000" w:rsidR="00000000" w:rsidRPr="00000000">
        <w:rPr>
          <w:sz w:val="21"/>
          <w:szCs w:val="21"/>
          <w:rtl w:val="0"/>
        </w:rPr>
        <w:t xml:space="preserve">- Dealer/Seller Information</w:t>
      </w:r>
    </w:p>
    <w:p w:rsidR="00000000" w:rsidDel="00000000" w:rsidP="00000000" w:rsidRDefault="00000000" w:rsidRPr="00000000" w14:paraId="00000521">
      <w:pPr>
        <w:spacing w:after="0" w:lineRule="auto"/>
        <w:ind w:left="2040" w:firstLine="0"/>
        <w:rPr>
          <w:sz w:val="21"/>
          <w:szCs w:val="21"/>
        </w:rPr>
      </w:pPr>
      <w:r w:rsidDel="00000000" w:rsidR="00000000" w:rsidRPr="00000000">
        <w:rPr>
          <w:sz w:val="21"/>
          <w:szCs w:val="21"/>
          <w:rtl w:val="0"/>
        </w:rPr>
        <w:t xml:space="preserve">- Collateral Information</w:t>
      </w:r>
    </w:p>
    <w:p w:rsidR="00000000" w:rsidDel="00000000" w:rsidP="00000000" w:rsidRDefault="00000000" w:rsidRPr="00000000" w14:paraId="00000522">
      <w:pPr>
        <w:spacing w:after="0" w:lineRule="auto"/>
        <w:ind w:left="2040" w:firstLine="0"/>
        <w:rPr>
          <w:sz w:val="21"/>
          <w:szCs w:val="21"/>
        </w:rPr>
      </w:pPr>
      <w:r w:rsidDel="00000000" w:rsidR="00000000" w:rsidRPr="00000000">
        <w:rPr>
          <w:sz w:val="21"/>
          <w:szCs w:val="21"/>
          <w:rtl w:val="0"/>
        </w:rPr>
        <w:t xml:space="preserve"> - Purchase Information</w:t>
      </w:r>
    </w:p>
    <w:p w:rsidR="00000000" w:rsidDel="00000000" w:rsidP="00000000" w:rsidRDefault="00000000" w:rsidRPr="00000000" w14:paraId="00000523">
      <w:pPr>
        <w:spacing w:after="0" w:lineRule="auto"/>
        <w:ind w:left="2040" w:firstLine="0"/>
        <w:rPr>
          <w:sz w:val="21"/>
          <w:szCs w:val="21"/>
        </w:rPr>
      </w:pPr>
      <w:r w:rsidDel="00000000" w:rsidR="00000000" w:rsidRPr="00000000">
        <w:rPr>
          <w:sz w:val="21"/>
          <w:szCs w:val="21"/>
          <w:rtl w:val="0"/>
        </w:rPr>
        <w:t xml:space="preserve">- Approval Information</w:t>
      </w:r>
    </w:p>
    <w:p w:rsidR="00000000" w:rsidDel="00000000" w:rsidP="00000000" w:rsidRDefault="00000000" w:rsidRPr="00000000" w14:paraId="00000524">
      <w:pPr>
        <w:spacing w:after="0" w:lineRule="auto"/>
        <w:ind w:left="2040" w:firstLine="0"/>
        <w:rPr>
          <w:b w:val="1"/>
          <w:bCs w:val="1"/>
          <w:sz w:val="21"/>
          <w:szCs w:val="21"/>
        </w:rPr>
      </w:pPr>
      <w:r w:rsidDel="00000000" w:rsidR="00000000" w:rsidRPr="00000000">
        <w:rPr>
          <w:sz w:val="21"/>
          <w:szCs w:val="21"/>
          <w:rtl w:val="0"/>
        </w:rPr>
        <w:t xml:space="preserve">Detail refers to Appendix: </w:t>
      </w:r>
      <w:r w:rsidDel="00000000" w:rsidR="00000000" w:rsidRPr="00000000">
        <w:rPr>
          <w:b w:val="1"/>
          <w:bCs w:val="1"/>
          <w:sz w:val="21"/>
          <w:szCs w:val="21"/>
          <w:rtl w:val="0"/>
        </w:rPr>
        <w:t xml:space="preserve">“CHECKER&amp;AUTHORIZER”</w:t>
      </w:r>
      <w:r w:rsidDel="00000000" w:rsidR="00000000" w:rsidRPr="00000000">
        <w:rPr>
          <w:sz w:val="21"/>
          <w:szCs w:val="21"/>
          <w:rtl w:val="0"/>
        </w:rPr>
        <w:t xml:space="preserve"> sheet in </w:t>
      </w:r>
      <w:r w:rsidDel="00000000" w:rsidR="00000000" w:rsidRPr="00000000">
        <w:rPr>
          <w:b w:val="1"/>
          <w:bCs w:val="1"/>
          <w:sz w:val="21"/>
          <w:szCs w:val="21"/>
          <w:rtl w:val="0"/>
        </w:rPr>
        <w:t xml:space="preserve">“Appendix – User Page Display”</w:t>
      </w:r>
    </w:p>
    <w:p w:rsidR="00000000" w:rsidDel="00000000" w:rsidP="00000000" w:rsidRDefault="00000000" w:rsidRPr="00000000" w14:paraId="00000525">
      <w:pPr>
        <w:spacing w:after="0" w:lineRule="auto"/>
        <w:ind w:left="2380" w:hanging="360"/>
        <w:rPr>
          <w:sz w:val="21"/>
          <w:szCs w:val="21"/>
        </w:rPr>
      </w:pPr>
      <w:r w:rsidDel="00000000" w:rsidR="00000000" w:rsidRPr="00000000">
        <w:rPr>
          <w:sz w:val="21"/>
          <w:szCs w:val="21"/>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FIS information displayed here</w:t>
      </w:r>
    </w:p>
    <w:p w:rsidR="00000000" w:rsidDel="00000000" w:rsidP="00000000" w:rsidRDefault="00000000" w:rsidRPr="00000000" w14:paraId="00000526">
      <w:pPr>
        <w:spacing w:after="0" w:lineRule="auto"/>
        <w:ind w:left="2380" w:hanging="360"/>
        <w:rPr>
          <w:sz w:val="21"/>
          <w:szCs w:val="21"/>
        </w:rPr>
      </w:pPr>
      <w:r w:rsidDel="00000000" w:rsidR="00000000" w:rsidRPr="00000000">
        <w:rPr>
          <w:sz w:val="21"/>
          <w:szCs w:val="2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Memo/Attachment/Report, same as Checker and Maintenance</w:t>
      </w:r>
    </w:p>
    <w:p w:rsidR="00000000" w:rsidDel="00000000" w:rsidP="00000000" w:rsidRDefault="00000000" w:rsidRPr="00000000" w14:paraId="00000527">
      <w:pPr>
        <w:spacing w:after="0" w:lineRule="auto"/>
        <w:ind w:left="29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Memo is a common component that supports logging Memos in a log format, including submitter, submission time, and Memo content.</w:t>
      </w:r>
    </w:p>
    <w:p w:rsidR="00000000" w:rsidDel="00000000" w:rsidP="00000000" w:rsidRDefault="00000000" w:rsidRPr="00000000" w14:paraId="00000528">
      <w:pPr>
        <w:spacing w:after="0" w:lineRule="auto"/>
        <w:ind w:left="298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Files uploaded here do not enter the OCR recognition, checking, and verification workflow. Therefore, it is only recommended for uploading files in urgent situations and manually modifying disbursement information.</w:t>
      </w:r>
    </w:p>
    <w:p w:rsidR="00000000" w:rsidDel="00000000" w:rsidP="00000000" w:rsidRDefault="00000000" w:rsidRPr="00000000" w14:paraId="00000529">
      <w:pPr>
        <w:spacing w:after="0" w:lineRule="auto"/>
        <w:ind w:left="2380" w:hanging="360"/>
        <w:rPr>
          <w:sz w:val="21"/>
          <w:szCs w:val="21"/>
        </w:rPr>
      </w:pPr>
      <w:r w:rsidDel="00000000" w:rsidR="00000000" w:rsidRPr="00000000">
        <w:rPr>
          <w:sz w:val="21"/>
          <w:szCs w:val="21"/>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Reason code update: Same as CRA maintenance, after Post Authorization system synchronize reason code to RBS if related fields are modified. Fields refer to Appendix - Reason Update and Synchronization Rules.</w:t>
      </w:r>
    </w:p>
    <w:p w:rsidR="00000000" w:rsidDel="00000000" w:rsidP="00000000" w:rsidRDefault="00000000" w:rsidRPr="00000000" w14:paraId="0000052A">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Submit for Authorization</w:t>
      </w:r>
    </w:p>
    <w:p w:rsidR="00000000" w:rsidDel="00000000" w:rsidP="00000000" w:rsidRDefault="00000000" w:rsidRPr="00000000" w14:paraId="0000052B">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there are any defects remaining in the File Checking Section or the defect list, submission is not allowed.</w:t>
      </w:r>
    </w:p>
    <w:p w:rsidR="00000000" w:rsidDel="00000000" w:rsidP="00000000" w:rsidRDefault="00000000" w:rsidRPr="00000000" w14:paraId="0000052C">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Allow User to tick File Checking section and defect list</w:t>
      </w:r>
    </w:p>
    <w:p w:rsidR="00000000" w:rsidDel="00000000" w:rsidP="00000000" w:rsidRDefault="00000000" w:rsidRPr="00000000" w14:paraId="0000052D">
      <w:pPr>
        <w:spacing w:after="0" w:lineRule="auto"/>
        <w:ind w:left="2380" w:hanging="360"/>
        <w:rPr>
          <w:rFonts w:ascii="Roboto" w:cs="Roboto" w:eastAsia="Roboto" w:hAnsi="Roboto"/>
          <w:color w:val="252a37"/>
          <w:sz w:val="20"/>
          <w:szCs w:val="20"/>
        </w:rPr>
      </w:pPr>
      <w:r w:rsidDel="00000000" w:rsidR="00000000" w:rsidRPr="00000000">
        <w:rPr>
          <w:sz w:val="21"/>
          <w:szCs w:val="21"/>
          <w:rtl w:val="0"/>
        </w:rPr>
        <w:t xml:space="preserve">c.  In Disbursed Pending Post Maintenance status, before submitting for post authorization, if a fixed</w:t>
      </w:r>
      <w:r w:rsidDel="00000000" w:rsidR="00000000" w:rsidRPr="00000000">
        <w:rPr>
          <w:rFonts w:ascii="Roboto" w:cs="Roboto" w:eastAsia="Roboto" w:hAnsi="Roboto"/>
          <w:color w:val="252a37"/>
          <w:sz w:val="20"/>
          <w:szCs w:val="20"/>
          <w:rtl w:val="0"/>
        </w:rPr>
        <w:t xml:space="preserve"> deposit pledge has been completed, it isn’t allowed editing and deleting. Besides this, newly created fixed deposit pledge must not duplicate existing completed FDs. After submitting for post authorization , the system should trigger collateral creation for the newly created fixed deposit pledge.</w:t>
      </w:r>
    </w:p>
    <w:p w:rsidR="00000000" w:rsidDel="00000000" w:rsidP="00000000" w:rsidRDefault="00000000" w:rsidRPr="00000000" w14:paraId="0000052E">
      <w:pPr>
        <w:spacing w:after="0" w:lineRule="auto"/>
        <w:ind w:left="2380" w:hanging="360"/>
        <w:rPr>
          <w:sz w:val="21"/>
          <w:szCs w:val="21"/>
        </w:rPr>
      </w:pPr>
      <w:r w:rsidDel="00000000" w:rsidR="00000000" w:rsidRPr="00000000">
        <w:rPr>
          <w:rtl w:val="0"/>
        </w:rPr>
      </w:r>
    </w:p>
    <w:p w:rsidR="00000000" w:rsidDel="00000000" w:rsidP="00000000" w:rsidRDefault="00000000" w:rsidRPr="00000000" w14:paraId="0000052F">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53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ncadlacyokfd" w:id="103"/>
      <w:bookmarkEnd w:id="103"/>
      <w:r w:rsidDel="00000000" w:rsidR="00000000" w:rsidRPr="00000000">
        <w:rPr>
          <w:sz w:val="22"/>
          <w:szCs w:val="22"/>
          <w:rtl w:val="0"/>
        </w:rPr>
        <w:t xml:space="preserve">7.5.</w:t>
      </w:r>
      <w:r w:rsidDel="00000000" w:rsidR="00000000" w:rsidRPr="00000000">
        <w:rPr>
          <w:sz w:val="22"/>
          <w:szCs w:val="22"/>
          <w:rtl w:val="0"/>
        </w:rPr>
        <w:t xml:space="preserve">  </w:t>
      </w:r>
      <w:r w:rsidDel="00000000" w:rsidR="00000000" w:rsidRPr="00000000">
        <w:rPr>
          <w:sz w:val="22"/>
          <w:szCs w:val="22"/>
          <w:rtl w:val="0"/>
        </w:rPr>
        <w:t xml:space="preserve">Trigger Lodgment</w:t>
      </w:r>
    </w:p>
    <w:p w:rsidR="00000000" w:rsidDel="00000000" w:rsidP="00000000" w:rsidRDefault="00000000" w:rsidRPr="00000000" w14:paraId="00000531">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post maintenance Team </w:t>
      </w:r>
      <w:r w:rsidDel="00000000" w:rsidR="00000000" w:rsidRPr="00000000">
        <w:rPr>
          <w:b w:val="1"/>
          <w:bCs w:val="1"/>
          <w:sz w:val="21"/>
          <w:szCs w:val="21"/>
          <w:rtl w:val="0"/>
        </w:rPr>
        <w:t xml:space="preserve">I WANT </w:t>
      </w:r>
      <w:r w:rsidDel="00000000" w:rsidR="00000000" w:rsidRPr="00000000">
        <w:rPr>
          <w:sz w:val="21"/>
          <w:szCs w:val="21"/>
          <w:rtl w:val="0"/>
        </w:rPr>
        <w:t xml:space="preserve">System support to do lodgment, </w:t>
      </w:r>
      <w:r w:rsidDel="00000000" w:rsidR="00000000" w:rsidRPr="00000000">
        <w:rPr>
          <w:b w:val="1"/>
          <w:bCs w:val="1"/>
          <w:sz w:val="21"/>
          <w:szCs w:val="21"/>
          <w:rtl w:val="0"/>
        </w:rPr>
        <w:t xml:space="preserve">IN ORDER TO </w:t>
      </w:r>
      <w:r w:rsidDel="00000000" w:rsidR="00000000" w:rsidRPr="00000000">
        <w:rPr>
          <w:sz w:val="21"/>
          <w:szCs w:val="21"/>
          <w:rtl w:val="0"/>
        </w:rPr>
        <w:t xml:space="preserve">Used in payoff scenarios.</w:t>
      </w:r>
    </w:p>
    <w:p w:rsidR="00000000" w:rsidDel="00000000" w:rsidP="00000000" w:rsidRDefault="00000000" w:rsidRPr="00000000" w14:paraId="00000532">
      <w:pPr>
        <w:spacing w:after="0" w:lineRule="auto"/>
        <w:ind w:left="880" w:firstLine="420"/>
        <w:rPr>
          <w:sz w:val="21"/>
          <w:szCs w:val="21"/>
        </w:rPr>
      </w:pPr>
      <w:r w:rsidDel="00000000" w:rsidR="00000000" w:rsidRPr="00000000">
        <w:rPr>
          <w:sz w:val="21"/>
          <w:szCs w:val="21"/>
          <w:rtl w:val="0"/>
        </w:rPr>
        <w:t xml:space="preserve">.</w:t>
      </w:r>
    </w:p>
    <w:p w:rsidR="00000000" w:rsidDel="00000000" w:rsidP="00000000" w:rsidRDefault="00000000" w:rsidRPr="00000000" w14:paraId="00000533">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Scenario Description:</w:t>
      </w:r>
    </w:p>
    <w:p w:rsidR="00000000" w:rsidDel="00000000" w:rsidP="00000000" w:rsidRDefault="00000000" w:rsidRPr="00000000" w14:paraId="00000534">
      <w:pPr>
        <w:spacing w:after="0" w:lineRule="auto"/>
        <w:ind w:left="264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Payoff refers to a scenario where the seller of a used car has an outstanding HP loan with HLB, and the hire purchase loan from the current transaction is used to settle that existing loan.</w:t>
      </w:r>
    </w:p>
    <w:p w:rsidR="00000000" w:rsidDel="00000000" w:rsidP="00000000" w:rsidRDefault="00000000" w:rsidRPr="00000000" w14:paraId="00000535">
      <w:pPr>
        <w:spacing w:after="0" w:lineRule="auto"/>
        <w:ind w:left="264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 this scenario, disbursement to the seller's loan account can proceed without first completing a new lodgment registration (as the asset is already mortgaged to HLB from the previous loan).</w:t>
      </w:r>
    </w:p>
    <w:p w:rsidR="00000000" w:rsidDel="00000000" w:rsidP="00000000" w:rsidRDefault="00000000" w:rsidRPr="00000000" w14:paraId="00000536">
      <w:pPr>
        <w:spacing w:after="0" w:lineRule="auto"/>
        <w:ind w:left="2640" w:hanging="44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After disbursement, the seller first settles the outstanding loan, completes the discharge of lodgment, and then notifies HLB.</w:t>
      </w:r>
    </w:p>
    <w:p w:rsidR="00000000" w:rsidDel="00000000" w:rsidP="00000000" w:rsidRDefault="00000000" w:rsidRPr="00000000" w14:paraId="00000537">
      <w:pPr>
        <w:spacing w:after="0" w:lineRule="auto"/>
        <w:ind w:left="2640" w:hanging="44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Upon receiving notification, the CRA Defect Team is responsible for triggering the lodgment process. Upon successful registration, the seller is notified to proceed with the ownership transfer.</w:t>
      </w:r>
    </w:p>
    <w:p w:rsidR="00000000" w:rsidDel="00000000" w:rsidP="00000000" w:rsidRDefault="00000000" w:rsidRPr="00000000" w14:paraId="00000538">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Function Entry Point: Fundamental function list. Details refer to Common Capabilities - </w:t>
      </w:r>
      <w:r w:rsidDel="00000000" w:rsidR="00000000" w:rsidRPr="00000000">
        <w:rPr>
          <w:sz w:val="21"/>
          <w:szCs w:val="21"/>
          <w:rtl w:val="0"/>
        </w:rPr>
        <w:t xml:space="preserve">Trigger Lodgment</w:t>
      </w:r>
      <w:r w:rsidDel="00000000" w:rsidR="00000000" w:rsidRPr="00000000">
        <w:rPr>
          <w:rtl w:val="0"/>
        </w:rPr>
      </w:r>
    </w:p>
    <w:p w:rsidR="00000000" w:rsidDel="00000000" w:rsidP="00000000" w:rsidRDefault="00000000" w:rsidRPr="00000000" w14:paraId="00000539">
      <w:pPr>
        <w:spacing w:after="0" w:lineRule="auto"/>
        <w:jc w:val="center"/>
        <w:rPr>
          <w:sz w:val="21"/>
          <w:szCs w:val="21"/>
        </w:rPr>
      </w:pPr>
      <w:r w:rsidDel="00000000" w:rsidR="00000000" w:rsidRPr="00000000">
        <w:rPr>
          <w:rtl w:val="0"/>
        </w:rPr>
      </w:r>
    </w:p>
    <w:p w:rsidR="00000000" w:rsidDel="00000000" w:rsidP="00000000" w:rsidRDefault="00000000" w:rsidRPr="00000000" w14:paraId="0000053A">
      <w:pPr>
        <w:spacing w:after="0" w:lineRule="auto"/>
        <w:jc w:val="center"/>
        <w:rPr>
          <w:sz w:val="21"/>
          <w:szCs w:val="21"/>
        </w:rPr>
      </w:pPr>
      <w:r w:rsidDel="00000000" w:rsidR="00000000" w:rsidRPr="00000000">
        <w:rPr>
          <w:sz w:val="21"/>
          <w:szCs w:val="21"/>
        </w:rPr>
        <w:drawing>
          <wp:inline distB="114300" distT="114300" distL="114300" distR="114300">
            <wp:extent cx="6675120" cy="2616200"/>
            <wp:effectExtent b="0" l="0" r="0" t="0"/>
            <wp:docPr id="14"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667512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spacing w:after="0" w:lineRule="auto"/>
        <w:jc w:val="center"/>
        <w:rPr>
          <w:sz w:val="21"/>
          <w:szCs w:val="21"/>
        </w:rPr>
      </w:pPr>
      <w:r w:rsidDel="00000000" w:rsidR="00000000" w:rsidRPr="00000000">
        <w:rPr>
          <w:rtl w:val="0"/>
        </w:rPr>
      </w:r>
    </w:p>
    <w:p w:rsidR="00000000" w:rsidDel="00000000" w:rsidP="00000000" w:rsidRDefault="00000000" w:rsidRPr="00000000" w14:paraId="0000053C">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After clicking "Submit":</w:t>
      </w:r>
      <w:r w:rsidDel="00000000" w:rsidR="00000000" w:rsidRPr="00000000">
        <w:rPr>
          <w:sz w:val="21"/>
          <w:szCs w:val="21"/>
          <w:rtl w:val="0"/>
        </w:rPr>
        <w:t xml:space="preserve"> The interface status (Success / Failure) is displayed.</w:t>
      </w:r>
    </w:p>
    <w:p w:rsidR="00000000" w:rsidDel="00000000" w:rsidP="00000000" w:rsidRDefault="00000000" w:rsidRPr="00000000" w14:paraId="0000053D">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interface call is successful, re-submission is not allowed.</w:t>
      </w:r>
    </w:p>
    <w:p w:rsidR="00000000" w:rsidDel="00000000" w:rsidP="00000000" w:rsidRDefault="00000000" w:rsidRPr="00000000" w14:paraId="0000053E">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interface call fails, re-submission is allowed.</w:t>
      </w:r>
    </w:p>
    <w:p w:rsidR="00000000" w:rsidDel="00000000" w:rsidP="00000000" w:rsidRDefault="00000000" w:rsidRPr="00000000" w14:paraId="0000053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b w:val="1"/>
          <w:bCs w:val="1"/>
        </w:rPr>
      </w:pPr>
      <w:bookmarkStart w:colFirst="0" w:colLast="0" w:name="_ex51sb9v7pbe" w:id="104"/>
      <w:bookmarkEnd w:id="104"/>
      <w:r w:rsidDel="00000000" w:rsidR="00000000" w:rsidRPr="00000000">
        <w:rPr>
          <w:b w:val="1"/>
          <w:bCs w:val="1"/>
          <w:rtl w:val="0"/>
        </w:rPr>
        <w:t xml:space="preserve"> </w:t>
      </w:r>
    </w:p>
    <w:p w:rsidR="00000000" w:rsidDel="00000000" w:rsidP="00000000" w:rsidRDefault="00000000" w:rsidRPr="00000000" w14:paraId="0000054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pPr>
      <w:bookmarkStart w:colFirst="0" w:colLast="0" w:name="_phi1xwenc8tq" w:id="105"/>
      <w:bookmarkEnd w:id="105"/>
      <w:r w:rsidDel="00000000" w:rsidR="00000000" w:rsidRPr="00000000">
        <w:rPr>
          <w:sz w:val="22"/>
          <w:szCs w:val="22"/>
          <w:rtl w:val="0"/>
        </w:rPr>
        <w:t xml:space="preserve">7.6.</w:t>
      </w:r>
      <w:r w:rsidDel="00000000" w:rsidR="00000000" w:rsidRPr="00000000">
        <w:rPr>
          <w:sz w:val="22"/>
          <w:szCs w:val="22"/>
          <w:rtl w:val="0"/>
        </w:rPr>
        <w:t xml:space="preserve">  </w:t>
      </w:r>
      <w:r w:rsidDel="00000000" w:rsidR="00000000" w:rsidRPr="00000000">
        <w:rPr>
          <w:sz w:val="22"/>
          <w:szCs w:val="22"/>
          <w:rtl w:val="0"/>
        </w:rPr>
        <w:t xml:space="preserve">Email Notification for Additional Document Submission</w:t>
      </w:r>
      <w:r w:rsidDel="00000000" w:rsidR="00000000" w:rsidRPr="00000000">
        <w:rPr>
          <w:rtl w:val="0"/>
        </w:rPr>
      </w:r>
    </w:p>
    <w:p w:rsidR="00000000" w:rsidDel="00000000" w:rsidP="00000000" w:rsidRDefault="00000000" w:rsidRPr="00000000" w14:paraId="00000541">
      <w:pPr>
        <w:shd w:fill="ffffff" w:val="clear"/>
        <w:spacing w:after="240" w:before="240" w:lineRule="auto"/>
        <w:rPr>
          <w:sz w:val="21"/>
          <w:szCs w:val="21"/>
        </w:rPr>
      </w:pPr>
      <w:r w:rsidDel="00000000" w:rsidR="00000000" w:rsidRPr="00000000">
        <w:rPr>
          <w:sz w:val="21"/>
          <w:szCs w:val="21"/>
          <w:rtl w:val="0"/>
        </w:rPr>
        <w:t xml:space="preserve">After the successful disbursement of FBR/FBT business cases, the system must automatically send email notifications to the responsible Sales at pre-configured intervals, reminding them to follow up and submit additional required documents.</w:t>
      </w:r>
    </w:p>
    <w:p w:rsidR="00000000" w:rsidDel="00000000" w:rsidP="00000000" w:rsidRDefault="00000000" w:rsidRPr="00000000" w14:paraId="00000542">
      <w:pPr>
        <w:shd w:fill="ffffff" w:val="clear"/>
        <w:spacing w:after="240" w:before="240" w:lineRule="auto"/>
        <w:rPr/>
      </w:pPr>
      <w:r w:rsidDel="00000000" w:rsidR="00000000" w:rsidRPr="00000000">
        <w:rPr>
          <w:rtl w:val="0"/>
        </w:rPr>
        <w:t xml:space="preserve">1. Business Process</w:t>
      </w:r>
    </w:p>
    <w:p w:rsidR="00000000" w:rsidDel="00000000" w:rsidP="00000000" w:rsidRDefault="00000000" w:rsidRPr="00000000" w14:paraId="00000543">
      <w:pPr>
        <w:numPr>
          <w:ilvl w:val="0"/>
          <w:numId w:val="58"/>
        </w:numPr>
        <w:shd w:fill="ffffff" w:val="clear"/>
        <w:spacing w:after="0" w:before="240" w:lineRule="auto"/>
        <w:ind w:left="1440" w:hanging="360"/>
      </w:pPr>
      <w:r w:rsidDel="00000000" w:rsidR="00000000" w:rsidRPr="00000000">
        <w:rPr>
          <w:sz w:val="21"/>
          <w:szCs w:val="21"/>
          <w:rtl w:val="0"/>
        </w:rPr>
        <w:t xml:space="preserve">Trigger Point:</w:t>
      </w:r>
    </w:p>
    <w:p w:rsidR="00000000" w:rsidDel="00000000" w:rsidP="00000000" w:rsidRDefault="00000000" w:rsidRPr="00000000" w14:paraId="00000544">
      <w:pPr>
        <w:spacing w:after="0" w:lineRule="auto"/>
        <w:ind w:left="252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When the case status changes to "</w:t>
      </w:r>
      <w:r w:rsidDel="00000000" w:rsidR="00000000" w:rsidRPr="00000000">
        <w:rPr>
          <w:b w:val="1"/>
          <w:bCs w:val="1"/>
          <w:sz w:val="21"/>
          <w:szCs w:val="21"/>
          <w:rtl w:val="0"/>
        </w:rPr>
        <w:t xml:space="preserve">Disbursed  Pending Post Maintenance</w:t>
      </w:r>
      <w:r w:rsidDel="00000000" w:rsidR="00000000" w:rsidRPr="00000000">
        <w:rPr>
          <w:sz w:val="21"/>
          <w:szCs w:val="21"/>
          <w:rtl w:val="0"/>
        </w:rPr>
        <w:t xml:space="preserve">", the system records the disbursement date.</w:t>
      </w:r>
    </w:p>
    <w:p w:rsidR="00000000" w:rsidDel="00000000" w:rsidP="00000000" w:rsidRDefault="00000000" w:rsidRPr="00000000" w14:paraId="00000545">
      <w:pPr>
        <w:spacing w:after="0" w:lineRule="auto"/>
        <w:ind w:left="252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Using this disbursement date as Day 1, the system automatically </w:t>
      </w:r>
      <w:r w:rsidDel="00000000" w:rsidR="00000000" w:rsidRPr="00000000">
        <w:rPr>
          <w:sz w:val="21"/>
          <w:szCs w:val="21"/>
          <w:rtl w:val="0"/>
        </w:rPr>
        <w:t xml:space="preserve">triggers email notifications</w:t>
      </w:r>
      <w:r w:rsidDel="00000000" w:rsidR="00000000" w:rsidRPr="00000000">
        <w:rPr>
          <w:sz w:val="21"/>
          <w:szCs w:val="21"/>
          <w:rtl w:val="0"/>
        </w:rPr>
        <w:t xml:space="preserve"> on Day 3, Day 5, and Day 7.</w:t>
      </w:r>
    </w:p>
    <w:p w:rsidR="00000000" w:rsidDel="00000000" w:rsidP="00000000" w:rsidRDefault="00000000" w:rsidRPr="00000000" w14:paraId="00000546">
      <w:pPr>
        <w:spacing w:after="0" w:lineRule="auto"/>
        <w:ind w:left="252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This email is sent via postfix instead of Infobip since it is an internal email.</w:t>
      </w:r>
      <w:r w:rsidDel="00000000" w:rsidR="00000000" w:rsidRPr="00000000">
        <w:rPr>
          <w:rtl w:val="0"/>
        </w:rPr>
      </w:r>
    </w:p>
    <w:p w:rsidR="00000000" w:rsidDel="00000000" w:rsidP="00000000" w:rsidRDefault="00000000" w:rsidRPr="00000000" w14:paraId="00000547">
      <w:pPr>
        <w:numPr>
          <w:ilvl w:val="0"/>
          <w:numId w:val="64"/>
        </w:numPr>
        <w:shd w:fill="ffffff" w:val="clear"/>
        <w:spacing w:after="0" w:lineRule="auto"/>
        <w:ind w:left="1440" w:hanging="360"/>
      </w:pPr>
      <w:r w:rsidDel="00000000" w:rsidR="00000000" w:rsidRPr="00000000">
        <w:rPr>
          <w:sz w:val="21"/>
          <w:szCs w:val="21"/>
          <w:rtl w:val="0"/>
        </w:rPr>
        <w:t xml:space="preserve">Email Recipient Retrieval:</w:t>
      </w:r>
    </w:p>
    <w:p w:rsidR="00000000" w:rsidDel="00000000" w:rsidP="00000000" w:rsidRDefault="00000000" w:rsidRPr="00000000" w14:paraId="00000548">
      <w:pPr>
        <w:spacing w:after="0" w:lineRule="auto"/>
        <w:ind w:left="252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The system uses the Staff Code associated with the case to query the employee master data and retrieve the corresponding Sales email address.</w:t>
      </w:r>
    </w:p>
    <w:p w:rsidR="00000000" w:rsidDel="00000000" w:rsidP="00000000" w:rsidRDefault="00000000" w:rsidRPr="00000000" w14:paraId="00000549">
      <w:pPr>
        <w:spacing w:after="0" w:lineRule="auto"/>
        <w:ind w:left="252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If no valid email is found, an error is logged and the notification is skipped.</w:t>
      </w:r>
    </w:p>
    <w:p w:rsidR="00000000" w:rsidDel="00000000" w:rsidP="00000000" w:rsidRDefault="00000000" w:rsidRPr="00000000" w14:paraId="0000054A">
      <w:pPr>
        <w:numPr>
          <w:ilvl w:val="0"/>
          <w:numId w:val="74"/>
        </w:numPr>
        <w:shd w:fill="ffffff" w:val="clear"/>
        <w:spacing w:after="0" w:lineRule="auto"/>
        <w:ind w:left="1440" w:hanging="360"/>
      </w:pPr>
      <w:r w:rsidDel="00000000" w:rsidR="00000000" w:rsidRPr="00000000">
        <w:rPr>
          <w:sz w:val="21"/>
          <w:szCs w:val="21"/>
          <w:rtl w:val="0"/>
        </w:rPr>
        <w:t xml:space="preserve">Email Content Generation:</w:t>
      </w:r>
    </w:p>
    <w:p w:rsidR="00000000" w:rsidDel="00000000" w:rsidP="00000000" w:rsidRDefault="00000000" w:rsidRPr="00000000" w14:paraId="0000054B">
      <w:pPr>
        <w:spacing w:after="0" w:lineRule="auto"/>
        <w:ind w:left="252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A pre-defined email template is used.</w:t>
      </w:r>
    </w:p>
    <w:p w:rsidR="00000000" w:rsidDel="00000000" w:rsidP="00000000" w:rsidRDefault="00000000" w:rsidRPr="00000000" w14:paraId="0000054C">
      <w:pPr>
        <w:spacing w:after="240" w:lineRule="auto"/>
        <w:ind w:left="252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The case's App Ref No. and Disbursement Date are inserted as a dynamic parameter into the designated location within the template.</w:t>
      </w:r>
    </w:p>
    <w:p w:rsidR="00000000" w:rsidDel="00000000" w:rsidP="00000000" w:rsidRDefault="00000000" w:rsidRPr="00000000" w14:paraId="0000054D">
      <w:pPr>
        <w:shd w:fill="ffffff" w:val="clear"/>
        <w:spacing w:after="240" w:before="480" w:lineRule="auto"/>
        <w:rPr/>
      </w:pPr>
      <w:r w:rsidDel="00000000" w:rsidR="00000000" w:rsidRPr="00000000">
        <w:rPr>
          <w:rtl w:val="0"/>
        </w:rPr>
        <w:t xml:space="preserve">2. Email Template Design</w:t>
      </w:r>
    </w:p>
    <w:p w:rsidR="00000000" w:rsidDel="00000000" w:rsidP="00000000" w:rsidRDefault="00000000" w:rsidRPr="00000000" w14:paraId="0000054E">
      <w:pPr>
        <w:shd w:fill="ffffff" w:val="clear"/>
        <w:spacing w:after="480" w:before="480" w:lineRule="auto"/>
        <w:ind w:left="108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Template Example:</w:t>
      </w:r>
    </w:p>
    <w:tbl>
      <w:tblPr>
        <w:tblStyle w:val="Table1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0"/>
        <w:tblGridChange w:id="0">
          <w:tblGrid>
            <w:gridCol w:w="8580"/>
          </w:tblGrid>
        </w:tblGridChange>
      </w:tblGrid>
      <w:tr>
        <w:trPr>
          <w:cantSplit w:val="0"/>
          <w:trHeight w:val="375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spacing w:after="60" w:before="60" w:lineRule="auto"/>
              <w:ind w:left="440" w:firstLine="0"/>
              <w:rPr>
                <w:sz w:val="21"/>
                <w:szCs w:val="21"/>
              </w:rPr>
            </w:pPr>
            <w:r w:rsidDel="00000000" w:rsidR="00000000" w:rsidRPr="00000000">
              <w:rPr>
                <w:sz w:val="21"/>
                <w:szCs w:val="21"/>
                <w:rtl w:val="0"/>
              </w:rPr>
              <w:t xml:space="preserve">Subject: Reminder: Additional Documents Required for Case [App Ref No.]</w:t>
            </w:r>
          </w:p>
          <w:p w:rsidR="00000000" w:rsidDel="00000000" w:rsidP="00000000" w:rsidRDefault="00000000" w:rsidRPr="00000000" w14:paraId="00000550">
            <w:pPr>
              <w:spacing w:after="60" w:before="60" w:lineRule="auto"/>
              <w:ind w:left="4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51">
            <w:pPr>
              <w:spacing w:after="60" w:before="60" w:lineRule="auto"/>
              <w:ind w:left="440" w:firstLine="0"/>
              <w:rPr>
                <w:sz w:val="21"/>
                <w:szCs w:val="21"/>
              </w:rPr>
            </w:pPr>
            <w:r w:rsidDel="00000000" w:rsidR="00000000" w:rsidRPr="00000000">
              <w:rPr>
                <w:sz w:val="21"/>
                <w:szCs w:val="21"/>
                <w:rtl w:val="0"/>
              </w:rPr>
              <w:t xml:space="preserve">Dear Sales Colleague,</w:t>
            </w:r>
          </w:p>
          <w:p w:rsidR="00000000" w:rsidDel="00000000" w:rsidP="00000000" w:rsidRDefault="00000000" w:rsidRPr="00000000" w14:paraId="00000552">
            <w:pPr>
              <w:spacing w:after="60" w:before="60" w:lineRule="auto"/>
              <w:ind w:left="4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53">
            <w:pPr>
              <w:spacing w:after="60" w:before="60" w:lineRule="auto"/>
              <w:ind w:left="440" w:firstLine="0"/>
              <w:rPr>
                <w:sz w:val="21"/>
                <w:szCs w:val="21"/>
              </w:rPr>
            </w:pPr>
            <w:r w:rsidDel="00000000" w:rsidR="00000000" w:rsidRPr="00000000">
              <w:rPr>
                <w:sz w:val="21"/>
                <w:szCs w:val="21"/>
                <w:rtl w:val="0"/>
              </w:rPr>
              <w:t xml:space="preserve">Please follow up on your assigned application (Reference No.: [App Ref No.]), which was disbursed on [Disbursement Date].</w:t>
            </w:r>
          </w:p>
          <w:p w:rsidR="00000000" w:rsidDel="00000000" w:rsidP="00000000" w:rsidRDefault="00000000" w:rsidRPr="00000000" w14:paraId="00000554">
            <w:pPr>
              <w:spacing w:after="60" w:before="60" w:lineRule="auto"/>
              <w:ind w:left="440" w:firstLine="0"/>
              <w:rPr>
                <w:sz w:val="21"/>
                <w:szCs w:val="21"/>
              </w:rPr>
            </w:pPr>
            <w:r w:rsidDel="00000000" w:rsidR="00000000" w:rsidRPr="00000000">
              <w:rPr>
                <w:sz w:val="21"/>
                <w:szCs w:val="21"/>
                <w:rtl w:val="0"/>
              </w:rPr>
              <w:t xml:space="preserve">As required, please ensure all supporting documents are submitted into the system within 10 days after disbursement.</w:t>
            </w:r>
          </w:p>
          <w:p w:rsidR="00000000" w:rsidDel="00000000" w:rsidP="00000000" w:rsidRDefault="00000000" w:rsidRPr="00000000" w14:paraId="00000555">
            <w:pPr>
              <w:spacing w:after="60" w:before="60" w:lineRule="auto"/>
              <w:ind w:left="4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56">
            <w:pPr>
              <w:spacing w:after="60" w:before="60" w:lineRule="auto"/>
              <w:ind w:left="440" w:firstLine="0"/>
              <w:rPr>
                <w:sz w:val="21"/>
                <w:szCs w:val="21"/>
              </w:rPr>
            </w:pPr>
            <w:r w:rsidDel="00000000" w:rsidR="00000000" w:rsidRPr="00000000">
              <w:rPr>
                <w:sz w:val="21"/>
                <w:szCs w:val="21"/>
                <w:rtl w:val="0"/>
              </w:rPr>
              <w:t xml:space="preserve">Please take prompt action. Thank you.</w:t>
            </w:r>
          </w:p>
          <w:p w:rsidR="00000000" w:rsidDel="00000000" w:rsidP="00000000" w:rsidRDefault="00000000" w:rsidRPr="00000000" w14:paraId="00000557">
            <w:pPr>
              <w:spacing w:after="60" w:before="60" w:lineRule="auto"/>
              <w:ind w:left="440" w:firstLine="0"/>
              <w:rPr>
                <w:sz w:val="21"/>
                <w:szCs w:val="21"/>
              </w:rPr>
            </w:pPr>
            <w:r w:rsidDel="00000000" w:rsidR="00000000" w:rsidRPr="00000000">
              <w:rPr>
                <w:sz w:val="21"/>
                <w:szCs w:val="21"/>
                <w:rtl w:val="0"/>
              </w:rPr>
              <w:t xml:space="preserve">If already finished, please ignore this email.</w:t>
            </w:r>
          </w:p>
          <w:p w:rsidR="00000000" w:rsidDel="00000000" w:rsidP="00000000" w:rsidRDefault="00000000" w:rsidRPr="00000000" w14:paraId="00000558">
            <w:pPr>
              <w:spacing w:after="60" w:before="60" w:lineRule="auto"/>
              <w:ind w:left="440" w:firstLine="0"/>
              <w:rPr>
                <w:sz w:val="21"/>
                <w:szCs w:val="21"/>
              </w:rPr>
            </w:pPr>
            <w:r w:rsidDel="00000000" w:rsidR="00000000" w:rsidRPr="00000000">
              <w:rPr>
                <w:sz w:val="21"/>
                <w:szCs w:val="21"/>
                <w:rtl w:val="0"/>
              </w:rPr>
              <w:t xml:space="preserve">[System-generated email. Please do not reply.]</w:t>
            </w:r>
          </w:p>
        </w:tc>
      </w:tr>
    </w:tbl>
    <w:p w:rsidR="00000000" w:rsidDel="00000000" w:rsidP="00000000" w:rsidRDefault="00000000" w:rsidRPr="00000000" w14:paraId="00000559">
      <w:pPr>
        <w:shd w:fill="ffffff" w:val="clear"/>
        <w:spacing w:after="240" w:before="340" w:lineRule="auto"/>
        <w:ind w:left="108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Parameter Support: The template must support embedding dynamic variables such as [App Ref No.] and [Disbursement Date].</w:t>
      </w:r>
    </w:p>
    <w:p w:rsidR="00000000" w:rsidDel="00000000" w:rsidP="00000000" w:rsidRDefault="00000000" w:rsidRPr="00000000" w14:paraId="0000055A">
      <w:pPr>
        <w:shd w:fill="ffffff" w:val="clear"/>
        <w:spacing w:after="240" w:before="480" w:lineRule="auto"/>
        <w:rPr/>
      </w:pPr>
      <w:r w:rsidDel="00000000" w:rsidR="00000000" w:rsidRPr="00000000">
        <w:rPr>
          <w:rtl w:val="0"/>
        </w:rPr>
        <w:t xml:space="preserve">3. Recipient Retrieval Rules</w:t>
      </w:r>
    </w:p>
    <w:p w:rsidR="00000000" w:rsidDel="00000000" w:rsidP="00000000" w:rsidRDefault="00000000" w:rsidRPr="00000000" w14:paraId="0000055B">
      <w:pPr>
        <w:shd w:fill="ffffff" w:val="clear"/>
        <w:spacing w:after="0" w:before="240" w:lineRule="auto"/>
        <w:ind w:left="108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Input: Staff_Code from the case record.</w:t>
      </w:r>
    </w:p>
    <w:p w:rsidR="00000000" w:rsidDel="00000000" w:rsidP="00000000" w:rsidRDefault="00000000" w:rsidRPr="00000000" w14:paraId="0000055C">
      <w:pPr>
        <w:shd w:fill="ffffff" w:val="clear"/>
        <w:spacing w:after="0" w:lineRule="auto"/>
        <w:ind w:left="108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Process: Query the employee information table (or HR system interface) using Staff_Code to retrieve Sales_Name and Email_Address.</w:t>
      </w:r>
    </w:p>
    <w:p w:rsidR="00000000" w:rsidDel="00000000" w:rsidP="00000000" w:rsidRDefault="00000000" w:rsidRPr="00000000" w14:paraId="0000055D">
      <w:pPr>
        <w:shd w:fill="ffffff" w:val="clear"/>
        <w:spacing w:after="240" w:lineRule="auto"/>
        <w:ind w:left="108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Output: A valid email address to be used as the mail recipient.</w:t>
      </w:r>
    </w:p>
    <w:p w:rsidR="00000000" w:rsidDel="00000000" w:rsidP="00000000" w:rsidRDefault="00000000" w:rsidRPr="00000000" w14:paraId="0000055E">
      <w:pPr>
        <w:shd w:fill="ffffff" w:val="clear"/>
        <w:spacing w:after="240" w:before="480" w:lineRule="auto"/>
        <w:rPr/>
      </w:pPr>
      <w:r w:rsidDel="00000000" w:rsidR="00000000" w:rsidRPr="00000000">
        <w:rPr>
          <w:rtl w:val="0"/>
        </w:rPr>
        <w:t xml:space="preserve">4. Configuration Management Requirements</w:t>
      </w:r>
    </w:p>
    <w:p w:rsidR="00000000" w:rsidDel="00000000" w:rsidP="00000000" w:rsidRDefault="00000000" w:rsidRPr="00000000" w14:paraId="0000055F">
      <w:pPr>
        <w:shd w:fill="ffffff" w:val="clear"/>
        <w:spacing w:after="0" w:before="240" w:lineRule="auto"/>
        <w:ind w:left="108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The system must provide a configuration table allowing administrators to modify the sequence of days triggering email notifications.</w:t>
      </w:r>
    </w:p>
    <w:p w:rsidR="00000000" w:rsidDel="00000000" w:rsidP="00000000" w:rsidRDefault="00000000" w:rsidRPr="00000000" w14:paraId="00000560">
      <w:pPr>
        <w:shd w:fill="ffffff" w:val="clear"/>
        <w:spacing w:after="240" w:lineRule="auto"/>
        <w:ind w:left="1080" w:hanging="360"/>
        <w:rPr>
          <w:sz w:val="21"/>
          <w:szCs w:val="21"/>
        </w:rPr>
      </w:pPr>
      <w:r w:rsidDel="00000000" w:rsidR="00000000" w:rsidRPr="00000000">
        <w:rPr>
          <w:color w:val="0f1115"/>
          <w:sz w:val="24"/>
          <w:szCs w:val="24"/>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sz w:val="21"/>
          <w:szCs w:val="21"/>
          <w:rtl w:val="0"/>
        </w:rPr>
        <w:t xml:space="preserve">Configuration Example:</w:t>
      </w:r>
    </w:p>
    <w:tbl>
      <w:tblPr>
        <w:tblStyle w:val="Table12"/>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2655"/>
        <w:gridCol w:w="4020"/>
        <w:tblGridChange w:id="0">
          <w:tblGrid>
            <w:gridCol w:w="3300"/>
            <w:gridCol w:w="2655"/>
            <w:gridCol w:w="402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0.0" w:type="dxa"/>
              <w:left w:w="0.0" w:type="dxa"/>
              <w:bottom w:w="0.0" w:type="dxa"/>
              <w:right w:w="0.0" w:type="dxa"/>
            </w:tcMar>
            <w:vAlign w:val="top"/>
          </w:tcPr>
          <w:p w:rsidR="00000000" w:rsidDel="00000000" w:rsidP="00000000" w:rsidRDefault="00000000" w:rsidRPr="00000000" w14:paraId="00000561">
            <w:pPr>
              <w:spacing w:after="60" w:before="60" w:lineRule="auto"/>
              <w:ind w:left="141.73228346456688" w:firstLine="0"/>
              <w:rPr>
                <w:sz w:val="20"/>
                <w:szCs w:val="20"/>
              </w:rPr>
            </w:pPr>
            <w:r w:rsidDel="00000000" w:rsidR="00000000" w:rsidRPr="00000000">
              <w:rPr>
                <w:sz w:val="20"/>
                <w:szCs w:val="20"/>
                <w:rtl w:val="0"/>
              </w:rPr>
              <w:t xml:space="preserve">Configuration Item</w:t>
            </w:r>
          </w:p>
        </w:tc>
        <w:tc>
          <w:tcPr>
            <w:tcBorders>
              <w:top w:color="000000" w:space="0" w:sz="5" w:val="single"/>
              <w:left w:color="000000" w:space="0" w:sz="0" w:val="nil"/>
              <w:bottom w:color="000000" w:space="0" w:sz="5" w:val="single"/>
              <w:right w:color="000000" w:space="0" w:sz="5" w:val="single"/>
            </w:tcBorders>
            <w:shd w:fill="b7b7b7" w:val="clear"/>
            <w:tcMar>
              <w:top w:w="0.0" w:type="dxa"/>
              <w:left w:w="0.0" w:type="dxa"/>
              <w:bottom w:w="0.0" w:type="dxa"/>
              <w:right w:w="0.0" w:type="dxa"/>
            </w:tcMar>
            <w:vAlign w:val="top"/>
          </w:tcPr>
          <w:p w:rsidR="00000000" w:rsidDel="00000000" w:rsidP="00000000" w:rsidRDefault="00000000" w:rsidRPr="00000000" w14:paraId="00000562">
            <w:pPr>
              <w:spacing w:after="60" w:before="60" w:lineRule="auto"/>
              <w:ind w:left="141.73228346456688" w:firstLine="0"/>
              <w:rPr>
                <w:sz w:val="20"/>
                <w:szCs w:val="20"/>
              </w:rPr>
            </w:pPr>
            <w:r w:rsidDel="00000000" w:rsidR="00000000" w:rsidRPr="00000000">
              <w:rPr>
                <w:sz w:val="20"/>
                <w:szCs w:val="20"/>
                <w:rtl w:val="0"/>
              </w:rPr>
              <w:t xml:space="preserve">Default Value</w:t>
            </w:r>
          </w:p>
        </w:tc>
        <w:tc>
          <w:tcPr>
            <w:tcBorders>
              <w:top w:color="000000" w:space="0" w:sz="5" w:val="single"/>
              <w:left w:color="000000" w:space="0" w:sz="0" w:val="nil"/>
              <w:bottom w:color="000000" w:space="0" w:sz="5" w:val="single"/>
              <w:right w:color="000000" w:space="0" w:sz="5" w:val="single"/>
            </w:tcBorders>
            <w:shd w:fill="b7b7b7" w:val="clear"/>
            <w:tcMar>
              <w:top w:w="0.0" w:type="dxa"/>
              <w:left w:w="0.0" w:type="dxa"/>
              <w:bottom w:w="0.0" w:type="dxa"/>
              <w:right w:w="0.0" w:type="dxa"/>
            </w:tcMar>
            <w:vAlign w:val="top"/>
          </w:tcPr>
          <w:p w:rsidR="00000000" w:rsidDel="00000000" w:rsidP="00000000" w:rsidRDefault="00000000" w:rsidRPr="00000000" w14:paraId="00000563">
            <w:pPr>
              <w:spacing w:after="60" w:before="60" w:lineRule="auto"/>
              <w:ind w:left="141.73228346456688" w:firstLine="0"/>
              <w:rPr>
                <w:sz w:val="20"/>
                <w:szCs w:val="20"/>
              </w:rPr>
            </w:pPr>
            <w:r w:rsidDel="00000000" w:rsidR="00000000" w:rsidRPr="00000000">
              <w:rPr>
                <w:sz w:val="20"/>
                <w:szCs w:val="20"/>
                <w:rtl w:val="0"/>
              </w:rPr>
              <w:t xml:space="preserve">Description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4">
            <w:pPr>
              <w:spacing w:after="60" w:before="60" w:lineRule="auto"/>
              <w:ind w:left="141.73228346456688" w:firstLine="0"/>
              <w:rPr>
                <w:sz w:val="20"/>
                <w:szCs w:val="20"/>
              </w:rPr>
            </w:pPr>
            <w:r w:rsidDel="00000000" w:rsidR="00000000" w:rsidRPr="00000000">
              <w:rPr>
                <w:sz w:val="20"/>
                <w:szCs w:val="20"/>
                <w:rtl w:val="0"/>
              </w:rPr>
              <w:t xml:space="preserve">NOTIFICATION_DAY_SEQUENCE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5">
            <w:pPr>
              <w:spacing w:after="60" w:before="60" w:lineRule="auto"/>
              <w:ind w:left="141.73228346456688" w:firstLine="0"/>
              <w:rPr>
                <w:sz w:val="20"/>
                <w:szCs w:val="20"/>
              </w:rPr>
            </w:pPr>
            <w:r w:rsidDel="00000000" w:rsidR="00000000" w:rsidRPr="00000000">
              <w:rPr>
                <w:sz w:val="20"/>
                <w:szCs w:val="20"/>
                <w:rtl w:val="0"/>
              </w:rPr>
              <w:t xml:space="preserve">3|5|7</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6">
            <w:pPr>
              <w:spacing w:after="60" w:before="60" w:lineRule="auto"/>
              <w:ind w:left="141.73228346456688" w:firstLine="0"/>
              <w:rPr>
                <w:sz w:val="20"/>
                <w:szCs w:val="20"/>
              </w:rPr>
            </w:pPr>
            <w:r w:rsidDel="00000000" w:rsidR="00000000" w:rsidRPr="00000000">
              <w:rPr>
                <w:sz w:val="20"/>
                <w:szCs w:val="20"/>
                <w:rtl w:val="0"/>
              </w:rPr>
              <w:t xml:space="preserve">Configurated in Constant</w:t>
            </w:r>
          </w:p>
          <w:p w:rsidR="00000000" w:rsidDel="00000000" w:rsidP="00000000" w:rsidRDefault="00000000" w:rsidRPr="00000000" w14:paraId="00000567">
            <w:pPr>
              <w:spacing w:after="60" w:before="60" w:lineRule="auto"/>
              <w:ind w:left="141.73228346456688" w:firstLine="0"/>
              <w:rPr>
                <w:sz w:val="20"/>
                <w:szCs w:val="20"/>
              </w:rPr>
            </w:pPr>
            <w:r w:rsidDel="00000000" w:rsidR="00000000" w:rsidRPr="00000000">
              <w:rPr>
                <w:sz w:val="20"/>
                <w:szCs w:val="20"/>
                <w:rtl w:val="0"/>
              </w:rPr>
              <w:t xml:space="preserve">Days post-disbursement to trigger notifications</w:t>
            </w:r>
          </w:p>
          <w:p w:rsidR="00000000" w:rsidDel="00000000" w:rsidP="00000000" w:rsidRDefault="00000000" w:rsidRPr="00000000" w14:paraId="00000568">
            <w:pPr>
              <w:spacing w:after="60" w:before="60" w:lineRule="auto"/>
              <w:ind w:left="141.73228346456688" w:firstLine="0"/>
              <w:rPr>
                <w:sz w:val="20"/>
                <w:szCs w:val="20"/>
              </w:rPr>
            </w:pPr>
            <w:r w:rsidDel="00000000" w:rsidR="00000000" w:rsidRPr="00000000">
              <w:rPr>
                <w:sz w:val="20"/>
                <w:szCs w:val="20"/>
                <w:rtl w:val="0"/>
              </w:rPr>
              <w:t xml:space="preserve">(separated by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9">
            <w:pPr>
              <w:spacing w:after="60" w:before="60" w:lineRule="auto"/>
              <w:ind w:left="141.73228346456688" w:firstLine="0"/>
              <w:rPr>
                <w:sz w:val="20"/>
                <w:szCs w:val="20"/>
              </w:rPr>
            </w:pPr>
            <w:r w:rsidDel="00000000" w:rsidR="00000000" w:rsidRPr="00000000">
              <w:rPr>
                <w:sz w:val="20"/>
                <w:szCs w:val="20"/>
                <w:rtl w:val="0"/>
              </w:rPr>
              <w:t xml:space="preserve">EMAIL_TEMPLATE_ID</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A">
            <w:pPr>
              <w:spacing w:after="60" w:before="60" w:lineRule="auto"/>
              <w:ind w:left="141.73228346456688" w:firstLine="0"/>
              <w:rPr>
                <w:sz w:val="20"/>
                <w:szCs w:val="20"/>
              </w:rPr>
            </w:pPr>
            <w:r w:rsidDel="00000000" w:rsidR="00000000" w:rsidRPr="00000000">
              <w:rPr>
                <w:sz w:val="20"/>
                <w:szCs w:val="20"/>
                <w:rtl w:val="0"/>
              </w:rPr>
              <w:t xml:space="preserve">TEMPLATE_FBR_FOLLOWUP</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B">
            <w:pPr>
              <w:spacing w:after="60" w:before="60" w:lineRule="auto"/>
              <w:ind w:left="141.73228346456688" w:firstLine="0"/>
              <w:rPr>
                <w:sz w:val="20"/>
                <w:szCs w:val="20"/>
              </w:rPr>
            </w:pPr>
            <w:r w:rsidDel="00000000" w:rsidR="00000000" w:rsidRPr="00000000">
              <w:rPr>
                <w:sz w:val="20"/>
                <w:szCs w:val="20"/>
                <w:rtl w:val="0"/>
              </w:rPr>
              <w:t xml:space="preserve">ID of the email template to be used</w:t>
            </w:r>
          </w:p>
        </w:tc>
      </w:tr>
    </w:tbl>
    <w:p w:rsidR="00000000" w:rsidDel="00000000" w:rsidP="00000000" w:rsidRDefault="00000000" w:rsidRPr="00000000" w14:paraId="0000056C">
      <w:pPr>
        <w:spacing w:after="60" w:before="60" w:lineRule="auto"/>
        <w:ind w:left="2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6D">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56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7q0mcj2x2h12" w:id="106"/>
      <w:bookmarkEnd w:id="106"/>
      <w:r w:rsidDel="00000000" w:rsidR="00000000" w:rsidRPr="00000000">
        <w:br w:type="page"/>
      </w:r>
      <w:r w:rsidDel="00000000" w:rsidR="00000000" w:rsidRPr="00000000">
        <w:rPr>
          <w:rtl w:val="0"/>
        </w:rPr>
      </w:r>
    </w:p>
    <w:p w:rsidR="00000000" w:rsidDel="00000000" w:rsidP="00000000" w:rsidRDefault="00000000" w:rsidRPr="00000000" w14:paraId="0000056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99jo65gtjdio" w:id="107"/>
      <w:bookmarkEnd w:id="107"/>
      <w:r w:rsidDel="00000000" w:rsidR="00000000" w:rsidRPr="00000000">
        <w:rPr>
          <w:rtl w:val="0"/>
        </w:rPr>
        <w:t xml:space="preserve">8.</w:t>
      </w:r>
      <w:r w:rsidDel="00000000" w:rsidR="00000000" w:rsidRPr="00000000">
        <w:rPr>
          <w:rFonts w:ascii="Arial Unicode MS" w:cs="Arial Unicode MS" w:eastAsia="Arial Unicode MS" w:hAnsi="Arial Unicode MS"/>
          <w:rtl w:val="0"/>
        </w:rPr>
        <w:t xml:space="preserve">  【Same as Batch2】</w:t>
      </w:r>
      <w:r w:rsidDel="00000000" w:rsidR="00000000" w:rsidRPr="00000000">
        <w:rPr>
          <w:rtl w:val="0"/>
        </w:rPr>
        <w:t xml:space="preserve">Post Authorizer</w:t>
      </w:r>
    </w:p>
    <w:p w:rsidR="00000000" w:rsidDel="00000000" w:rsidP="00000000" w:rsidRDefault="00000000" w:rsidRPr="00000000" w14:paraId="0000057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ensvl7dpqov6" w:id="108"/>
      <w:bookmarkEnd w:id="108"/>
      <w:r w:rsidDel="00000000" w:rsidR="00000000" w:rsidRPr="00000000">
        <w:rPr>
          <w:sz w:val="22"/>
          <w:szCs w:val="22"/>
          <w:rtl w:val="0"/>
        </w:rPr>
        <w:t xml:space="preserve">8.1. Application Assignment</w:t>
      </w:r>
    </w:p>
    <w:p w:rsidR="00000000" w:rsidDel="00000000" w:rsidP="00000000" w:rsidRDefault="00000000" w:rsidRPr="00000000" w14:paraId="00000571">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Post Authorizer</w:t>
      </w:r>
      <w:r w:rsidDel="00000000" w:rsidR="00000000" w:rsidRPr="00000000">
        <w:rPr>
          <w:b w:val="1"/>
          <w:bCs w:val="1"/>
          <w:sz w:val="21"/>
          <w:szCs w:val="21"/>
          <w:rtl w:val="0"/>
        </w:rPr>
        <w:t xml:space="preserve"> I WANT </w:t>
      </w:r>
      <w:r w:rsidDel="00000000" w:rsidR="00000000" w:rsidRPr="00000000">
        <w:rPr>
          <w:sz w:val="21"/>
          <w:szCs w:val="21"/>
          <w:rtl w:val="0"/>
        </w:rPr>
        <w:t xml:space="preserve">system automatically assigns pending cases according to defined rules and allows me to manually select and Pick Up a case,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I can finish task promptly.</w:t>
      </w:r>
    </w:p>
    <w:p w:rsidR="00000000" w:rsidDel="00000000" w:rsidP="00000000" w:rsidRDefault="00000000" w:rsidRPr="00000000" w14:paraId="00000572">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detailed case distribution rules are specified in the “Application Assignment Management”</w:t>
      </w:r>
    </w:p>
    <w:p w:rsidR="00000000" w:rsidDel="00000000" w:rsidP="00000000" w:rsidRDefault="00000000" w:rsidRPr="00000000" w14:paraId="00000573">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Special Rules:</w:t>
      </w:r>
    </w:p>
    <w:p w:rsidR="00000000" w:rsidDel="00000000" w:rsidP="00000000" w:rsidRDefault="00000000" w:rsidRPr="00000000" w14:paraId="00000574">
      <w:pPr>
        <w:spacing w:after="0" w:lineRule="auto"/>
        <w:ind w:left="2380" w:hanging="360"/>
        <w:rPr>
          <w:b w:val="1"/>
          <w:bCs w:val="1"/>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Status of Assigned Cases: </w:t>
      </w:r>
      <w:r w:rsidDel="00000000" w:rsidR="00000000" w:rsidRPr="00000000">
        <w:rPr>
          <w:b w:val="1"/>
          <w:bCs w:val="1"/>
          <w:sz w:val="21"/>
          <w:szCs w:val="21"/>
          <w:rtl w:val="0"/>
        </w:rPr>
        <w:t xml:space="preserve">Funded</w:t>
      </w:r>
      <w:r w:rsidDel="00000000" w:rsidR="00000000" w:rsidRPr="00000000">
        <w:rPr>
          <w:sz w:val="21"/>
          <w:szCs w:val="21"/>
          <w:rtl w:val="0"/>
        </w:rPr>
        <w:t xml:space="preserve"> </w:t>
      </w:r>
      <w:r w:rsidDel="00000000" w:rsidR="00000000" w:rsidRPr="00000000">
        <w:rPr>
          <w:b w:val="1"/>
          <w:bCs w:val="1"/>
          <w:sz w:val="21"/>
          <w:szCs w:val="21"/>
          <w:rtl w:val="0"/>
        </w:rPr>
        <w:t xml:space="preserve">Pending Post Authorization</w:t>
      </w:r>
    </w:p>
    <w:p w:rsidR="00000000" w:rsidDel="00000000" w:rsidP="00000000" w:rsidRDefault="00000000" w:rsidRPr="00000000" w14:paraId="00000575">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Control must be in place to ensure the post authorizer is not the same person as the last post maintenance handler.</w:t>
      </w:r>
    </w:p>
    <w:p w:rsidR="00000000" w:rsidDel="00000000" w:rsidP="00000000" w:rsidRDefault="00000000" w:rsidRPr="00000000" w14:paraId="00000576">
      <w:pPr>
        <w:spacing w:after="0" w:lineRule="auto"/>
        <w:ind w:left="20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7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kx38yv2lm7r1" w:id="109"/>
      <w:bookmarkEnd w:id="109"/>
      <w:r w:rsidDel="00000000" w:rsidR="00000000" w:rsidRPr="00000000">
        <w:rPr>
          <w:sz w:val="22"/>
          <w:szCs w:val="22"/>
          <w:rtl w:val="0"/>
        </w:rPr>
        <w:t xml:space="preserve">8.2. CRA To Do List </w:t>
      </w:r>
    </w:p>
    <w:p w:rsidR="00000000" w:rsidDel="00000000" w:rsidP="00000000" w:rsidRDefault="00000000" w:rsidRPr="00000000" w14:paraId="00000578">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Post CRA Authorizer</w:t>
      </w:r>
      <w:r w:rsidDel="00000000" w:rsidR="00000000" w:rsidRPr="00000000">
        <w:rPr>
          <w:b w:val="1"/>
          <w:bCs w:val="1"/>
          <w:sz w:val="21"/>
          <w:szCs w:val="21"/>
          <w:rtl w:val="0"/>
        </w:rPr>
        <w:t xml:space="preserve"> I WANT </w:t>
      </w:r>
      <w:r w:rsidDel="00000000" w:rsidR="00000000" w:rsidRPr="00000000">
        <w:rPr>
          <w:sz w:val="21"/>
          <w:szCs w:val="21"/>
          <w:rtl w:val="0"/>
        </w:rPr>
        <w:t xml:space="preserve">System display application assigned to me in “CRA To Do List”,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I can quickly view and select tasks.</w:t>
      </w:r>
    </w:p>
    <w:p w:rsidR="00000000" w:rsidDel="00000000" w:rsidP="00000000" w:rsidRDefault="00000000" w:rsidRPr="00000000" w14:paraId="00000579">
      <w:pPr>
        <w:spacing w:after="0" w:lineRule="auto"/>
        <w:ind w:left="2000" w:hanging="3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Status of Application displayed: </w:t>
      </w:r>
      <w:r w:rsidDel="00000000" w:rsidR="00000000" w:rsidRPr="00000000">
        <w:rPr>
          <w:b w:val="1"/>
          <w:bCs w:val="1"/>
          <w:sz w:val="21"/>
          <w:szCs w:val="21"/>
          <w:rtl w:val="0"/>
        </w:rPr>
        <w:t xml:space="preserve">Funded</w:t>
      </w:r>
      <w:r w:rsidDel="00000000" w:rsidR="00000000" w:rsidRPr="00000000">
        <w:rPr>
          <w:sz w:val="21"/>
          <w:szCs w:val="21"/>
          <w:rtl w:val="0"/>
        </w:rPr>
        <w:t xml:space="preserve"> </w:t>
      </w:r>
      <w:r w:rsidDel="00000000" w:rsidR="00000000" w:rsidRPr="00000000">
        <w:rPr>
          <w:b w:val="1"/>
          <w:bCs w:val="1"/>
          <w:sz w:val="21"/>
          <w:szCs w:val="21"/>
          <w:rtl w:val="0"/>
        </w:rPr>
        <w:t xml:space="preserve">Pending Post Authorization</w:t>
      </w:r>
    </w:p>
    <w:p w:rsidR="00000000" w:rsidDel="00000000" w:rsidP="00000000" w:rsidRDefault="00000000" w:rsidRPr="00000000" w14:paraId="0000057A">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1. Case ordering, list fields displayed, display rules, and action items in the list are defined in the “Common Capabilities - CRA To Do List Query &amp; Display” section.</w:t>
      </w:r>
    </w:p>
    <w:p w:rsidR="00000000" w:rsidDel="00000000" w:rsidP="00000000" w:rsidRDefault="00000000" w:rsidRPr="00000000" w14:paraId="0000057B">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7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9n1vafbwn6r8" w:id="110"/>
      <w:bookmarkEnd w:id="110"/>
      <w:r w:rsidDel="00000000" w:rsidR="00000000" w:rsidRPr="00000000">
        <w:rPr>
          <w:sz w:val="22"/>
          <w:szCs w:val="22"/>
          <w:rtl w:val="0"/>
        </w:rPr>
        <w:t xml:space="preserve">8.3. Application Query</w:t>
      </w:r>
    </w:p>
    <w:p w:rsidR="00000000" w:rsidDel="00000000" w:rsidP="00000000" w:rsidRDefault="00000000" w:rsidRPr="00000000" w14:paraId="0000057D">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Post CRA Authorizer </w:t>
      </w:r>
      <w:r w:rsidDel="00000000" w:rsidR="00000000" w:rsidRPr="00000000">
        <w:rPr>
          <w:b w:val="1"/>
          <w:bCs w:val="1"/>
          <w:sz w:val="21"/>
          <w:szCs w:val="21"/>
          <w:rtl w:val="0"/>
        </w:rPr>
        <w:t xml:space="preserve">I WANT </w:t>
      </w:r>
      <w:r w:rsidDel="00000000" w:rsidR="00000000" w:rsidRPr="00000000">
        <w:rPr>
          <w:sz w:val="21"/>
          <w:szCs w:val="21"/>
          <w:rtl w:val="0"/>
        </w:rPr>
        <w:t xml:space="preserve">System support to retrieve disbursement application assigned to me,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Proceed to subsequent disbursement processing.</w:t>
      </w:r>
    </w:p>
    <w:p w:rsidR="00000000" w:rsidDel="00000000" w:rsidP="00000000" w:rsidRDefault="00000000" w:rsidRPr="00000000" w14:paraId="0000057E">
      <w:pPr>
        <w:spacing w:after="0" w:lineRule="auto"/>
        <w:ind w:left="2000" w:hanging="3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 status inquiry is supported: </w:t>
      </w:r>
      <w:r w:rsidDel="00000000" w:rsidR="00000000" w:rsidRPr="00000000">
        <w:rPr>
          <w:b w:val="1"/>
          <w:bCs w:val="1"/>
          <w:sz w:val="21"/>
          <w:szCs w:val="21"/>
          <w:rtl w:val="0"/>
        </w:rPr>
        <w:t xml:space="preserve">Funded</w:t>
      </w:r>
      <w:r w:rsidDel="00000000" w:rsidR="00000000" w:rsidRPr="00000000">
        <w:rPr>
          <w:sz w:val="21"/>
          <w:szCs w:val="21"/>
          <w:rtl w:val="0"/>
        </w:rPr>
        <w:t xml:space="preserve"> </w:t>
      </w:r>
      <w:r w:rsidDel="00000000" w:rsidR="00000000" w:rsidRPr="00000000">
        <w:rPr>
          <w:b w:val="1"/>
          <w:bCs w:val="1"/>
          <w:sz w:val="21"/>
          <w:szCs w:val="21"/>
          <w:rtl w:val="0"/>
        </w:rPr>
        <w:t xml:space="preserve">Pending Post Authorization</w:t>
      </w:r>
    </w:p>
    <w:p w:rsidR="00000000" w:rsidDel="00000000" w:rsidP="00000000" w:rsidRDefault="00000000" w:rsidRPr="00000000" w14:paraId="0000057F">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Filter criteria, list fields displayed, display rules, and action items in the list are defined in the “Common Capabilities - Application Query &amp; Display” section.</w:t>
      </w:r>
    </w:p>
    <w:p w:rsidR="00000000" w:rsidDel="00000000" w:rsidP="00000000" w:rsidRDefault="00000000" w:rsidRPr="00000000" w14:paraId="00000580">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8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n1rfaz6xmbuo" w:id="111"/>
      <w:bookmarkEnd w:id="111"/>
      <w:r w:rsidDel="00000000" w:rsidR="00000000" w:rsidRPr="00000000">
        <w:rPr>
          <w:sz w:val="22"/>
          <w:szCs w:val="22"/>
          <w:rtl w:val="0"/>
        </w:rPr>
        <w:t xml:space="preserve">8.4. Application Processing</w:t>
      </w:r>
    </w:p>
    <w:p w:rsidR="00000000" w:rsidDel="00000000" w:rsidP="00000000" w:rsidRDefault="00000000" w:rsidRPr="00000000" w14:paraId="00000582">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Post Authorizer</w:t>
      </w:r>
      <w:r w:rsidDel="00000000" w:rsidR="00000000" w:rsidRPr="00000000">
        <w:rPr>
          <w:b w:val="1"/>
          <w:bCs w:val="1"/>
          <w:sz w:val="21"/>
          <w:szCs w:val="21"/>
          <w:rtl w:val="0"/>
        </w:rPr>
        <w:t xml:space="preserve"> I WANT </w:t>
      </w:r>
      <w:r w:rsidDel="00000000" w:rsidR="00000000" w:rsidRPr="00000000">
        <w:rPr>
          <w:sz w:val="21"/>
          <w:szCs w:val="21"/>
          <w:rtl w:val="0"/>
        </w:rPr>
        <w:t xml:space="preserve">system structurally presents disbursement information, </w:t>
      </w:r>
      <w:r w:rsidDel="00000000" w:rsidR="00000000" w:rsidRPr="00000000">
        <w:rPr>
          <w:b w:val="1"/>
          <w:bCs w:val="1"/>
          <w:sz w:val="21"/>
          <w:szCs w:val="21"/>
          <w:rtl w:val="0"/>
        </w:rPr>
        <w:t xml:space="preserve">IN ORDER THAT </w:t>
      </w:r>
      <w:r w:rsidDel="00000000" w:rsidR="00000000" w:rsidRPr="00000000">
        <w:rPr>
          <w:sz w:val="21"/>
          <w:szCs w:val="21"/>
          <w:rtl w:val="0"/>
        </w:rPr>
        <w:t xml:space="preserve">efficiently complete authorization.</w:t>
      </w:r>
    </w:p>
    <w:p w:rsidR="00000000" w:rsidDel="00000000" w:rsidP="00000000" w:rsidRDefault="00000000" w:rsidRPr="00000000" w14:paraId="00000583">
      <w:pPr>
        <w:spacing w:after="0" w:lineRule="auto"/>
        <w:ind w:left="198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584">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 this stage, the Post Authorizer primarily reviews all disbursement information and chooses between two processing paths: granting authorization or returning to Post Maintenance for modification.</w:t>
      </w:r>
    </w:p>
    <w:p w:rsidR="00000000" w:rsidDel="00000000" w:rsidP="00000000" w:rsidRDefault="00000000" w:rsidRPr="00000000" w14:paraId="00000585">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Page Section</w:t>
      </w:r>
    </w:p>
    <w:p w:rsidR="00000000" w:rsidDel="00000000" w:rsidP="00000000" w:rsidRDefault="00000000" w:rsidRPr="00000000" w14:paraId="00000586">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Indicator section same as CRA Authorizer.</w:t>
      </w:r>
    </w:p>
    <w:p w:rsidR="00000000" w:rsidDel="00000000" w:rsidP="00000000" w:rsidRDefault="00000000" w:rsidRPr="00000000" w14:paraId="00000587">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Navigation of workflow</w:t>
      </w:r>
    </w:p>
    <w:p w:rsidR="00000000" w:rsidDel="00000000" w:rsidP="00000000" w:rsidRDefault="00000000" w:rsidRPr="00000000" w14:paraId="00000588">
      <w:pPr>
        <w:spacing w:after="0" w:lineRule="auto"/>
        <w:ind w:left="2020" w:firstLine="0"/>
        <w:rPr>
          <w:sz w:val="21"/>
          <w:szCs w:val="21"/>
        </w:rPr>
      </w:pPr>
      <w:r w:rsidDel="00000000" w:rsidR="00000000" w:rsidRPr="00000000">
        <w:rPr>
          <w:sz w:val="21"/>
          <w:szCs w:val="21"/>
          <w:rtl w:val="0"/>
        </w:rPr>
        <w:t xml:space="preserve">Same as Check and Maintenance</w:t>
      </w:r>
    </w:p>
    <w:p w:rsidR="00000000" w:rsidDel="00000000" w:rsidP="00000000" w:rsidRDefault="00000000" w:rsidRPr="00000000" w14:paraId="00000589">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Checking Section</w:t>
      </w:r>
    </w:p>
    <w:p w:rsidR="00000000" w:rsidDel="00000000" w:rsidP="00000000" w:rsidRDefault="00000000" w:rsidRPr="00000000" w14:paraId="0000058A">
      <w:pPr>
        <w:spacing w:after="0" w:lineRule="auto"/>
        <w:ind w:left="276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Including four parts:</w:t>
      </w:r>
    </w:p>
    <w:p w:rsidR="00000000" w:rsidDel="00000000" w:rsidP="00000000" w:rsidRDefault="00000000" w:rsidRPr="00000000" w14:paraId="0000058B">
      <w:pPr>
        <w:spacing w:after="0" w:lineRule="auto"/>
        <w:ind w:left="2400" w:firstLine="0"/>
        <w:rPr>
          <w:sz w:val="21"/>
          <w:szCs w:val="21"/>
        </w:rPr>
      </w:pPr>
      <w:r w:rsidDel="00000000" w:rsidR="00000000" w:rsidRPr="00000000">
        <w:rPr>
          <w:sz w:val="21"/>
          <w:szCs w:val="21"/>
          <w:rtl w:val="0"/>
        </w:rPr>
        <w:t xml:space="preserve">Application &amp; Agreement &amp; Appendix, Vehicle Documents, Other Documents</w:t>
      </w:r>
    </w:p>
    <w:p w:rsidR="00000000" w:rsidDel="00000000" w:rsidP="00000000" w:rsidRDefault="00000000" w:rsidRPr="00000000" w14:paraId="0000058C">
      <w:pPr>
        <w:spacing w:after="0" w:lineRule="auto"/>
        <w:ind w:left="276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Operational method is same as Checker and Maintenance</w:t>
      </w:r>
    </w:p>
    <w:p w:rsidR="00000000" w:rsidDel="00000000" w:rsidP="00000000" w:rsidRDefault="00000000" w:rsidRPr="00000000" w14:paraId="0000058D">
      <w:pPr>
        <w:spacing w:after="0" w:lineRule="auto"/>
        <w:ind w:left="23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Defect List, same as Checker and Maintenance</w:t>
      </w:r>
    </w:p>
    <w:p w:rsidR="00000000" w:rsidDel="00000000" w:rsidP="00000000" w:rsidRDefault="00000000" w:rsidRPr="00000000" w14:paraId="0000058E">
      <w:pPr>
        <w:spacing w:after="0" w:lineRule="auto"/>
        <w:ind w:left="2380" w:hanging="36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Check List, same as Checker and Maintenance</w:t>
      </w:r>
    </w:p>
    <w:p w:rsidR="00000000" w:rsidDel="00000000" w:rsidP="00000000" w:rsidRDefault="00000000" w:rsidRPr="00000000" w14:paraId="0000058F">
      <w:pPr>
        <w:spacing w:after="0" w:lineRule="auto"/>
        <w:ind w:left="2380" w:hanging="36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Data Maintenance, including:</w:t>
      </w:r>
    </w:p>
    <w:p w:rsidR="00000000" w:rsidDel="00000000" w:rsidP="00000000" w:rsidRDefault="00000000" w:rsidRPr="00000000" w14:paraId="00000590">
      <w:pPr>
        <w:spacing w:after="0" w:lineRule="auto"/>
        <w:ind w:left="2040" w:firstLine="0"/>
        <w:rPr>
          <w:sz w:val="21"/>
          <w:szCs w:val="21"/>
        </w:rPr>
      </w:pPr>
      <w:r w:rsidDel="00000000" w:rsidR="00000000" w:rsidRPr="00000000">
        <w:rPr>
          <w:sz w:val="21"/>
          <w:szCs w:val="21"/>
          <w:rtl w:val="0"/>
        </w:rPr>
        <w:t xml:space="preserve">- Application Summary</w:t>
      </w:r>
    </w:p>
    <w:p w:rsidR="00000000" w:rsidDel="00000000" w:rsidP="00000000" w:rsidRDefault="00000000" w:rsidRPr="00000000" w14:paraId="00000591">
      <w:pPr>
        <w:spacing w:after="0" w:lineRule="auto"/>
        <w:ind w:left="2040" w:firstLine="0"/>
        <w:rPr>
          <w:sz w:val="21"/>
          <w:szCs w:val="21"/>
        </w:rPr>
      </w:pPr>
      <w:r w:rsidDel="00000000" w:rsidR="00000000" w:rsidRPr="00000000">
        <w:rPr>
          <w:sz w:val="21"/>
          <w:szCs w:val="21"/>
          <w:rtl w:val="0"/>
        </w:rPr>
        <w:t xml:space="preserve">- Hirer/Guarantor Information</w:t>
      </w:r>
    </w:p>
    <w:p w:rsidR="00000000" w:rsidDel="00000000" w:rsidP="00000000" w:rsidRDefault="00000000" w:rsidRPr="00000000" w14:paraId="00000592">
      <w:pPr>
        <w:spacing w:after="0" w:lineRule="auto"/>
        <w:ind w:left="2040" w:firstLine="0"/>
        <w:rPr>
          <w:sz w:val="21"/>
          <w:szCs w:val="21"/>
        </w:rPr>
      </w:pPr>
      <w:r w:rsidDel="00000000" w:rsidR="00000000" w:rsidRPr="00000000">
        <w:rPr>
          <w:sz w:val="21"/>
          <w:szCs w:val="21"/>
          <w:rtl w:val="0"/>
        </w:rPr>
        <w:t xml:space="preserve">- Facility Information</w:t>
      </w:r>
    </w:p>
    <w:p w:rsidR="00000000" w:rsidDel="00000000" w:rsidP="00000000" w:rsidRDefault="00000000" w:rsidRPr="00000000" w14:paraId="00000593">
      <w:pPr>
        <w:spacing w:after="0" w:lineRule="auto"/>
        <w:ind w:left="2040" w:firstLine="0"/>
        <w:rPr>
          <w:sz w:val="21"/>
          <w:szCs w:val="21"/>
        </w:rPr>
      </w:pPr>
      <w:r w:rsidDel="00000000" w:rsidR="00000000" w:rsidRPr="00000000">
        <w:rPr>
          <w:sz w:val="21"/>
          <w:szCs w:val="21"/>
          <w:rtl w:val="0"/>
        </w:rPr>
        <w:t xml:space="preserve">- FIS Information</w:t>
      </w:r>
    </w:p>
    <w:p w:rsidR="00000000" w:rsidDel="00000000" w:rsidP="00000000" w:rsidRDefault="00000000" w:rsidRPr="00000000" w14:paraId="00000594">
      <w:pPr>
        <w:spacing w:after="0" w:lineRule="auto"/>
        <w:ind w:left="2040" w:firstLine="0"/>
        <w:rPr>
          <w:sz w:val="21"/>
          <w:szCs w:val="21"/>
        </w:rPr>
      </w:pPr>
      <w:r w:rsidDel="00000000" w:rsidR="00000000" w:rsidRPr="00000000">
        <w:rPr>
          <w:sz w:val="21"/>
          <w:szCs w:val="21"/>
          <w:rtl w:val="0"/>
        </w:rPr>
        <w:t xml:space="preserve">- Dealer/Seller Information</w:t>
      </w:r>
    </w:p>
    <w:p w:rsidR="00000000" w:rsidDel="00000000" w:rsidP="00000000" w:rsidRDefault="00000000" w:rsidRPr="00000000" w14:paraId="00000595">
      <w:pPr>
        <w:spacing w:after="0" w:lineRule="auto"/>
        <w:ind w:left="2040" w:firstLine="0"/>
        <w:rPr>
          <w:sz w:val="21"/>
          <w:szCs w:val="21"/>
        </w:rPr>
      </w:pPr>
      <w:r w:rsidDel="00000000" w:rsidR="00000000" w:rsidRPr="00000000">
        <w:rPr>
          <w:sz w:val="21"/>
          <w:szCs w:val="21"/>
          <w:rtl w:val="0"/>
        </w:rPr>
        <w:t xml:space="preserve">- Collateral Information</w:t>
      </w:r>
    </w:p>
    <w:p w:rsidR="00000000" w:rsidDel="00000000" w:rsidP="00000000" w:rsidRDefault="00000000" w:rsidRPr="00000000" w14:paraId="00000596">
      <w:pPr>
        <w:spacing w:after="0" w:lineRule="auto"/>
        <w:ind w:left="2040" w:firstLine="0"/>
        <w:rPr>
          <w:sz w:val="21"/>
          <w:szCs w:val="21"/>
        </w:rPr>
      </w:pPr>
      <w:r w:rsidDel="00000000" w:rsidR="00000000" w:rsidRPr="00000000">
        <w:rPr>
          <w:sz w:val="21"/>
          <w:szCs w:val="21"/>
          <w:rtl w:val="0"/>
        </w:rPr>
        <w:t xml:space="preserve">- Purchase Information</w:t>
      </w:r>
    </w:p>
    <w:p w:rsidR="00000000" w:rsidDel="00000000" w:rsidP="00000000" w:rsidRDefault="00000000" w:rsidRPr="00000000" w14:paraId="00000597">
      <w:pPr>
        <w:spacing w:after="0" w:lineRule="auto"/>
        <w:ind w:left="20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98">
      <w:pPr>
        <w:spacing w:after="0" w:lineRule="auto"/>
        <w:ind w:left="2040" w:firstLine="0"/>
        <w:rPr>
          <w:sz w:val="21"/>
          <w:szCs w:val="21"/>
        </w:rPr>
      </w:pPr>
      <w:r w:rsidDel="00000000" w:rsidR="00000000" w:rsidRPr="00000000">
        <w:rPr>
          <w:sz w:val="21"/>
          <w:szCs w:val="21"/>
          <w:rtl w:val="0"/>
        </w:rPr>
        <w:t xml:space="preserve">– Approval Information</w:t>
      </w:r>
    </w:p>
    <w:p w:rsidR="00000000" w:rsidDel="00000000" w:rsidP="00000000" w:rsidRDefault="00000000" w:rsidRPr="00000000" w14:paraId="00000599">
      <w:pPr>
        <w:spacing w:after="0" w:lineRule="auto"/>
        <w:ind w:left="2040" w:firstLine="0"/>
        <w:rPr>
          <w:b w:val="1"/>
          <w:bCs w:val="1"/>
          <w:sz w:val="21"/>
          <w:szCs w:val="21"/>
        </w:rPr>
      </w:pPr>
      <w:r w:rsidDel="00000000" w:rsidR="00000000" w:rsidRPr="00000000">
        <w:rPr>
          <w:sz w:val="21"/>
          <w:szCs w:val="21"/>
          <w:rtl w:val="0"/>
        </w:rPr>
        <w:t xml:space="preserve">Detail refers to Appendix: </w:t>
      </w:r>
      <w:r w:rsidDel="00000000" w:rsidR="00000000" w:rsidRPr="00000000">
        <w:rPr>
          <w:b w:val="1"/>
          <w:bCs w:val="1"/>
          <w:sz w:val="21"/>
          <w:szCs w:val="21"/>
          <w:rtl w:val="0"/>
        </w:rPr>
        <w:t xml:space="preserve">“CHECKER&amp;AUTHORIZER”</w:t>
      </w:r>
      <w:r w:rsidDel="00000000" w:rsidR="00000000" w:rsidRPr="00000000">
        <w:rPr>
          <w:sz w:val="21"/>
          <w:szCs w:val="21"/>
          <w:rtl w:val="0"/>
        </w:rPr>
        <w:t xml:space="preserve"> sheet in </w:t>
      </w:r>
      <w:r w:rsidDel="00000000" w:rsidR="00000000" w:rsidRPr="00000000">
        <w:rPr>
          <w:b w:val="1"/>
          <w:bCs w:val="1"/>
          <w:sz w:val="21"/>
          <w:szCs w:val="21"/>
          <w:rtl w:val="0"/>
        </w:rPr>
        <w:t xml:space="preserve">“Appendix – User Page Display”</w:t>
      </w:r>
    </w:p>
    <w:p w:rsidR="00000000" w:rsidDel="00000000" w:rsidP="00000000" w:rsidRDefault="00000000" w:rsidRPr="00000000" w14:paraId="0000059A">
      <w:pPr>
        <w:spacing w:after="0" w:lineRule="auto"/>
        <w:ind w:left="2380" w:hanging="360"/>
        <w:rPr>
          <w:sz w:val="21"/>
          <w:szCs w:val="21"/>
        </w:rPr>
      </w:pPr>
      <w:r w:rsidDel="00000000" w:rsidR="00000000" w:rsidRPr="00000000">
        <w:rPr>
          <w:sz w:val="21"/>
          <w:szCs w:val="21"/>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FIS information displayed here will not block submission, it is the FIS document tick box in File Checklist who will block submission.</w:t>
      </w:r>
    </w:p>
    <w:p w:rsidR="00000000" w:rsidDel="00000000" w:rsidP="00000000" w:rsidRDefault="00000000" w:rsidRPr="00000000" w14:paraId="0000059B">
      <w:pPr>
        <w:spacing w:after="0" w:lineRule="auto"/>
        <w:ind w:left="2380" w:hanging="360"/>
        <w:rPr>
          <w:sz w:val="21"/>
          <w:szCs w:val="21"/>
        </w:rPr>
      </w:pPr>
      <w:r w:rsidDel="00000000" w:rsidR="00000000" w:rsidRPr="00000000">
        <w:rPr>
          <w:sz w:val="21"/>
          <w:szCs w:val="21"/>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Memo/Attachment/Report, same as Checker and Maintenance</w:t>
      </w:r>
    </w:p>
    <w:p w:rsidR="00000000" w:rsidDel="00000000" w:rsidP="00000000" w:rsidRDefault="00000000" w:rsidRPr="00000000" w14:paraId="0000059C">
      <w:pPr>
        <w:spacing w:after="0" w:lineRule="auto"/>
        <w:ind w:left="29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Memo is a common component that supports logging Memos in a log format, including submitter, submission time, and Memo content.</w:t>
      </w:r>
    </w:p>
    <w:p w:rsidR="00000000" w:rsidDel="00000000" w:rsidP="00000000" w:rsidRDefault="00000000" w:rsidRPr="00000000" w14:paraId="0000059D">
      <w:pPr>
        <w:spacing w:after="0" w:lineRule="auto"/>
        <w:ind w:left="298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Files uploaded here do not enter the OCR recognition, checking, and verification workflow. Therefore, it is only recommended for uploading files in urgent situations and manually modifying disbursement information.</w:t>
      </w:r>
    </w:p>
    <w:p w:rsidR="00000000" w:rsidDel="00000000" w:rsidP="00000000" w:rsidRDefault="00000000" w:rsidRPr="00000000" w14:paraId="0000059E">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Submit for Subsequent Processing</w:t>
      </w:r>
    </w:p>
    <w:p w:rsidR="00000000" w:rsidDel="00000000" w:rsidP="00000000" w:rsidRDefault="00000000" w:rsidRPr="00000000" w14:paraId="0000059F">
      <w:pPr>
        <w:spacing w:after="0" w:lineRule="auto"/>
        <w:ind w:left="196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Submission is not allowed if any defects remain in the File Checking Section or the defect list.</w:t>
      </w:r>
      <w:r w:rsidDel="00000000" w:rsidR="00000000" w:rsidRPr="00000000">
        <w:br w:type="page"/>
      </w:r>
      <w:r w:rsidDel="00000000" w:rsidR="00000000" w:rsidRPr="00000000">
        <w:rPr>
          <w:rtl w:val="0"/>
        </w:rPr>
      </w:r>
    </w:p>
    <w:p w:rsidR="00000000" w:rsidDel="00000000" w:rsidP="00000000" w:rsidRDefault="00000000" w:rsidRPr="00000000" w14:paraId="000005A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xaxr4h4y36a" w:id="112"/>
      <w:bookmarkEnd w:id="112"/>
      <w:r w:rsidDel="00000000" w:rsidR="00000000" w:rsidRPr="00000000">
        <w:rPr>
          <w:rtl w:val="0"/>
        </w:rPr>
        <w:t xml:space="preserve">9.</w:t>
      </w:r>
      <w:r w:rsidDel="00000000" w:rsidR="00000000" w:rsidRPr="00000000">
        <w:rPr>
          <w:rFonts w:ascii="Arial Unicode MS" w:cs="Arial Unicode MS" w:eastAsia="Arial Unicode MS" w:hAnsi="Arial Unicode MS"/>
          <w:rtl w:val="0"/>
        </w:rPr>
        <w:t xml:space="preserve">  【Same as Batch2】</w:t>
      </w:r>
      <w:r w:rsidDel="00000000" w:rsidR="00000000" w:rsidRPr="00000000">
        <w:rPr>
          <w:rtl w:val="0"/>
        </w:rPr>
        <w:t xml:space="preserve">CRA Exception Team</w:t>
      </w:r>
    </w:p>
    <w:p w:rsidR="00000000" w:rsidDel="00000000" w:rsidP="00000000" w:rsidRDefault="00000000" w:rsidRPr="00000000" w14:paraId="000005A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a06i5873ybuo" w:id="113"/>
      <w:bookmarkEnd w:id="113"/>
      <w:r w:rsidDel="00000000" w:rsidR="00000000" w:rsidRPr="00000000">
        <w:rPr>
          <w:sz w:val="22"/>
          <w:szCs w:val="22"/>
          <w:rtl w:val="0"/>
        </w:rPr>
        <w:t xml:space="preserve">9.1. Application Query</w:t>
      </w:r>
    </w:p>
    <w:p w:rsidR="00000000" w:rsidDel="00000000" w:rsidP="00000000" w:rsidRDefault="00000000" w:rsidRPr="00000000" w14:paraId="000005A2">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Exception Team </w:t>
      </w:r>
      <w:r w:rsidDel="00000000" w:rsidR="00000000" w:rsidRPr="00000000">
        <w:rPr>
          <w:b w:val="1"/>
          <w:bCs w:val="1"/>
          <w:sz w:val="21"/>
          <w:szCs w:val="21"/>
          <w:rtl w:val="0"/>
        </w:rPr>
        <w:t xml:space="preserve">I WANT </w:t>
      </w:r>
      <w:r w:rsidDel="00000000" w:rsidR="00000000" w:rsidRPr="00000000">
        <w:rPr>
          <w:sz w:val="21"/>
          <w:szCs w:val="21"/>
          <w:rtl w:val="0"/>
        </w:rPr>
        <w:t xml:space="preserve">system to inquiry interface Error, </w:t>
      </w:r>
      <w:r w:rsidDel="00000000" w:rsidR="00000000" w:rsidRPr="00000000">
        <w:rPr>
          <w:b w:val="1"/>
          <w:bCs w:val="1"/>
          <w:sz w:val="21"/>
          <w:szCs w:val="21"/>
          <w:rtl w:val="0"/>
        </w:rPr>
        <w:t xml:space="preserve">IN ORDER To </w:t>
      </w:r>
      <w:r w:rsidDel="00000000" w:rsidR="00000000" w:rsidRPr="00000000">
        <w:rPr>
          <w:sz w:val="21"/>
          <w:szCs w:val="21"/>
          <w:rtl w:val="0"/>
        </w:rPr>
        <w:t xml:space="preserve">continue processing in a timely manner.</w:t>
      </w:r>
    </w:p>
    <w:p w:rsidR="00000000" w:rsidDel="00000000" w:rsidP="00000000" w:rsidRDefault="00000000" w:rsidRPr="00000000" w14:paraId="000005A3">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5A4">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 Scope for Viewing: All cases that have experienced exceptions, including those that have exceeded the maximum processing attempts and those that have not.</w:t>
      </w:r>
    </w:p>
    <w:p w:rsidR="00000000" w:rsidDel="00000000" w:rsidP="00000000" w:rsidRDefault="00000000" w:rsidRPr="00000000" w14:paraId="000005A5">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Filter Criteria: All fields are optional. Details are provided in the table below.</w:t>
      </w:r>
    </w:p>
    <w:tbl>
      <w:tblPr>
        <w:tblStyle w:val="Table13"/>
        <w:tblW w:w="1005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5.0000000000002"/>
        <w:gridCol w:w="1675.0000000000002"/>
        <w:gridCol w:w="1675.0000000000002"/>
        <w:gridCol w:w="1675.0000000000002"/>
        <w:gridCol w:w="1675.0000000000002"/>
        <w:gridCol w:w="1675.0000000000002"/>
        <w:tblGridChange w:id="0">
          <w:tblGrid>
            <w:gridCol w:w="1675.0000000000002"/>
            <w:gridCol w:w="1675.0000000000002"/>
            <w:gridCol w:w="1675.0000000000002"/>
            <w:gridCol w:w="1675.0000000000002"/>
            <w:gridCol w:w="1675.0000000000002"/>
            <w:gridCol w:w="1675.0000000000002"/>
          </w:tblGrid>
        </w:tblGridChange>
      </w:tblGrid>
      <w:tr>
        <w:trPr>
          <w:cantSplit w:val="0"/>
          <w:trHeight w:val="615"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A6">
            <w:pPr>
              <w:spacing w:after="0" w:lineRule="auto"/>
              <w:ind w:left="0" w:right="-92.12598425196845" w:firstLine="0"/>
              <w:rPr>
                <w:b w:val="1"/>
                <w:bCs w:val="1"/>
                <w:sz w:val="18"/>
                <w:szCs w:val="18"/>
              </w:rPr>
            </w:pPr>
            <w:r w:rsidDel="00000000" w:rsidR="00000000" w:rsidRPr="00000000">
              <w:rPr>
                <w:b w:val="1"/>
                <w:bCs w:val="1"/>
                <w:sz w:val="18"/>
                <w:szCs w:val="18"/>
                <w:rtl w:val="0"/>
              </w:rPr>
              <w:t xml:space="preserve">Query  fields</w:t>
            </w:r>
          </w:p>
          <w:p w:rsidR="00000000" w:rsidDel="00000000" w:rsidP="00000000" w:rsidRDefault="00000000" w:rsidRPr="00000000" w14:paraId="000005A7">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A8">
            <w:pPr>
              <w:spacing w:after="0" w:lineRule="auto"/>
              <w:ind w:left="0" w:right="-92.12598425196845" w:firstLine="0"/>
              <w:rPr>
                <w:b w:val="1"/>
                <w:bCs w:val="1"/>
                <w:sz w:val="18"/>
                <w:szCs w:val="18"/>
              </w:rPr>
            </w:pPr>
            <w:r w:rsidDel="00000000" w:rsidR="00000000" w:rsidRPr="00000000">
              <w:rPr>
                <w:b w:val="1"/>
                <w:bCs w:val="1"/>
                <w:sz w:val="18"/>
                <w:szCs w:val="18"/>
                <w:rtl w:val="0"/>
              </w:rPr>
              <w:t xml:space="preserve">Control Type</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A9">
            <w:pPr>
              <w:spacing w:after="0" w:lineRule="auto"/>
              <w:ind w:left="0" w:right="-92.12598425196845" w:firstLine="0"/>
              <w:rPr>
                <w:b w:val="1"/>
                <w:bCs w:val="1"/>
                <w:sz w:val="18"/>
                <w:szCs w:val="18"/>
              </w:rPr>
            </w:pPr>
            <w:r w:rsidDel="00000000" w:rsidR="00000000" w:rsidRPr="00000000">
              <w:rPr>
                <w:b w:val="1"/>
                <w:bCs w:val="1"/>
                <w:sz w:val="18"/>
                <w:szCs w:val="18"/>
                <w:rtl w:val="0"/>
              </w:rPr>
              <w:t xml:space="preserve">Input Field  Format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AA">
            <w:pPr>
              <w:spacing w:after="0" w:lineRule="auto"/>
              <w:ind w:left="0" w:right="-92.12598425196845" w:firstLine="0"/>
              <w:rPr>
                <w:b w:val="1"/>
                <w:bCs w:val="1"/>
                <w:sz w:val="18"/>
                <w:szCs w:val="18"/>
              </w:rPr>
            </w:pPr>
            <w:r w:rsidDel="00000000" w:rsidR="00000000" w:rsidRPr="00000000">
              <w:rPr>
                <w:b w:val="1"/>
                <w:bCs w:val="1"/>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AB">
            <w:pPr>
              <w:spacing w:after="0" w:lineRule="auto"/>
              <w:ind w:left="0" w:right="-92.12598425196845" w:firstLine="0"/>
              <w:rPr>
                <w:b w:val="1"/>
                <w:bCs w:val="1"/>
                <w:sz w:val="18"/>
                <w:szCs w:val="18"/>
              </w:rPr>
            </w:pPr>
            <w:r w:rsidDel="00000000" w:rsidR="00000000" w:rsidRPr="00000000">
              <w:rPr>
                <w:b w:val="1"/>
                <w:bCs w:val="1"/>
                <w:sz w:val="18"/>
                <w:szCs w:val="18"/>
                <w:rtl w:val="0"/>
              </w:rPr>
              <w:t xml:space="preserve">Display Name</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5AC">
            <w:pPr>
              <w:spacing w:after="0" w:lineRule="auto"/>
              <w:ind w:left="0" w:right="-92.12598425196845" w:firstLine="0"/>
              <w:rPr>
                <w:b w:val="1"/>
                <w:bCs w:val="1"/>
                <w:sz w:val="18"/>
                <w:szCs w:val="18"/>
              </w:rPr>
            </w:pPr>
            <w:r w:rsidDel="00000000" w:rsidR="00000000" w:rsidRPr="00000000">
              <w:rPr>
                <w:b w:val="1"/>
                <w:bCs w:val="1"/>
                <w:sz w:val="18"/>
                <w:szCs w:val="18"/>
                <w:rtl w:val="0"/>
              </w:rPr>
              <w:t xml:space="preserve">Value Example</w:t>
            </w:r>
          </w:p>
        </w:tc>
      </w:tr>
      <w:tr>
        <w:trPr>
          <w:cantSplit w:val="0"/>
          <w:trHeight w:val="6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D">
            <w:pPr>
              <w:spacing w:after="0" w:lineRule="auto"/>
              <w:ind w:left="0" w:right="-92.12598425196845" w:firstLine="0"/>
              <w:rPr>
                <w:sz w:val="18"/>
                <w:szCs w:val="18"/>
              </w:rPr>
            </w:pPr>
            <w:r w:rsidDel="00000000" w:rsidR="00000000" w:rsidRPr="00000000">
              <w:rPr>
                <w:sz w:val="18"/>
                <w:szCs w:val="18"/>
                <w:rtl w:val="0"/>
              </w:rPr>
              <w:t xml:space="preserve">Application Reference Number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E">
            <w:pPr>
              <w:spacing w:after="0" w:lineRule="auto"/>
              <w:ind w:left="0" w:right="-92.12598425196845" w:firstLine="0"/>
              <w:rPr>
                <w:sz w:val="18"/>
                <w:szCs w:val="18"/>
              </w:rPr>
            </w:pPr>
            <w:r w:rsidDel="00000000" w:rsidR="00000000" w:rsidRPr="00000000">
              <w:rPr>
                <w:sz w:val="18"/>
                <w:szCs w:val="18"/>
                <w:rtl w:val="0"/>
              </w:rPr>
              <w:t xml:space="preserve">Input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F">
            <w:pPr>
              <w:spacing w:after="0" w:lineRule="auto"/>
              <w:ind w:left="0" w:right="-92.12598425196845" w:firstLine="0"/>
              <w:rPr>
                <w:sz w:val="18"/>
                <w:szCs w:val="18"/>
              </w:rPr>
            </w:pPr>
            <w:r w:rsidDel="00000000" w:rsidR="00000000" w:rsidRPr="00000000">
              <w:rPr>
                <w:sz w:val="18"/>
                <w:szCs w:val="18"/>
                <w:rtl w:val="0"/>
              </w:rPr>
              <w:t xml:space="preserve">VARCHAR2(20)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0">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after="0" w:lineRule="auto"/>
              <w:ind w:left="0" w:right="-92.12598425196845" w:firstLine="0"/>
              <w:rPr>
                <w:sz w:val="18"/>
                <w:szCs w:val="18"/>
              </w:rPr>
            </w:pPr>
            <w:r w:rsidDel="00000000" w:rsidR="00000000" w:rsidRPr="00000000">
              <w:rPr>
                <w:sz w:val="18"/>
                <w:szCs w:val="18"/>
                <w:rtl w:val="0"/>
              </w:rPr>
              <w:t xml:space="preserve">App.  Ref. No.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spacing w:after="0" w:lineRule="auto"/>
              <w:ind w:left="0" w:right="-92.12598425196845" w:firstLine="0"/>
              <w:rPr>
                <w:sz w:val="18"/>
                <w:szCs w:val="18"/>
              </w:rPr>
            </w:pPr>
            <w:r w:rsidDel="00000000" w:rsidR="00000000" w:rsidRPr="00000000">
              <w:rPr>
                <w:sz w:val="18"/>
                <w:szCs w:val="18"/>
                <w:rtl w:val="0"/>
              </w:rPr>
              <w:t xml:space="preserve">KEP/HP/2015/Z0001325</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3">
            <w:pPr>
              <w:spacing w:after="0" w:lineRule="auto"/>
              <w:ind w:left="0" w:right="-92.12598425196845" w:firstLine="0"/>
              <w:rPr>
                <w:sz w:val="18"/>
                <w:szCs w:val="18"/>
              </w:rPr>
            </w:pPr>
            <w:r w:rsidDel="00000000" w:rsidR="00000000" w:rsidRPr="00000000">
              <w:rPr>
                <w:sz w:val="18"/>
                <w:szCs w:val="18"/>
                <w:rtl w:val="0"/>
              </w:rPr>
              <w:t xml:space="preserve">Host CP/HP Account Number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4">
            <w:pPr>
              <w:spacing w:after="0" w:lineRule="auto"/>
              <w:ind w:left="0" w:right="-92.12598425196845" w:firstLine="0"/>
              <w:rPr>
                <w:sz w:val="18"/>
                <w:szCs w:val="18"/>
              </w:rPr>
            </w:pPr>
            <w:r w:rsidDel="00000000" w:rsidR="00000000" w:rsidRPr="00000000">
              <w:rPr>
                <w:sz w:val="18"/>
                <w:szCs w:val="18"/>
                <w:rtl w:val="0"/>
              </w:rPr>
              <w:t xml:space="preserve">Input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spacing w:after="0" w:lineRule="auto"/>
              <w:ind w:left="0" w:right="-92.12598425196845" w:firstLine="0"/>
              <w:rPr>
                <w:sz w:val="18"/>
                <w:szCs w:val="18"/>
              </w:rPr>
            </w:pPr>
            <w:r w:rsidDel="00000000" w:rsidR="00000000" w:rsidRPr="00000000">
              <w:rPr>
                <w:sz w:val="18"/>
                <w:szCs w:val="18"/>
                <w:rtl w:val="0"/>
              </w:rPr>
              <w:t xml:space="preserve">VARCHAR2(20)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spacing w:after="0" w:lineRule="auto"/>
              <w:ind w:left="0" w:right="-92.12598425196845" w:firstLine="0"/>
              <w:rPr>
                <w:sz w:val="18"/>
                <w:szCs w:val="18"/>
              </w:rPr>
            </w:pPr>
            <w:r w:rsidDel="00000000" w:rsidR="00000000" w:rsidRPr="00000000">
              <w:rPr>
                <w:sz w:val="18"/>
                <w:szCs w:val="18"/>
                <w:rtl w:val="0"/>
              </w:rPr>
              <w:t xml:space="preserve">Host  CP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spacing w:after="0" w:lineRule="auto"/>
              <w:ind w:left="0" w:right="-92.12598425196845" w:firstLine="0"/>
              <w:rPr>
                <w:sz w:val="18"/>
                <w:szCs w:val="18"/>
              </w:rPr>
            </w:pPr>
            <w:r w:rsidDel="00000000" w:rsidR="00000000" w:rsidRPr="00000000">
              <w:rPr>
                <w:sz w:val="18"/>
                <w:szCs w:val="18"/>
                <w:rtl w:val="0"/>
              </w:rPr>
              <w:t xml:space="preserve">028/HP/2015/Z0001325</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spacing w:after="0" w:lineRule="auto"/>
              <w:ind w:left="0" w:right="-92.12598425196845" w:firstLine="0"/>
              <w:rPr>
                <w:sz w:val="18"/>
                <w:szCs w:val="18"/>
              </w:rPr>
            </w:pPr>
            <w:r w:rsidDel="00000000" w:rsidR="00000000" w:rsidRPr="00000000">
              <w:rPr>
                <w:sz w:val="18"/>
                <w:szCs w:val="18"/>
                <w:rtl w:val="0"/>
              </w:rPr>
              <w:t xml:space="preserve">Applicant ID No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A">
            <w:pPr>
              <w:spacing w:after="0" w:lineRule="auto"/>
              <w:ind w:left="0" w:right="-92.12598425196845" w:firstLine="0"/>
              <w:rPr>
                <w:sz w:val="18"/>
                <w:szCs w:val="18"/>
              </w:rPr>
            </w:pPr>
            <w:r w:rsidDel="00000000" w:rsidR="00000000" w:rsidRPr="00000000">
              <w:rPr>
                <w:sz w:val="18"/>
                <w:szCs w:val="18"/>
                <w:rtl w:val="0"/>
              </w:rPr>
              <w:t xml:space="preserve">Input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B">
            <w:pPr>
              <w:spacing w:after="0" w:lineRule="auto"/>
              <w:ind w:left="0" w:right="-92.12598425196845" w:firstLine="0"/>
              <w:rPr>
                <w:sz w:val="18"/>
                <w:szCs w:val="18"/>
              </w:rPr>
            </w:pPr>
            <w:r w:rsidDel="00000000" w:rsidR="00000000" w:rsidRPr="00000000">
              <w:rPr>
                <w:sz w:val="18"/>
                <w:szCs w:val="18"/>
                <w:rtl w:val="0"/>
              </w:rPr>
              <w:t xml:space="preserve">VARCHAR2(20)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spacing w:after="0" w:lineRule="auto"/>
              <w:ind w:left="0" w:right="-92.12598425196845" w:firstLine="0"/>
              <w:rPr>
                <w:sz w:val="18"/>
                <w:szCs w:val="18"/>
              </w:rPr>
            </w:pPr>
            <w:r w:rsidDel="00000000" w:rsidR="00000000" w:rsidRPr="00000000">
              <w:rPr>
                <w:sz w:val="18"/>
                <w:szCs w:val="18"/>
                <w:rtl w:val="0"/>
              </w:rPr>
              <w:t xml:space="preserve">NRIC,PASSPORT,SSMID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after="0" w:lineRule="auto"/>
              <w:ind w:left="0" w:right="-92.12598425196845" w:firstLine="0"/>
              <w:rPr>
                <w:sz w:val="18"/>
                <w:szCs w:val="18"/>
              </w:rPr>
            </w:pPr>
            <w:r w:rsidDel="00000000" w:rsidR="00000000" w:rsidRPr="00000000">
              <w:rPr>
                <w:sz w:val="18"/>
                <w:szCs w:val="18"/>
                <w:rtl w:val="0"/>
              </w:rPr>
              <w:t xml:space="preserve">Applicant  ID No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spacing w:after="0" w:lineRule="auto"/>
              <w:ind w:left="0" w:right="-92.12598425196845" w:firstLine="0"/>
              <w:rPr>
                <w:sz w:val="18"/>
                <w:szCs w:val="18"/>
              </w:rPr>
            </w:pPr>
            <w:r w:rsidDel="00000000" w:rsidR="00000000" w:rsidRPr="00000000">
              <w:rPr>
                <w:sz w:val="18"/>
                <w:szCs w:val="18"/>
                <w:rtl w:val="0"/>
              </w:rPr>
              <w:t xml:space="preserve"> </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F">
            <w:pPr>
              <w:spacing w:after="0" w:lineRule="auto"/>
              <w:ind w:left="0" w:right="-92.12598425196845" w:firstLine="0"/>
              <w:rPr>
                <w:sz w:val="18"/>
                <w:szCs w:val="18"/>
              </w:rPr>
            </w:pPr>
            <w:r w:rsidDel="00000000" w:rsidR="00000000" w:rsidRPr="00000000">
              <w:rPr>
                <w:sz w:val="18"/>
                <w:szCs w:val="18"/>
                <w:rtl w:val="0"/>
              </w:rPr>
              <w:t xml:space="preserve">Applicant Name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0">
            <w:pPr>
              <w:spacing w:after="0" w:lineRule="auto"/>
              <w:ind w:left="0" w:right="-92.12598425196845" w:firstLine="0"/>
              <w:rPr>
                <w:sz w:val="18"/>
                <w:szCs w:val="18"/>
              </w:rPr>
            </w:pPr>
            <w:r w:rsidDel="00000000" w:rsidR="00000000" w:rsidRPr="00000000">
              <w:rPr>
                <w:sz w:val="18"/>
                <w:szCs w:val="18"/>
                <w:rtl w:val="0"/>
              </w:rPr>
              <w:t xml:space="preserve">Input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after="0" w:lineRule="auto"/>
              <w:ind w:left="0" w:right="-92.12598425196845" w:firstLine="0"/>
              <w:rPr>
                <w:sz w:val="18"/>
                <w:szCs w:val="18"/>
              </w:rPr>
            </w:pPr>
            <w:r w:rsidDel="00000000" w:rsidR="00000000" w:rsidRPr="00000000">
              <w:rPr>
                <w:sz w:val="18"/>
                <w:szCs w:val="18"/>
                <w:rtl w:val="0"/>
              </w:rPr>
              <w:t xml:space="preserve">VARCHAR2(50)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3">
            <w:pPr>
              <w:spacing w:after="0" w:lineRule="auto"/>
              <w:ind w:left="0" w:right="-92.12598425196845" w:firstLine="0"/>
              <w:rPr>
                <w:sz w:val="18"/>
                <w:szCs w:val="18"/>
              </w:rPr>
            </w:pPr>
            <w:r w:rsidDel="00000000" w:rsidR="00000000" w:rsidRPr="00000000">
              <w:rPr>
                <w:sz w:val="18"/>
                <w:szCs w:val="18"/>
                <w:rtl w:val="0"/>
              </w:rPr>
              <w:t xml:space="preserve">Applicant  Name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spacing w:after="0" w:lineRule="auto"/>
              <w:ind w:left="0" w:right="-92.12598425196845" w:firstLine="0"/>
              <w:rPr>
                <w:sz w:val="18"/>
                <w:szCs w:val="18"/>
              </w:rPr>
            </w:pPr>
            <w:r w:rsidDel="00000000" w:rsidR="00000000" w:rsidRPr="00000000">
              <w:rPr>
                <w:sz w:val="18"/>
                <w:szCs w:val="18"/>
                <w:rtl w:val="0"/>
              </w:rPr>
              <w:t xml:space="preserve"> </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after="0" w:lineRule="auto"/>
              <w:ind w:left="0" w:right="-92.12598425196845" w:firstLine="0"/>
              <w:rPr>
                <w:sz w:val="18"/>
                <w:szCs w:val="18"/>
              </w:rPr>
            </w:pPr>
            <w:r w:rsidDel="00000000" w:rsidR="00000000" w:rsidRPr="00000000">
              <w:rPr>
                <w:sz w:val="18"/>
                <w:szCs w:val="18"/>
                <w:rtl w:val="0"/>
              </w:rPr>
              <w:t xml:space="preserve">Application Status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6">
            <w:pPr>
              <w:spacing w:after="0" w:lineRule="auto"/>
              <w:ind w:left="0" w:right="-92.12598425196845" w:firstLine="0"/>
              <w:rPr>
                <w:sz w:val="18"/>
                <w:szCs w:val="18"/>
              </w:rPr>
            </w:pPr>
            <w:r w:rsidDel="00000000" w:rsidR="00000000" w:rsidRPr="00000000">
              <w:rPr>
                <w:sz w:val="18"/>
                <w:szCs w:val="18"/>
                <w:rtl w:val="0"/>
              </w:rPr>
              <w:t xml:space="preserve">Drop  Down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7">
            <w:pPr>
              <w:spacing w:after="0" w:lineRule="auto"/>
              <w:ind w:left="0" w:right="-92.12598425196845" w:firstLine="0"/>
              <w:rPr>
                <w:sz w:val="18"/>
                <w:szCs w:val="18"/>
              </w:rPr>
            </w:pPr>
            <w:r w:rsidDel="00000000" w:rsidR="00000000" w:rsidRPr="00000000">
              <w:rPr>
                <w:sz w:val="18"/>
                <w:szCs w:val="18"/>
                <w:rtl w:val="0"/>
              </w:rPr>
              <w:t xml:space="preserve">VARCHAR2(50)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spacing w:after="0" w:lineRule="auto"/>
              <w:ind w:left="0" w:right="-92.12598425196845" w:firstLine="0"/>
              <w:rPr>
                <w:sz w:val="18"/>
                <w:szCs w:val="18"/>
              </w:rPr>
            </w:pPr>
            <w:r w:rsidDel="00000000" w:rsidR="00000000" w:rsidRPr="00000000">
              <w:rPr>
                <w:sz w:val="18"/>
                <w:szCs w:val="18"/>
                <w:rtl w:val="0"/>
              </w:rPr>
              <w:t xml:space="preserve">Application  Status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A">
            <w:pPr>
              <w:spacing w:after="0" w:lineRule="auto"/>
              <w:ind w:left="0" w:right="-92.12598425196845" w:firstLine="0"/>
              <w:rPr>
                <w:sz w:val="18"/>
                <w:szCs w:val="18"/>
              </w:rPr>
            </w:pPr>
            <w:r w:rsidDel="00000000" w:rsidR="00000000" w:rsidRPr="00000000">
              <w:rPr>
                <w:sz w:val="18"/>
                <w:szCs w:val="18"/>
                <w:rtl w:val="0"/>
              </w:rPr>
              <w:t xml:space="preserve"> </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B">
            <w:pPr>
              <w:spacing w:after="0" w:lineRule="auto"/>
              <w:ind w:left="0" w:right="-92.12598425196845" w:firstLine="0"/>
              <w:rPr>
                <w:sz w:val="18"/>
                <w:szCs w:val="18"/>
              </w:rPr>
            </w:pPr>
            <w:r w:rsidDel="00000000" w:rsidR="00000000" w:rsidRPr="00000000">
              <w:rPr>
                <w:sz w:val="18"/>
                <w:szCs w:val="18"/>
                <w:rtl w:val="0"/>
              </w:rPr>
              <w:t xml:space="preserve">Application Date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spacing w:after="0" w:lineRule="auto"/>
              <w:ind w:left="0" w:right="-92.12598425196845" w:firstLine="0"/>
              <w:rPr>
                <w:sz w:val="18"/>
                <w:szCs w:val="18"/>
              </w:rPr>
            </w:pPr>
            <w:r w:rsidDel="00000000" w:rsidR="00000000" w:rsidRPr="00000000">
              <w:rPr>
                <w:sz w:val="18"/>
                <w:szCs w:val="18"/>
                <w:rtl w:val="0"/>
              </w:rPr>
              <w:t xml:space="preserve">calendar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D">
            <w:pPr>
              <w:spacing w:after="0" w:lineRule="auto"/>
              <w:ind w:left="0" w:right="-92.12598425196845" w:firstLine="0"/>
              <w:rPr>
                <w:sz w:val="18"/>
                <w:szCs w:val="18"/>
              </w:rPr>
            </w:pPr>
            <w:r w:rsidDel="00000000" w:rsidR="00000000" w:rsidRPr="00000000">
              <w:rPr>
                <w:sz w:val="18"/>
                <w:szCs w:val="18"/>
                <w:rtl w:val="0"/>
              </w:rPr>
              <w:t xml:space="preserve">DD/MM/YYYY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E">
            <w:pPr>
              <w:spacing w:after="0" w:lineRule="auto"/>
              <w:ind w:left="0" w:right="-92.12598425196845" w:firstLine="0"/>
              <w:rPr>
                <w:sz w:val="18"/>
                <w:szCs w:val="18"/>
              </w:rPr>
            </w:pPr>
            <w:r w:rsidDel="00000000" w:rsidR="00000000" w:rsidRPr="00000000">
              <w:rPr>
                <w:sz w:val="18"/>
                <w:szCs w:val="18"/>
                <w:rtl w:val="0"/>
              </w:rPr>
              <w:t xml:space="preserve">Date span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F">
            <w:pPr>
              <w:spacing w:after="0" w:lineRule="auto"/>
              <w:ind w:left="0" w:right="-92.12598425196845" w:firstLine="0"/>
              <w:rPr>
                <w:sz w:val="18"/>
                <w:szCs w:val="18"/>
              </w:rPr>
            </w:pPr>
            <w:r w:rsidDel="00000000" w:rsidR="00000000" w:rsidRPr="00000000">
              <w:rPr>
                <w:sz w:val="18"/>
                <w:szCs w:val="18"/>
                <w:rtl w:val="0"/>
              </w:rPr>
              <w:t xml:space="preserve">Application  Date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spacing w:after="0" w:lineRule="auto"/>
              <w:ind w:left="0" w:right="-92.12598425196845" w:firstLine="0"/>
              <w:rPr>
                <w:sz w:val="18"/>
                <w:szCs w:val="18"/>
              </w:rPr>
            </w:pPr>
            <w:r w:rsidDel="00000000" w:rsidR="00000000" w:rsidRPr="00000000">
              <w:rPr>
                <w:sz w:val="18"/>
                <w:szCs w:val="18"/>
                <w:rtl w:val="0"/>
              </w:rPr>
              <w:t xml:space="preserve"> </w:t>
            </w:r>
          </w:p>
        </w:tc>
      </w:tr>
      <w:tr>
        <w:trPr>
          <w:cantSplit w:val="0"/>
          <w:trHeight w:val="4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after="0" w:lineRule="auto"/>
              <w:ind w:left="0" w:right="-92.12598425196845" w:firstLine="0"/>
              <w:rPr>
                <w:sz w:val="18"/>
                <w:szCs w:val="18"/>
              </w:rPr>
            </w:pPr>
            <w:r w:rsidDel="00000000" w:rsidR="00000000" w:rsidRPr="00000000">
              <w:rPr>
                <w:sz w:val="18"/>
                <w:szCs w:val="18"/>
                <w:rtl w:val="0"/>
              </w:rPr>
              <w:t xml:space="preserve">Assigned Date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spacing w:after="0" w:lineRule="auto"/>
              <w:ind w:left="0" w:right="-92.12598425196845" w:firstLine="0"/>
              <w:rPr>
                <w:sz w:val="18"/>
                <w:szCs w:val="18"/>
              </w:rPr>
            </w:pPr>
            <w:r w:rsidDel="00000000" w:rsidR="00000000" w:rsidRPr="00000000">
              <w:rPr>
                <w:sz w:val="18"/>
                <w:szCs w:val="18"/>
                <w:rtl w:val="0"/>
              </w:rPr>
              <w:t xml:space="preserve">calendar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3">
            <w:pPr>
              <w:spacing w:after="0" w:lineRule="auto"/>
              <w:ind w:left="0" w:right="-92.12598425196845" w:firstLine="0"/>
              <w:rPr>
                <w:sz w:val="18"/>
                <w:szCs w:val="18"/>
              </w:rPr>
            </w:pPr>
            <w:r w:rsidDel="00000000" w:rsidR="00000000" w:rsidRPr="00000000">
              <w:rPr>
                <w:sz w:val="18"/>
                <w:szCs w:val="18"/>
                <w:rtl w:val="0"/>
              </w:rPr>
              <w:t xml:space="preserve">DD/MM/YYYY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4">
            <w:pPr>
              <w:spacing w:after="0" w:lineRule="auto"/>
              <w:ind w:left="0" w:right="-92.12598425196845" w:firstLine="0"/>
              <w:rPr>
                <w:sz w:val="18"/>
                <w:szCs w:val="18"/>
              </w:rPr>
            </w:pPr>
            <w:r w:rsidDel="00000000" w:rsidR="00000000" w:rsidRPr="00000000">
              <w:rPr>
                <w:sz w:val="18"/>
                <w:szCs w:val="18"/>
                <w:rtl w:val="0"/>
              </w:rPr>
              <w:t xml:space="preserve">Date span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5">
            <w:pPr>
              <w:spacing w:after="0" w:lineRule="auto"/>
              <w:ind w:left="0" w:right="-92.12598425196845" w:firstLine="0"/>
              <w:rPr>
                <w:sz w:val="18"/>
                <w:szCs w:val="18"/>
              </w:rPr>
            </w:pPr>
            <w:r w:rsidDel="00000000" w:rsidR="00000000" w:rsidRPr="00000000">
              <w:rPr>
                <w:sz w:val="18"/>
                <w:szCs w:val="18"/>
                <w:rtl w:val="0"/>
              </w:rPr>
              <w:t xml:space="preserve">Assigned  Date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6">
            <w:pPr>
              <w:spacing w:after="0" w:lineRule="auto"/>
              <w:ind w:left="0" w:right="-92.12598425196845" w:firstLine="0"/>
              <w:rPr>
                <w:sz w:val="18"/>
                <w:szCs w:val="18"/>
              </w:rPr>
            </w:pPr>
            <w:r w:rsidDel="00000000" w:rsidR="00000000" w:rsidRPr="00000000">
              <w:rPr>
                <w:sz w:val="18"/>
                <w:szCs w:val="18"/>
                <w:rtl w:val="0"/>
              </w:rPr>
              <w:t xml:space="preserve"> </w:t>
            </w:r>
          </w:p>
        </w:tc>
      </w:tr>
      <w:tr>
        <w:trPr>
          <w:cantSplit w:val="0"/>
          <w:trHeight w:val="14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7">
            <w:pPr>
              <w:spacing w:after="0" w:lineRule="auto"/>
              <w:ind w:left="0" w:right="-92.12598425196845" w:firstLine="0"/>
              <w:rPr>
                <w:sz w:val="18"/>
                <w:szCs w:val="18"/>
              </w:rPr>
            </w:pPr>
            <w:r w:rsidDel="00000000" w:rsidR="00000000" w:rsidRPr="00000000">
              <w:rPr>
                <w:sz w:val="18"/>
                <w:szCs w:val="18"/>
                <w:rtl w:val="0"/>
              </w:rPr>
              <w:t xml:space="preserve">Error Type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8">
            <w:pPr>
              <w:spacing w:after="0" w:lineRule="auto"/>
              <w:ind w:left="0" w:right="-92.12598425196845" w:firstLine="0"/>
              <w:rPr>
                <w:sz w:val="18"/>
                <w:szCs w:val="18"/>
              </w:rPr>
            </w:pPr>
            <w:r w:rsidDel="00000000" w:rsidR="00000000" w:rsidRPr="00000000">
              <w:rPr>
                <w:sz w:val="18"/>
                <w:szCs w:val="18"/>
                <w:rtl w:val="0"/>
              </w:rPr>
              <w:t xml:space="preserve">Drop Down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9">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B">
            <w:pPr>
              <w:spacing w:after="0" w:lineRule="auto"/>
              <w:ind w:left="0" w:right="-92.12598425196845" w:firstLine="0"/>
              <w:rPr>
                <w:sz w:val="18"/>
                <w:szCs w:val="18"/>
              </w:rPr>
            </w:pPr>
            <w:r w:rsidDel="00000000" w:rsidR="00000000" w:rsidRPr="00000000">
              <w:rPr>
                <w:sz w:val="18"/>
                <w:szCs w:val="18"/>
                <w:rtl w:val="0"/>
              </w:rPr>
              <w:t xml:space="preserve">Error Type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C">
            <w:pPr>
              <w:spacing w:after="0" w:lineRule="auto"/>
              <w:ind w:left="0" w:right="-92.12598425196845" w:firstLine="0"/>
              <w:rPr>
                <w:sz w:val="18"/>
                <w:szCs w:val="18"/>
              </w:rPr>
            </w:pPr>
            <w:r w:rsidDel="00000000" w:rsidR="00000000" w:rsidRPr="00000000">
              <w:rPr>
                <w:sz w:val="18"/>
                <w:szCs w:val="18"/>
                <w:rtl w:val="0"/>
              </w:rPr>
              <w:t xml:space="preserve">HOST Maintenance, Account Creation, Disbursement, CRA E-Agreement Compiled, Sending copy of HPA via email, LHDN XML file generation</w:t>
            </w:r>
          </w:p>
        </w:tc>
      </w:tr>
    </w:tbl>
    <w:p w:rsidR="00000000" w:rsidDel="00000000" w:rsidP="00000000" w:rsidRDefault="00000000" w:rsidRPr="00000000" w14:paraId="000005DD">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DE">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Fields Displayed in List:</w:t>
      </w:r>
    </w:p>
    <w:p w:rsidR="00000000" w:rsidDel="00000000" w:rsidP="00000000" w:rsidRDefault="00000000" w:rsidRPr="00000000" w14:paraId="000005DF">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application number</w:t>
      </w:r>
    </w:p>
    <w:p w:rsidR="00000000" w:rsidDel="00000000" w:rsidP="00000000" w:rsidRDefault="00000000" w:rsidRPr="00000000" w14:paraId="000005E0">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error type</w:t>
      </w:r>
    </w:p>
    <w:p w:rsidR="00000000" w:rsidDel="00000000" w:rsidP="00000000" w:rsidRDefault="00000000" w:rsidRPr="00000000" w14:paraId="000005E1">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error code: display error code from HOST</w:t>
      </w:r>
    </w:p>
    <w:p w:rsidR="00000000" w:rsidDel="00000000" w:rsidP="00000000" w:rsidRDefault="00000000" w:rsidRPr="00000000" w14:paraId="000005E2">
      <w:pPr>
        <w:spacing w:after="0" w:lineRule="auto"/>
        <w:ind w:left="23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error log: display error log from HOST</w:t>
      </w:r>
    </w:p>
    <w:p w:rsidR="00000000" w:rsidDel="00000000" w:rsidP="00000000" w:rsidRDefault="00000000" w:rsidRPr="00000000" w14:paraId="000005E3">
      <w:pPr>
        <w:spacing w:after="0" w:lineRule="auto"/>
        <w:ind w:left="2380" w:hanging="36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current processed times</w:t>
      </w:r>
    </w:p>
    <w:p w:rsidR="00000000" w:rsidDel="00000000" w:rsidP="00000000" w:rsidRDefault="00000000" w:rsidRPr="00000000" w14:paraId="000005E4">
      <w:pPr>
        <w:spacing w:after="0" w:lineRule="auto"/>
        <w:ind w:left="2380" w:hanging="36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current teller ID: Authorizer ID for non-STP cases; system teller ID for STP cases</w:t>
      </w:r>
    </w:p>
    <w:p w:rsidR="00000000" w:rsidDel="00000000" w:rsidP="00000000" w:rsidRDefault="00000000" w:rsidRPr="00000000" w14:paraId="000005E5">
      <w:pPr>
        <w:spacing w:after="0" w:lineRule="auto"/>
        <w:ind w:left="2380" w:hanging="360"/>
        <w:rPr>
          <w:sz w:val="21"/>
          <w:szCs w:val="21"/>
        </w:rPr>
      </w:pPr>
      <w:r w:rsidDel="00000000" w:rsidR="00000000" w:rsidRPr="00000000">
        <w:rPr>
          <w:sz w:val="21"/>
          <w:szCs w:val="21"/>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current teller name: Authorizer name for non-STP cases; system teller name for STP cases</w:t>
      </w:r>
    </w:p>
    <w:p w:rsidR="00000000" w:rsidDel="00000000" w:rsidP="00000000" w:rsidRDefault="00000000" w:rsidRPr="00000000" w14:paraId="000005E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rp4jpgh48ssw" w:id="114"/>
      <w:bookmarkEnd w:id="114"/>
      <w:r w:rsidDel="00000000" w:rsidR="00000000" w:rsidRPr="00000000">
        <w:rPr>
          <w:sz w:val="22"/>
          <w:szCs w:val="22"/>
          <w:rtl w:val="0"/>
        </w:rPr>
        <w:t xml:space="preserve">9.2. Error Handling</w:t>
      </w:r>
    </w:p>
    <w:p w:rsidR="00000000" w:rsidDel="00000000" w:rsidP="00000000" w:rsidRDefault="00000000" w:rsidRPr="00000000" w14:paraId="000005E7">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Exception Team </w:t>
      </w:r>
      <w:r w:rsidDel="00000000" w:rsidR="00000000" w:rsidRPr="00000000">
        <w:rPr>
          <w:b w:val="1"/>
          <w:bCs w:val="1"/>
          <w:sz w:val="21"/>
          <w:szCs w:val="21"/>
          <w:rtl w:val="0"/>
        </w:rPr>
        <w:t xml:space="preserve">I WANT </w:t>
      </w:r>
      <w:r w:rsidDel="00000000" w:rsidR="00000000" w:rsidRPr="00000000">
        <w:rPr>
          <w:sz w:val="21"/>
          <w:szCs w:val="21"/>
          <w:rtl w:val="0"/>
        </w:rPr>
        <w:t xml:space="preserve">system support manual retriggering failed application caused by interface Error, </w:t>
      </w:r>
      <w:r w:rsidDel="00000000" w:rsidR="00000000" w:rsidRPr="00000000">
        <w:rPr>
          <w:b w:val="1"/>
          <w:bCs w:val="1"/>
          <w:sz w:val="21"/>
          <w:szCs w:val="21"/>
          <w:rtl w:val="0"/>
        </w:rPr>
        <w:t xml:space="preserve">IN ORDER TO </w:t>
      </w:r>
      <w:r w:rsidDel="00000000" w:rsidR="00000000" w:rsidRPr="00000000">
        <w:rPr>
          <w:sz w:val="21"/>
          <w:szCs w:val="21"/>
          <w:rtl w:val="0"/>
        </w:rPr>
        <w:t xml:space="preserve">handle errors in time.</w:t>
      </w:r>
    </w:p>
    <w:p w:rsidR="00000000" w:rsidDel="00000000" w:rsidP="00000000" w:rsidRDefault="00000000" w:rsidRPr="00000000" w14:paraId="000005E8">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Action type:</w:t>
      </w:r>
    </w:p>
    <w:p w:rsidR="00000000" w:rsidDel="00000000" w:rsidP="00000000" w:rsidRDefault="00000000" w:rsidRPr="00000000" w14:paraId="000005E9">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Retrigger: CRA Exception Team retrigger interfacing directly, with initialization of retrigger times calculation</w:t>
      </w:r>
    </w:p>
    <w:p w:rsidR="00000000" w:rsidDel="00000000" w:rsidP="00000000" w:rsidRDefault="00000000" w:rsidRPr="00000000" w14:paraId="000005EA">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Reassign: CRA Exception Team reassigns the error case to current teller by default, if current teller is system teller, then could select an active maintenance or authorization(with consideration of authorization limit) teller; when reassigning, remark is mandatory to indicate how to handle the specific issue.</w:t>
      </w:r>
    </w:p>
    <w:p w:rsidR="00000000" w:rsidDel="00000000" w:rsidP="00000000" w:rsidRDefault="00000000" w:rsidRPr="00000000" w14:paraId="000005EB">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reasign to Authorizer, system check whether current Authorizer has sufficient Authorization limit, if Authorizer Limit Level is empty or do not have sufficient limit then block reasignment</w:t>
      </w:r>
    </w:p>
    <w:p w:rsidR="00000000" w:rsidDel="00000000" w:rsidP="00000000" w:rsidRDefault="00000000" w:rsidRPr="00000000" w14:paraId="000005EC">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After retrigger or reassigning, the specific application will be removed from Error QUEUE.</w:t>
      </w:r>
    </w:p>
    <w:p w:rsidR="00000000" w:rsidDel="00000000" w:rsidP="00000000" w:rsidRDefault="00000000" w:rsidRPr="00000000" w14:paraId="000005ED">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5E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l3ta4lnccq8o" w:id="115"/>
      <w:bookmarkEnd w:id="115"/>
      <w:r w:rsidDel="00000000" w:rsidR="00000000" w:rsidRPr="00000000">
        <w:rPr>
          <w:sz w:val="22"/>
          <w:szCs w:val="22"/>
          <w:rtl w:val="0"/>
        </w:rPr>
        <w:t xml:space="preserve">9.3. Retrigger Batch</w:t>
      </w:r>
    </w:p>
    <w:p w:rsidR="00000000" w:rsidDel="00000000" w:rsidP="00000000" w:rsidRDefault="00000000" w:rsidRPr="00000000" w14:paraId="000005EF">
      <w:pPr>
        <w:numPr>
          <w:ilvl w:val="0"/>
          <w:numId w:val="26"/>
        </w:numPr>
        <w:shd w:fill="ffffff" w:val="clear"/>
        <w:spacing w:after="0" w:lineRule="auto"/>
        <w:ind w:left="720" w:hanging="360"/>
        <w:rPr>
          <w:color w:val="0f1115"/>
        </w:rPr>
      </w:pPr>
      <w:r w:rsidDel="00000000" w:rsidR="00000000" w:rsidRPr="00000000">
        <w:rPr>
          <w:color w:val="0f1115"/>
          <w:sz w:val="21"/>
          <w:szCs w:val="21"/>
          <w:rtl w:val="0"/>
        </w:rPr>
        <w:t xml:space="preserve">Batch Types:</w:t>
      </w:r>
    </w:p>
    <w:p w:rsidR="00000000" w:rsidDel="00000000" w:rsidP="00000000" w:rsidRDefault="00000000" w:rsidRPr="00000000" w14:paraId="000005F0">
      <w:pPr>
        <w:numPr>
          <w:ilvl w:val="1"/>
          <w:numId w:val="26"/>
        </w:numPr>
        <w:spacing w:after="0" w:lineRule="auto"/>
        <w:ind w:left="1440" w:hanging="360"/>
        <w:rPr>
          <w:color w:val="0f1115"/>
        </w:rPr>
      </w:pPr>
      <w:r w:rsidDel="00000000" w:rsidR="00000000" w:rsidRPr="00000000">
        <w:rPr>
          <w:color w:val="0f1115"/>
          <w:sz w:val="21"/>
          <w:szCs w:val="21"/>
          <w:rtl w:val="0"/>
        </w:rPr>
        <w:t xml:space="preserve">executeAutoCRADSQTrigger</w:t>
      </w:r>
    </w:p>
    <w:p w:rsidR="00000000" w:rsidDel="00000000" w:rsidP="00000000" w:rsidRDefault="00000000" w:rsidRPr="00000000" w14:paraId="000005F1">
      <w:pPr>
        <w:numPr>
          <w:ilvl w:val="1"/>
          <w:numId w:val="26"/>
        </w:numPr>
        <w:spacing w:after="0" w:lineRule="auto"/>
        <w:ind w:left="1440" w:hanging="360"/>
        <w:rPr>
          <w:color w:val="0f1115"/>
        </w:rPr>
      </w:pPr>
      <w:r w:rsidDel="00000000" w:rsidR="00000000" w:rsidRPr="00000000">
        <w:rPr>
          <w:color w:val="0f1115"/>
          <w:sz w:val="21"/>
          <w:szCs w:val="21"/>
          <w:rtl w:val="0"/>
        </w:rPr>
        <w:t xml:space="preserve">executeAutoCRAEmailTrigger</w:t>
      </w:r>
    </w:p>
    <w:p w:rsidR="00000000" w:rsidDel="00000000" w:rsidP="00000000" w:rsidRDefault="00000000" w:rsidRPr="00000000" w14:paraId="000005F2">
      <w:pPr>
        <w:numPr>
          <w:ilvl w:val="1"/>
          <w:numId w:val="26"/>
        </w:numPr>
        <w:spacing w:after="0" w:lineRule="auto"/>
        <w:ind w:left="1440" w:hanging="360"/>
        <w:rPr>
          <w:color w:val="0f1115"/>
        </w:rPr>
      </w:pPr>
      <w:r w:rsidDel="00000000" w:rsidR="00000000" w:rsidRPr="00000000">
        <w:rPr>
          <w:color w:val="0f1115"/>
          <w:sz w:val="21"/>
          <w:szCs w:val="21"/>
          <w:rtl w:val="0"/>
        </w:rPr>
        <w:t xml:space="preserve">batchSendInfobipEmailTriggerCRA</w:t>
      </w:r>
    </w:p>
    <w:p w:rsidR="00000000" w:rsidDel="00000000" w:rsidP="00000000" w:rsidRDefault="00000000" w:rsidRPr="00000000" w14:paraId="000005F3">
      <w:pPr>
        <w:numPr>
          <w:ilvl w:val="1"/>
          <w:numId w:val="26"/>
        </w:numPr>
        <w:spacing w:after="0" w:lineRule="auto"/>
        <w:ind w:left="1440" w:hanging="360"/>
        <w:rPr>
          <w:color w:val="0f1115"/>
        </w:rPr>
      </w:pPr>
      <w:r w:rsidDel="00000000" w:rsidR="00000000" w:rsidRPr="00000000">
        <w:rPr>
          <w:color w:val="0f1115"/>
          <w:sz w:val="21"/>
          <w:szCs w:val="21"/>
          <w:rtl w:val="0"/>
        </w:rPr>
        <w:t xml:space="preserve">executeGenerateLHDNXMLFileJobTrigger</w:t>
      </w:r>
    </w:p>
    <w:p w:rsidR="00000000" w:rsidDel="00000000" w:rsidP="00000000" w:rsidRDefault="00000000" w:rsidRPr="00000000" w14:paraId="000005F4">
      <w:pPr>
        <w:spacing w:after="0" w:before="160" w:lineRule="auto"/>
        <w:rPr>
          <w:color w:val="0f1115"/>
          <w:sz w:val="21"/>
          <w:szCs w:val="21"/>
        </w:rPr>
      </w:pPr>
      <w:r w:rsidDel="00000000" w:rsidR="00000000" w:rsidRPr="00000000">
        <w:rPr>
          <w:color w:val="0f1115"/>
          <w:sz w:val="21"/>
          <w:szCs w:val="21"/>
          <w:rtl w:val="0"/>
        </w:rPr>
        <w:t xml:space="preserve"> </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260"/>
        <w:tblGridChange w:id="0">
          <w:tblGrid>
            <w:gridCol w:w="4545"/>
            <w:gridCol w:w="426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0.0" w:type="dxa"/>
              <w:left w:w="0.0" w:type="dxa"/>
              <w:bottom w:w="0.0" w:type="dxa"/>
              <w:right w:w="0.0" w:type="dxa"/>
            </w:tcMar>
            <w:vAlign w:val="top"/>
          </w:tcPr>
          <w:p w:rsidR="00000000" w:rsidDel="00000000" w:rsidP="00000000" w:rsidRDefault="00000000" w:rsidRPr="00000000" w14:paraId="000005F5">
            <w:pPr>
              <w:spacing w:after="0" w:before="160" w:lineRule="auto"/>
              <w:rPr>
                <w:b w:val="1"/>
                <w:bCs w:val="1"/>
                <w:color w:val="0f1115"/>
                <w:sz w:val="21"/>
                <w:szCs w:val="21"/>
              </w:rPr>
            </w:pPr>
            <w:r w:rsidDel="00000000" w:rsidR="00000000" w:rsidRPr="00000000">
              <w:rPr>
                <w:b w:val="1"/>
                <w:bCs w:val="1"/>
                <w:color w:val="0f1115"/>
                <w:sz w:val="21"/>
                <w:szCs w:val="21"/>
                <w:rtl w:val="0"/>
              </w:rPr>
              <w:t xml:space="preserve">Batch Name</w:t>
            </w:r>
          </w:p>
        </w:tc>
        <w:tc>
          <w:tcPr>
            <w:tcBorders>
              <w:top w:color="000000" w:space="0" w:sz="5" w:val="single"/>
              <w:left w:color="000000" w:space="0" w:sz="0" w:val="nil"/>
              <w:bottom w:color="000000" w:space="0" w:sz="5" w:val="single"/>
              <w:right w:color="000000" w:space="0" w:sz="5" w:val="single"/>
            </w:tcBorders>
            <w:shd w:fill="b7b7b7" w:val="clear"/>
            <w:tcMar>
              <w:top w:w="0.0" w:type="dxa"/>
              <w:left w:w="0.0" w:type="dxa"/>
              <w:bottom w:w="0.0" w:type="dxa"/>
              <w:right w:w="0.0" w:type="dxa"/>
            </w:tcMar>
            <w:vAlign w:val="top"/>
          </w:tcPr>
          <w:p w:rsidR="00000000" w:rsidDel="00000000" w:rsidP="00000000" w:rsidRDefault="00000000" w:rsidRPr="00000000" w14:paraId="000005F6">
            <w:pPr>
              <w:spacing w:after="0" w:before="160" w:lineRule="auto"/>
              <w:rPr>
                <w:b w:val="1"/>
                <w:bCs w:val="1"/>
                <w:color w:val="0f1115"/>
                <w:sz w:val="21"/>
                <w:szCs w:val="21"/>
              </w:rPr>
            </w:pPr>
            <w:r w:rsidDel="00000000" w:rsidR="00000000" w:rsidRPr="00000000">
              <w:rPr>
                <w:b w:val="1"/>
                <w:bCs w:val="1"/>
                <w:color w:val="0f1115"/>
                <w:sz w:val="21"/>
                <w:szCs w:val="21"/>
                <w:rtl w:val="0"/>
              </w:rPr>
              <w:t xml:space="preserve">Batch Purpose</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7">
            <w:pPr>
              <w:spacing w:after="0" w:before="160" w:lineRule="auto"/>
              <w:rPr>
                <w:color w:val="0f1115"/>
                <w:sz w:val="21"/>
                <w:szCs w:val="21"/>
              </w:rPr>
            </w:pPr>
            <w:r w:rsidDel="00000000" w:rsidR="00000000" w:rsidRPr="00000000">
              <w:rPr>
                <w:color w:val="0f1115"/>
                <w:sz w:val="21"/>
                <w:szCs w:val="21"/>
                <w:rtl w:val="0"/>
              </w:rPr>
              <w:t xml:space="preserve">executeAutoCRADSQTrigger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8">
            <w:pPr>
              <w:spacing w:after="0" w:before="160" w:lineRule="auto"/>
              <w:rPr>
                <w:color w:val="0f1115"/>
                <w:sz w:val="21"/>
                <w:szCs w:val="21"/>
              </w:rPr>
            </w:pPr>
            <w:r w:rsidDel="00000000" w:rsidR="00000000" w:rsidRPr="00000000">
              <w:rPr>
                <w:color w:val="0f1115"/>
                <w:sz w:val="21"/>
                <w:szCs w:val="21"/>
                <w:rtl w:val="0"/>
              </w:rPr>
              <w:t xml:space="preserve">DSQ=document system queue</w:t>
            </w:r>
          </w:p>
          <w:p w:rsidR="00000000" w:rsidDel="00000000" w:rsidP="00000000" w:rsidRDefault="00000000" w:rsidRPr="00000000" w14:paraId="000005F9">
            <w:pPr>
              <w:spacing w:after="0" w:before="160" w:lineRule="auto"/>
              <w:rPr>
                <w:color w:val="0f1115"/>
                <w:sz w:val="21"/>
                <w:szCs w:val="21"/>
              </w:rPr>
            </w:pPr>
            <w:r w:rsidDel="00000000" w:rsidR="00000000" w:rsidRPr="00000000">
              <w:rPr>
                <w:color w:val="0f1115"/>
                <w:sz w:val="21"/>
                <w:szCs w:val="21"/>
                <w:rtl w:val="0"/>
              </w:rPr>
              <w:t xml:space="preserve">Agreement file generation for the purpose of emailing to customer, with both encrypted version and non-encrypted version.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A">
            <w:pPr>
              <w:spacing w:after="0" w:before="160" w:lineRule="auto"/>
              <w:rPr>
                <w:color w:val="0f1115"/>
                <w:sz w:val="21"/>
                <w:szCs w:val="21"/>
              </w:rPr>
            </w:pPr>
            <w:r w:rsidDel="00000000" w:rsidR="00000000" w:rsidRPr="00000000">
              <w:rPr>
                <w:color w:val="0f1115"/>
                <w:sz w:val="21"/>
                <w:szCs w:val="21"/>
                <w:rtl w:val="0"/>
              </w:rPr>
              <w:t xml:space="preserve">executeAutoCRAEmailTrigger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B">
            <w:pPr>
              <w:spacing w:after="0" w:before="160" w:lineRule="auto"/>
              <w:rPr>
                <w:color w:val="0f1115"/>
                <w:sz w:val="21"/>
                <w:szCs w:val="21"/>
              </w:rPr>
            </w:pPr>
            <w:r w:rsidDel="00000000" w:rsidR="00000000" w:rsidRPr="00000000">
              <w:rPr>
                <w:color w:val="0f1115"/>
                <w:sz w:val="21"/>
                <w:szCs w:val="21"/>
                <w:rtl w:val="0"/>
              </w:rPr>
              <w:t xml:space="preserve">Generate email together with attachment</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C">
            <w:pPr>
              <w:spacing w:after="0" w:before="160" w:lineRule="auto"/>
              <w:rPr>
                <w:color w:val="0f1115"/>
                <w:sz w:val="21"/>
                <w:szCs w:val="21"/>
              </w:rPr>
            </w:pPr>
            <w:r w:rsidDel="00000000" w:rsidR="00000000" w:rsidRPr="00000000">
              <w:rPr>
                <w:color w:val="0f1115"/>
                <w:sz w:val="21"/>
                <w:szCs w:val="21"/>
                <w:rtl w:val="0"/>
              </w:rPr>
              <w:t xml:space="preserve">batchSendInfobipEmailTriggerCRA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D">
            <w:pPr>
              <w:spacing w:after="0" w:before="160" w:lineRule="auto"/>
              <w:rPr>
                <w:color w:val="0f1115"/>
                <w:sz w:val="21"/>
                <w:szCs w:val="21"/>
              </w:rPr>
            </w:pPr>
            <w:r w:rsidDel="00000000" w:rsidR="00000000" w:rsidRPr="00000000">
              <w:rPr>
                <w:color w:val="0f1115"/>
                <w:sz w:val="21"/>
                <w:szCs w:val="21"/>
                <w:rtl w:val="0"/>
              </w:rPr>
              <w:t xml:space="preserve">Push email with attachment to infobip</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E">
            <w:pPr>
              <w:spacing w:after="0" w:before="160" w:lineRule="auto"/>
              <w:rPr>
                <w:color w:val="0f1115"/>
                <w:sz w:val="21"/>
                <w:szCs w:val="21"/>
              </w:rPr>
            </w:pPr>
            <w:r w:rsidDel="00000000" w:rsidR="00000000" w:rsidRPr="00000000">
              <w:rPr>
                <w:color w:val="0f1115"/>
                <w:sz w:val="21"/>
                <w:szCs w:val="21"/>
                <w:rtl w:val="0"/>
              </w:rPr>
              <w:t xml:space="preserve">executeGenerateLHDNXMLFileJobTrigger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F">
            <w:pPr>
              <w:spacing w:after="0" w:before="160" w:lineRule="auto"/>
              <w:rPr>
                <w:color w:val="0f1115"/>
                <w:sz w:val="21"/>
                <w:szCs w:val="21"/>
              </w:rPr>
            </w:pPr>
            <w:r w:rsidDel="00000000" w:rsidR="00000000" w:rsidRPr="00000000">
              <w:rPr>
                <w:color w:val="0f1115"/>
                <w:sz w:val="21"/>
                <w:szCs w:val="21"/>
                <w:rtl w:val="0"/>
              </w:rPr>
              <w:t xml:space="preserve">Generate LHDN XML file</w:t>
            </w:r>
          </w:p>
        </w:tc>
      </w:tr>
    </w:tbl>
    <w:p w:rsidR="00000000" w:rsidDel="00000000" w:rsidP="00000000" w:rsidRDefault="00000000" w:rsidRPr="00000000" w14:paraId="00000600">
      <w:pPr>
        <w:spacing w:after="0" w:before="160" w:lineRule="auto"/>
        <w:rPr>
          <w:color w:val="0f1115"/>
          <w:sz w:val="21"/>
          <w:szCs w:val="21"/>
        </w:rPr>
      </w:pPr>
      <w:r w:rsidDel="00000000" w:rsidR="00000000" w:rsidRPr="00000000">
        <w:rPr>
          <w:color w:val="0f1115"/>
          <w:sz w:val="21"/>
          <w:szCs w:val="21"/>
          <w:rtl w:val="0"/>
        </w:rPr>
        <w:t xml:space="preserve"> </w:t>
      </w:r>
    </w:p>
    <w:p w:rsidR="00000000" w:rsidDel="00000000" w:rsidP="00000000" w:rsidRDefault="00000000" w:rsidRPr="00000000" w14:paraId="00000601">
      <w:pPr>
        <w:numPr>
          <w:ilvl w:val="0"/>
          <w:numId w:val="3"/>
        </w:numPr>
        <w:shd w:fill="ffffff" w:val="clear"/>
        <w:spacing w:after="0" w:before="100" w:lineRule="auto"/>
        <w:ind w:left="720" w:hanging="360"/>
        <w:rPr>
          <w:color w:val="0f1115"/>
        </w:rPr>
      </w:pPr>
      <w:r w:rsidDel="00000000" w:rsidR="00000000" w:rsidRPr="00000000">
        <w:rPr>
          <w:color w:val="0f1115"/>
          <w:sz w:val="21"/>
          <w:szCs w:val="21"/>
          <w:rtl w:val="0"/>
        </w:rPr>
        <w:t xml:space="preserve">View Batch Processing Status:</w:t>
      </w:r>
    </w:p>
    <w:p w:rsidR="00000000" w:rsidDel="00000000" w:rsidP="00000000" w:rsidRDefault="00000000" w:rsidRPr="00000000" w14:paraId="00000602">
      <w:pPr>
        <w:numPr>
          <w:ilvl w:val="1"/>
          <w:numId w:val="3"/>
        </w:numPr>
        <w:spacing w:after="0" w:lineRule="auto"/>
        <w:ind w:left="1440" w:hanging="360"/>
        <w:rPr>
          <w:color w:val="0f1115"/>
        </w:rPr>
      </w:pPr>
      <w:r w:rsidDel="00000000" w:rsidR="00000000" w:rsidRPr="00000000">
        <w:rPr>
          <w:color w:val="0f1115"/>
          <w:sz w:val="21"/>
          <w:szCs w:val="21"/>
          <w:rtl w:val="0"/>
        </w:rPr>
        <w:t xml:space="preserve">Select batch type and date range, then click "Query".</w:t>
      </w:r>
    </w:p>
    <w:p w:rsidR="00000000" w:rsidDel="00000000" w:rsidP="00000000" w:rsidRDefault="00000000" w:rsidRPr="00000000" w14:paraId="00000603">
      <w:pPr>
        <w:numPr>
          <w:ilvl w:val="1"/>
          <w:numId w:val="3"/>
        </w:numPr>
        <w:spacing w:after="0" w:lineRule="auto"/>
        <w:ind w:left="1440" w:hanging="360"/>
        <w:rPr>
          <w:color w:val="0f1115"/>
        </w:rPr>
      </w:pPr>
      <w:r w:rsidDel="00000000" w:rsidR="00000000" w:rsidRPr="00000000">
        <w:rPr>
          <w:color w:val="0f1115"/>
          <w:sz w:val="21"/>
          <w:szCs w:val="21"/>
          <w:rtl w:val="0"/>
        </w:rPr>
        <w:t xml:space="preserve">Results are displayed daily.</w:t>
      </w:r>
    </w:p>
    <w:p w:rsidR="00000000" w:rsidDel="00000000" w:rsidP="00000000" w:rsidRDefault="00000000" w:rsidRPr="00000000" w14:paraId="00000604">
      <w:pPr>
        <w:numPr>
          <w:ilvl w:val="0"/>
          <w:numId w:val="3"/>
        </w:numPr>
        <w:shd w:fill="ffffff" w:val="clear"/>
        <w:spacing w:after="0" w:lineRule="auto"/>
        <w:ind w:left="720" w:hanging="360"/>
        <w:rPr>
          <w:color w:val="0f1115"/>
        </w:rPr>
      </w:pPr>
      <w:r w:rsidDel="00000000" w:rsidR="00000000" w:rsidRPr="00000000">
        <w:rPr>
          <w:color w:val="0f1115"/>
          <w:sz w:val="21"/>
          <w:szCs w:val="21"/>
          <w:rtl w:val="0"/>
        </w:rPr>
        <w:t xml:space="preserve">If batch processing fails, users are allowed to retrigger it.</w:t>
      </w:r>
    </w:p>
    <w:p w:rsidR="00000000" w:rsidDel="00000000" w:rsidP="00000000" w:rsidRDefault="00000000" w:rsidRPr="00000000" w14:paraId="00000605">
      <w:pPr>
        <w:numPr>
          <w:ilvl w:val="0"/>
          <w:numId w:val="3"/>
        </w:numPr>
        <w:shd w:fill="ffffff" w:val="clear"/>
        <w:spacing w:after="0" w:lineRule="auto"/>
        <w:ind w:left="720" w:hanging="360"/>
        <w:rPr>
          <w:color w:val="0f1115"/>
        </w:rPr>
      </w:pPr>
      <w:r w:rsidDel="00000000" w:rsidR="00000000" w:rsidRPr="00000000">
        <w:rPr>
          <w:color w:val="0f1115"/>
          <w:sz w:val="21"/>
          <w:szCs w:val="21"/>
          <w:rtl w:val="0"/>
        </w:rPr>
        <w:t xml:space="preserve">When the user clicks the "Retrigger" button, the system launches the batch job and displays a "Batch processing in progress" message.</w:t>
      </w:r>
    </w:p>
    <w:p w:rsidR="00000000" w:rsidDel="00000000" w:rsidP="00000000" w:rsidRDefault="00000000" w:rsidRPr="00000000" w14:paraId="00000606">
      <w:pPr>
        <w:numPr>
          <w:ilvl w:val="0"/>
          <w:numId w:val="3"/>
        </w:numPr>
        <w:shd w:fill="ffffff" w:val="clear"/>
        <w:spacing w:after="0" w:lineRule="auto"/>
        <w:ind w:left="720" w:hanging="360"/>
        <w:rPr>
          <w:color w:val="0f1115"/>
        </w:rPr>
      </w:pPr>
      <w:r w:rsidDel="00000000" w:rsidR="00000000" w:rsidRPr="00000000">
        <w:rPr>
          <w:color w:val="0f1115"/>
          <w:sz w:val="21"/>
          <w:szCs w:val="21"/>
          <w:rtl w:val="0"/>
        </w:rPr>
        <w:t xml:space="preserve">Upon querying the same batch again, the system shows the latest status.</w:t>
      </w:r>
    </w:p>
    <w:p w:rsidR="00000000" w:rsidDel="00000000" w:rsidP="00000000" w:rsidRDefault="00000000" w:rsidRPr="00000000" w14:paraId="00000607">
      <w:pPr>
        <w:shd w:fill="ffffff" w:val="clear"/>
        <w:spacing w:after="0" w:before="100" w:lineRule="auto"/>
        <w:rPr>
          <w:color w:val="0f1115"/>
          <w:sz w:val="21"/>
          <w:szCs w:val="21"/>
        </w:rPr>
      </w:pPr>
      <w:r w:rsidDel="00000000" w:rsidR="00000000" w:rsidRPr="00000000">
        <w:rPr>
          <w:color w:val="0f1115"/>
          <w:sz w:val="21"/>
          <w:szCs w:val="21"/>
        </w:rPr>
        <w:drawing>
          <wp:inline distB="114300" distT="114300" distL="114300" distR="114300">
            <wp:extent cx="5740400" cy="3644900"/>
            <wp:effectExtent b="0" l="0" r="0" t="0"/>
            <wp:docPr id="121" name="image114.jpg"/>
            <a:graphic>
              <a:graphicData uri="http://schemas.openxmlformats.org/drawingml/2006/picture">
                <pic:pic>
                  <pic:nvPicPr>
                    <pic:cNvPr id="0" name="image114.jpg"/>
                    <pic:cNvPicPr preferRelativeResize="0"/>
                  </pic:nvPicPr>
                  <pic:blipFill>
                    <a:blip r:embed="rId53"/>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shd w:fill="ffffff" w:val="clear"/>
        <w:spacing w:after="0" w:before="100" w:lineRule="auto"/>
        <w:rPr>
          <w:color w:val="0f1115"/>
          <w:sz w:val="21"/>
          <w:szCs w:val="21"/>
        </w:rPr>
      </w:pPr>
      <w:r w:rsidDel="00000000" w:rsidR="00000000" w:rsidRPr="00000000">
        <w:rPr>
          <w:color w:val="0f1115"/>
          <w:sz w:val="21"/>
          <w:szCs w:val="21"/>
        </w:rPr>
        <w:drawing>
          <wp:inline distB="114300" distT="114300" distL="114300" distR="114300">
            <wp:extent cx="5727700" cy="1231900"/>
            <wp:effectExtent b="0" l="0" r="0" t="0"/>
            <wp:docPr id="114" name="image123.jpg"/>
            <a:graphic>
              <a:graphicData uri="http://schemas.openxmlformats.org/drawingml/2006/picture">
                <pic:pic>
                  <pic:nvPicPr>
                    <pic:cNvPr id="0" name="image123.jpg"/>
                    <pic:cNvPicPr preferRelativeResize="0"/>
                  </pic:nvPicPr>
                  <pic:blipFill>
                    <a:blip r:embed="rId54"/>
                    <a:srcRect b="0" l="0" r="0" t="0"/>
                    <a:stretch>
                      <a:fillRect/>
                    </a:stretch>
                  </pic:blipFill>
                  <pic:spPr>
                    <a:xfrm>
                      <a:off x="0" y="0"/>
                      <a:ext cx="57277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60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iprlko611hig" w:id="116"/>
      <w:bookmarkEnd w:id="116"/>
      <w:r w:rsidDel="00000000" w:rsidR="00000000" w:rsidRPr="00000000">
        <w:br w:type="page"/>
      </w:r>
      <w:r w:rsidDel="00000000" w:rsidR="00000000" w:rsidRPr="00000000">
        <w:rPr>
          <w:rtl w:val="0"/>
        </w:rPr>
      </w:r>
    </w:p>
    <w:p w:rsidR="00000000" w:rsidDel="00000000" w:rsidP="00000000" w:rsidRDefault="00000000" w:rsidRPr="00000000" w14: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myh7htt2mhyv" w:id="117"/>
      <w:bookmarkEnd w:id="117"/>
      <w:r w:rsidDel="00000000" w:rsidR="00000000" w:rsidRPr="00000000">
        <w:rPr>
          <w:rtl w:val="0"/>
        </w:rPr>
        <w:t xml:space="preserve">10.</w:t>
      </w:r>
      <w:r w:rsidDel="00000000" w:rsidR="00000000" w:rsidRPr="00000000">
        <w:rPr>
          <w:rtl w:val="0"/>
        </w:rPr>
        <w:t xml:space="preserve"> </w:t>
      </w:r>
      <w:r w:rsidDel="00000000" w:rsidR="00000000" w:rsidRPr="00000000">
        <w:rPr>
          <w:rtl w:val="0"/>
        </w:rPr>
        <w:t xml:space="preserve">CRA Defect Team</w:t>
      </w:r>
    </w:p>
    <w:p w:rsidR="00000000" w:rsidDel="00000000" w:rsidP="00000000" w:rsidRDefault="00000000" w:rsidRPr="00000000" w14:paraId="0000060C">
      <w:pPr>
        <w:spacing w:after="60" w:before="60" w:lineRule="auto"/>
        <w:rPr>
          <w:b w:val="1"/>
          <w:bCs w:val="1"/>
          <w:sz w:val="21"/>
          <w:szCs w:val="21"/>
        </w:rPr>
      </w:pPr>
      <w:r w:rsidDel="00000000" w:rsidR="00000000" w:rsidRPr="00000000">
        <w:rPr>
          <w:b w:val="1"/>
          <w:bCs w:val="1"/>
          <w:sz w:val="21"/>
          <w:szCs w:val="21"/>
        </w:rPr>
        <w:drawing>
          <wp:inline distB="114300" distT="114300" distL="114300" distR="114300">
            <wp:extent cx="5727700" cy="1270000"/>
            <wp:effectExtent b="0" l="0" r="0" t="0"/>
            <wp:docPr id="95" name="image84.jpg"/>
            <a:graphic>
              <a:graphicData uri="http://schemas.openxmlformats.org/drawingml/2006/picture">
                <pic:pic>
                  <pic:nvPicPr>
                    <pic:cNvPr id="0" name="image84.jpg"/>
                    <pic:cNvPicPr preferRelativeResize="0"/>
                  </pic:nvPicPr>
                  <pic:blipFill>
                    <a:blip r:embed="rId55"/>
                    <a:srcRect b="0" l="0" r="0" t="0"/>
                    <a:stretch>
                      <a:fillRect/>
                    </a:stretch>
                  </pic:blipFill>
                  <pic:spPr>
                    <a:xfrm>
                      <a:off x="0" y="0"/>
                      <a:ext cx="57277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pacing w:after="0" w:lineRule="auto"/>
        <w:ind w:left="440" w:firstLine="420"/>
        <w:rPr/>
      </w:pPr>
      <w:r w:rsidDel="00000000" w:rsidR="00000000" w:rsidRPr="00000000">
        <w:rPr>
          <w:rtl w:val="0"/>
        </w:rPr>
        <w:t xml:space="preserve">Note: “CRA Expert Rules validation result checking and modification” process in  CRA lane is implemented by CRA Defect Team.</w:t>
      </w:r>
    </w:p>
    <w:p w:rsidR="00000000" w:rsidDel="00000000" w:rsidP="00000000" w:rsidRDefault="00000000" w:rsidRPr="00000000" w14:paraId="0000060E">
      <w:pPr>
        <w:spacing w:after="0" w:lineRule="auto"/>
        <w:ind w:left="440" w:firstLine="420"/>
        <w:rPr/>
      </w:pPr>
      <w:r w:rsidDel="00000000" w:rsidR="00000000" w:rsidRPr="00000000">
        <w:rPr>
          <w:rtl w:val="0"/>
        </w:rPr>
      </w:r>
    </w:p>
    <w:p w:rsidR="00000000" w:rsidDel="00000000" w:rsidP="00000000" w:rsidRDefault="00000000" w:rsidRPr="00000000" w14:paraId="0000060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uywbxnmnqyna" w:id="118"/>
      <w:bookmarkEnd w:id="118"/>
      <w:r w:rsidDel="00000000" w:rsidR="00000000" w:rsidRPr="00000000">
        <w:rPr>
          <w:sz w:val="22"/>
          <w:szCs w:val="22"/>
          <w:rtl w:val="0"/>
        </w:rPr>
        <w:t xml:space="preserve">10.1.</w:t>
      </w:r>
      <w:r w:rsidDel="00000000" w:rsidR="00000000" w:rsidRPr="00000000">
        <w:rPr>
          <w:sz w:val="22"/>
          <w:szCs w:val="22"/>
          <w:rtl w:val="0"/>
        </w:rPr>
        <w:t xml:space="preserve"> </w:t>
      </w:r>
      <w:r w:rsidDel="00000000" w:rsidR="00000000" w:rsidRPr="00000000">
        <w:rPr>
          <w:sz w:val="22"/>
          <w:szCs w:val="22"/>
          <w:rtl w:val="0"/>
        </w:rPr>
        <w:t xml:space="preserve">Disbursement Application</w:t>
      </w:r>
      <w:r w:rsidDel="00000000" w:rsidR="00000000" w:rsidRPr="00000000">
        <w:rPr>
          <w:sz w:val="22"/>
          <w:szCs w:val="22"/>
          <w:rtl w:val="0"/>
        </w:rPr>
        <w:t xml:space="preserve"> Assignment</w:t>
      </w:r>
    </w:p>
    <w:p w:rsidR="00000000" w:rsidDel="00000000" w:rsidP="00000000" w:rsidRDefault="00000000" w:rsidRPr="00000000" w14:paraId="00000610">
      <w:pPr>
        <w:rPr/>
      </w:pPr>
      <w:r w:rsidDel="00000000" w:rsidR="00000000" w:rsidRPr="00000000">
        <w:rPr>
          <w:rtl w:val="0"/>
        </w:rPr>
        <w:t xml:space="preserve">Regardless of whether the expert rules are processed through OCR, the existing Case handling rules for the Defect Team shall remain unchanged, with no special handling required.</w:t>
      </w:r>
    </w:p>
    <w:p w:rsidR="00000000" w:rsidDel="00000000" w:rsidP="00000000" w:rsidRDefault="00000000" w:rsidRPr="00000000" w14:paraId="00000611">
      <w:pPr>
        <w:spacing w:after="0" w:lineRule="auto"/>
        <w:rPr>
          <w:sz w:val="21"/>
          <w:szCs w:val="21"/>
        </w:rPr>
      </w:pPr>
      <w:r w:rsidDel="00000000" w:rsidR="00000000" w:rsidRPr="00000000">
        <w:rPr>
          <w:rtl w:val="0"/>
        </w:rPr>
      </w:r>
    </w:p>
    <w:p w:rsidR="00000000" w:rsidDel="00000000" w:rsidP="00000000" w:rsidRDefault="00000000" w:rsidRPr="00000000" w14:paraId="0000061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j66020chtjbh" w:id="119"/>
      <w:bookmarkEnd w:id="119"/>
      <w:r w:rsidDel="00000000" w:rsidR="00000000" w:rsidRPr="00000000">
        <w:rPr>
          <w:sz w:val="22"/>
          <w:szCs w:val="22"/>
          <w:rtl w:val="0"/>
        </w:rPr>
        <w:t xml:space="preserve">10.2.</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Batch2】Undisbursed Defect Application Assignment</w:t>
      </w:r>
    </w:p>
    <w:p w:rsidR="00000000" w:rsidDel="00000000" w:rsidP="00000000" w:rsidRDefault="00000000" w:rsidRPr="00000000" w14:paraId="00000613">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 </w:t>
      </w:r>
      <w:r w:rsidDel="00000000" w:rsidR="00000000" w:rsidRPr="00000000">
        <w:rPr>
          <w:b w:val="1"/>
          <w:bCs w:val="1"/>
          <w:sz w:val="21"/>
          <w:szCs w:val="21"/>
          <w:rtl w:val="0"/>
        </w:rPr>
        <w:t xml:space="preserve">I WANT </w:t>
      </w:r>
      <w:r w:rsidDel="00000000" w:rsidR="00000000" w:rsidRPr="00000000">
        <w:rPr>
          <w:sz w:val="21"/>
          <w:szCs w:val="21"/>
          <w:rtl w:val="0"/>
        </w:rPr>
        <w:t xml:space="preserve">system automatically assigns pending cases according to defined rules and also allows me to manually select and Pick Up a case,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I can handle my task efficiently.</w:t>
      </w:r>
    </w:p>
    <w:p w:rsidR="00000000" w:rsidDel="00000000" w:rsidP="00000000" w:rsidRDefault="00000000" w:rsidRPr="00000000" w14:paraId="00000614">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detailed case distribution rules are specified in the “Application Assignment Management”</w:t>
      </w:r>
    </w:p>
    <w:p w:rsidR="00000000" w:rsidDel="00000000" w:rsidP="00000000" w:rsidRDefault="00000000" w:rsidRPr="00000000" w14:paraId="00000615">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Special Rules:</w:t>
      </w:r>
    </w:p>
    <w:p w:rsidR="00000000" w:rsidDel="00000000" w:rsidP="00000000" w:rsidRDefault="00000000" w:rsidRPr="00000000" w14:paraId="00000616">
      <w:pPr>
        <w:spacing w:after="0" w:lineRule="auto"/>
        <w:ind w:left="2380" w:hanging="360"/>
        <w:rPr>
          <w:b w:val="1"/>
          <w:bCs w:val="1"/>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Status of Assigned Cases: </w:t>
      </w:r>
      <w:r w:rsidDel="00000000" w:rsidR="00000000" w:rsidRPr="00000000">
        <w:rPr>
          <w:b w:val="1"/>
          <w:bCs w:val="1"/>
          <w:sz w:val="21"/>
          <w:szCs w:val="21"/>
          <w:rtl w:val="0"/>
        </w:rPr>
        <w:t xml:space="preserve">Defect Pending Verification</w:t>
      </w:r>
    </w:p>
    <w:p w:rsidR="00000000" w:rsidDel="00000000" w:rsidP="00000000" w:rsidRDefault="00000000" w:rsidRPr="00000000" w14:paraId="00000617">
      <w:pPr>
        <w:spacing w:after="0" w:lineRule="auto"/>
        <w:ind w:left="20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61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1dd3wan3aa23" w:id="120"/>
      <w:bookmarkEnd w:id="120"/>
      <w:r w:rsidDel="00000000" w:rsidR="00000000" w:rsidRPr="00000000">
        <w:rPr>
          <w:rFonts w:ascii="Arial Unicode MS" w:cs="Arial Unicode MS" w:eastAsia="Arial Unicode MS" w:hAnsi="Arial Unicode MS"/>
          <w:sz w:val="22"/>
          <w:szCs w:val="22"/>
          <w:rtl w:val="0"/>
        </w:rPr>
        <w:t xml:space="preserve">10.3.【Same as Batch2】Manual Picking Up of Disbursed Defect Cases</w:t>
      </w:r>
    </w:p>
    <w:p w:rsidR="00000000" w:rsidDel="00000000" w:rsidP="00000000" w:rsidRDefault="00000000" w:rsidRPr="00000000" w14:paraId="00000619">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 </w:t>
      </w:r>
      <w:r w:rsidDel="00000000" w:rsidR="00000000" w:rsidRPr="00000000">
        <w:rPr>
          <w:b w:val="1"/>
          <w:bCs w:val="1"/>
          <w:sz w:val="21"/>
          <w:szCs w:val="21"/>
          <w:rtl w:val="0"/>
        </w:rPr>
        <w:t xml:space="preserve">I WANT </w:t>
      </w:r>
      <w:r w:rsidDel="00000000" w:rsidR="00000000" w:rsidRPr="00000000">
        <w:rPr>
          <w:sz w:val="21"/>
          <w:szCs w:val="21"/>
          <w:rtl w:val="0"/>
        </w:rPr>
        <w:t xml:space="preserve">system to support picking up application from application pool, </w:t>
      </w:r>
      <w:r w:rsidDel="00000000" w:rsidR="00000000" w:rsidRPr="00000000">
        <w:rPr>
          <w:b w:val="1"/>
          <w:bCs w:val="1"/>
          <w:sz w:val="21"/>
          <w:szCs w:val="21"/>
          <w:rtl w:val="0"/>
        </w:rPr>
        <w:t xml:space="preserve">IN ORDER THAT </w:t>
      </w:r>
      <w:r w:rsidDel="00000000" w:rsidR="00000000" w:rsidRPr="00000000">
        <w:rPr>
          <w:sz w:val="21"/>
          <w:szCs w:val="21"/>
          <w:rtl w:val="0"/>
        </w:rPr>
        <w:t xml:space="preserve">Accurately locate the specific case and prioritize its processing.</w:t>
      </w:r>
    </w:p>
    <w:p w:rsidR="00000000" w:rsidDel="00000000" w:rsidP="00000000" w:rsidRDefault="00000000" w:rsidRPr="00000000" w14:paraId="0000061A">
      <w:pPr>
        <w:spacing w:after="0" w:lineRule="auto"/>
        <w:ind w:left="1960" w:hanging="36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Picking Up application status: </w:t>
      </w:r>
      <w:r w:rsidDel="00000000" w:rsidR="00000000" w:rsidRPr="00000000">
        <w:rPr>
          <w:b w:val="1"/>
          <w:bCs w:val="1"/>
          <w:sz w:val="21"/>
          <w:szCs w:val="21"/>
          <w:rtl w:val="0"/>
        </w:rPr>
        <w:t xml:space="preserve">Funded with Defect</w:t>
      </w:r>
    </w:p>
    <w:p w:rsidR="00000000" w:rsidDel="00000000" w:rsidP="00000000" w:rsidRDefault="00000000" w:rsidRPr="00000000" w14:paraId="0000061B">
      <w:pPr>
        <w:spacing w:after="0" w:lineRule="auto"/>
        <w:ind w:left="1240" w:firstLine="0"/>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1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f2o6cgdmay7u" w:id="121"/>
      <w:bookmarkEnd w:id="121"/>
      <w:r w:rsidDel="00000000" w:rsidR="00000000" w:rsidRPr="00000000">
        <w:rPr>
          <w:rFonts w:ascii="Arial Unicode MS" w:cs="Arial Unicode MS" w:eastAsia="Arial Unicode MS" w:hAnsi="Arial Unicode MS"/>
          <w:sz w:val="22"/>
          <w:szCs w:val="22"/>
          <w:rtl w:val="0"/>
        </w:rPr>
        <w:t xml:space="preserve">10.4. 【Same as Batch2】</w:t>
      </w:r>
      <w:r w:rsidDel="00000000" w:rsidR="00000000" w:rsidRPr="00000000">
        <w:rPr>
          <w:sz w:val="22"/>
          <w:szCs w:val="22"/>
          <w:rtl w:val="0"/>
        </w:rPr>
        <w:t xml:space="preserve">CRA To Do List</w:t>
      </w:r>
      <w:r w:rsidDel="00000000" w:rsidR="00000000" w:rsidRPr="00000000">
        <w:rPr>
          <w:sz w:val="22"/>
          <w:szCs w:val="22"/>
          <w:rtl w:val="0"/>
        </w:rPr>
        <w:t xml:space="preserve"> </w:t>
      </w:r>
    </w:p>
    <w:p w:rsidR="00000000" w:rsidDel="00000000" w:rsidP="00000000" w:rsidRDefault="00000000" w:rsidRPr="00000000" w14:paraId="0000061D">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w:t>
      </w:r>
      <w:r w:rsidDel="00000000" w:rsidR="00000000" w:rsidRPr="00000000">
        <w:rPr>
          <w:b w:val="1"/>
          <w:bCs w:val="1"/>
          <w:sz w:val="21"/>
          <w:szCs w:val="21"/>
          <w:rtl w:val="0"/>
        </w:rPr>
        <w:t xml:space="preserve"> I WANT </w:t>
      </w:r>
      <w:r w:rsidDel="00000000" w:rsidR="00000000" w:rsidRPr="00000000">
        <w:rPr>
          <w:sz w:val="21"/>
          <w:szCs w:val="21"/>
          <w:rtl w:val="0"/>
        </w:rPr>
        <w:t xml:space="preserve">System display application assigned to me in “</w:t>
      </w:r>
      <w:r w:rsidDel="00000000" w:rsidR="00000000" w:rsidRPr="00000000">
        <w:rPr>
          <w:rtl w:val="0"/>
        </w:rPr>
        <w:t xml:space="preserve">CRA To Do List </w:t>
      </w:r>
      <w:r w:rsidDel="00000000" w:rsidR="00000000" w:rsidRPr="00000000">
        <w:rPr>
          <w:sz w:val="21"/>
          <w:szCs w:val="21"/>
          <w:rtl w:val="0"/>
        </w:rPr>
        <w:t xml:space="preserv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I can quickly view and select tasks.</w:t>
      </w:r>
    </w:p>
    <w:p w:rsidR="00000000" w:rsidDel="00000000" w:rsidP="00000000" w:rsidRDefault="00000000" w:rsidRPr="00000000" w14:paraId="0000061E">
      <w:pPr>
        <w:spacing w:after="0" w:lineRule="auto"/>
        <w:ind w:left="2000" w:hanging="3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Status of Application displayed: </w:t>
      </w:r>
      <w:r w:rsidDel="00000000" w:rsidR="00000000" w:rsidRPr="00000000">
        <w:rPr>
          <w:b w:val="1"/>
          <w:bCs w:val="1"/>
          <w:sz w:val="21"/>
          <w:szCs w:val="21"/>
          <w:rtl w:val="0"/>
        </w:rPr>
        <w:t xml:space="preserve">Defect Pending Verification </w:t>
      </w:r>
      <w:r w:rsidDel="00000000" w:rsidR="00000000" w:rsidRPr="00000000">
        <w:rPr>
          <w:sz w:val="21"/>
          <w:szCs w:val="21"/>
          <w:rtl w:val="0"/>
        </w:rPr>
        <w:t xml:space="preserve">and </w:t>
      </w:r>
      <w:r w:rsidDel="00000000" w:rsidR="00000000" w:rsidRPr="00000000">
        <w:rPr>
          <w:b w:val="1"/>
          <w:bCs w:val="1"/>
          <w:sz w:val="21"/>
          <w:szCs w:val="21"/>
          <w:rtl w:val="0"/>
        </w:rPr>
        <w:t xml:space="preserve">Funded with Defect</w:t>
      </w:r>
    </w:p>
    <w:p w:rsidR="00000000" w:rsidDel="00000000" w:rsidP="00000000" w:rsidRDefault="00000000" w:rsidRPr="00000000" w14:paraId="0000061F">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 ordering, list fields displayed, display rules, and action items in the list are defined in the “Common Capabilities - </w:t>
      </w:r>
      <w:r w:rsidDel="00000000" w:rsidR="00000000" w:rsidRPr="00000000">
        <w:rPr>
          <w:rtl w:val="0"/>
        </w:rPr>
        <w:t xml:space="preserve">CRA To Do List</w:t>
      </w:r>
      <w:r w:rsidDel="00000000" w:rsidR="00000000" w:rsidRPr="00000000">
        <w:rPr>
          <w:b w:val="1"/>
          <w:bCs w:val="1"/>
          <w:rtl w:val="0"/>
        </w:rPr>
        <w:t xml:space="preserve"> </w:t>
      </w:r>
      <w:r w:rsidDel="00000000" w:rsidR="00000000" w:rsidRPr="00000000">
        <w:rPr>
          <w:sz w:val="21"/>
          <w:szCs w:val="21"/>
          <w:rtl w:val="0"/>
        </w:rPr>
        <w:t xml:space="preserve">  Query &amp; Display” section.</w:t>
      </w:r>
    </w:p>
    <w:p w:rsidR="00000000" w:rsidDel="00000000" w:rsidP="00000000" w:rsidRDefault="00000000" w:rsidRPr="00000000" w14:paraId="00000620">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62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7fhl3m3a80jb" w:id="122"/>
      <w:bookmarkEnd w:id="122"/>
      <w:r w:rsidDel="00000000" w:rsidR="00000000" w:rsidRPr="00000000">
        <w:rPr>
          <w:sz w:val="22"/>
          <w:szCs w:val="22"/>
          <w:rtl w:val="0"/>
        </w:rPr>
        <w:t xml:space="preserve">10.5.</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Batch2】Application Query</w:t>
      </w:r>
    </w:p>
    <w:p w:rsidR="00000000" w:rsidDel="00000000" w:rsidP="00000000" w:rsidRDefault="00000000" w:rsidRPr="00000000" w14:paraId="00000622">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w:t>
      </w:r>
      <w:r w:rsidDel="00000000" w:rsidR="00000000" w:rsidRPr="00000000">
        <w:rPr>
          <w:b w:val="1"/>
          <w:bCs w:val="1"/>
          <w:sz w:val="21"/>
          <w:szCs w:val="21"/>
          <w:rtl w:val="0"/>
        </w:rPr>
        <w:t xml:space="preserve"> I WANT </w:t>
      </w:r>
      <w:r w:rsidDel="00000000" w:rsidR="00000000" w:rsidRPr="00000000">
        <w:rPr>
          <w:sz w:val="21"/>
          <w:szCs w:val="21"/>
          <w:rtl w:val="0"/>
        </w:rPr>
        <w:t xml:space="preserve">System support to retrieve disbursement application assigned to me,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Proceed to subsequent disbursement processing.</w:t>
      </w:r>
    </w:p>
    <w:p w:rsidR="00000000" w:rsidDel="00000000" w:rsidP="00000000" w:rsidRDefault="00000000" w:rsidRPr="00000000" w14:paraId="00000623">
      <w:pPr>
        <w:spacing w:after="0" w:lineRule="auto"/>
        <w:ind w:left="2000" w:hanging="3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 status inquiry is supported: </w:t>
      </w:r>
      <w:r w:rsidDel="00000000" w:rsidR="00000000" w:rsidRPr="00000000">
        <w:rPr>
          <w:b w:val="1"/>
          <w:bCs w:val="1"/>
          <w:sz w:val="21"/>
          <w:szCs w:val="21"/>
          <w:rtl w:val="0"/>
        </w:rPr>
        <w:t xml:space="preserve">Defect Pending Verification, Funded with defect</w:t>
      </w:r>
    </w:p>
    <w:p w:rsidR="00000000" w:rsidDel="00000000" w:rsidP="00000000" w:rsidRDefault="00000000" w:rsidRPr="00000000" w14:paraId="00000624">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Filter criteria, list fields displayed, display rules, and action items in the list are defined in the “Common Capabilities - Application Query &amp; Display” section.</w:t>
      </w:r>
    </w:p>
    <w:p w:rsidR="00000000" w:rsidDel="00000000" w:rsidP="00000000" w:rsidRDefault="00000000" w:rsidRPr="00000000" w14:paraId="00000625">
      <w:pPr>
        <w:spacing w:after="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2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yuimsd982q0" w:id="123"/>
      <w:bookmarkEnd w:id="123"/>
      <w:r w:rsidDel="00000000" w:rsidR="00000000" w:rsidRPr="00000000">
        <w:rPr>
          <w:sz w:val="22"/>
          <w:szCs w:val="22"/>
          <w:rtl w:val="0"/>
        </w:rPr>
        <w:t xml:space="preserve">10.6.</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【Role Binding】FIS Query</w:t>
      </w:r>
    </w:p>
    <w:p w:rsidR="00000000" w:rsidDel="00000000" w:rsidP="00000000" w:rsidRDefault="00000000" w:rsidRPr="00000000" w14:paraId="00000627">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 </w:t>
      </w:r>
      <w:r w:rsidDel="00000000" w:rsidR="00000000" w:rsidRPr="00000000">
        <w:rPr>
          <w:b w:val="1"/>
          <w:bCs w:val="1"/>
          <w:sz w:val="21"/>
          <w:szCs w:val="21"/>
          <w:rtl w:val="0"/>
        </w:rPr>
        <w:t xml:space="preserve">I WANT </w:t>
      </w:r>
      <w:r w:rsidDel="00000000" w:rsidR="00000000" w:rsidRPr="00000000">
        <w:rPr>
          <w:sz w:val="21"/>
          <w:szCs w:val="21"/>
          <w:rtl w:val="0"/>
        </w:rPr>
        <w:t xml:space="preserve">System support to retrieve lodgment result via FIS interface, </w:t>
      </w:r>
      <w:r w:rsidDel="00000000" w:rsidR="00000000" w:rsidRPr="00000000">
        <w:rPr>
          <w:b w:val="1"/>
          <w:bCs w:val="1"/>
          <w:sz w:val="21"/>
          <w:szCs w:val="21"/>
          <w:rtl w:val="0"/>
        </w:rPr>
        <w:t xml:space="preserve">IN ORDER TO </w:t>
      </w:r>
      <w:r w:rsidDel="00000000" w:rsidR="00000000" w:rsidRPr="00000000">
        <w:rPr>
          <w:sz w:val="21"/>
          <w:szCs w:val="21"/>
          <w:rtl w:val="0"/>
        </w:rPr>
        <w:t xml:space="preserve">identify whether a sales vehicle has completed lodgment and registration.</w:t>
      </w:r>
    </w:p>
    <w:p w:rsidR="00000000" w:rsidDel="00000000" w:rsidP="00000000" w:rsidRDefault="00000000" w:rsidRPr="00000000" w14:paraId="00000628">
      <w:pPr>
        <w:spacing w:after="0" w:lineRule="auto"/>
        <w:ind w:left="1240" w:firstLine="0"/>
        <w:rPr>
          <w:b w:val="1"/>
          <w:bCs w:val="1"/>
          <w:sz w:val="21"/>
          <w:szCs w:val="21"/>
        </w:rPr>
      </w:pPr>
      <w:r w:rsidDel="00000000" w:rsidR="00000000" w:rsidRPr="00000000">
        <w:rPr>
          <w:rtl w:val="0"/>
        </w:rPr>
      </w:r>
    </w:p>
    <w:p w:rsidR="00000000" w:rsidDel="00000000" w:rsidP="00000000" w:rsidRDefault="00000000" w:rsidRPr="00000000" w14:paraId="00000629">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Upon entering the case details page, display the cached results from historical queries.</w:t>
      </w:r>
    </w:p>
    <w:p w:rsidR="00000000" w:rsidDel="00000000" w:rsidP="00000000" w:rsidRDefault="00000000" w:rsidRPr="00000000" w14:paraId="0000062A">
      <w:pPr>
        <w:spacing w:after="0" w:lineRule="auto"/>
        <w:ind w:left="1960" w:hanging="36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Page display refer to </w:t>
      </w:r>
      <w:r w:rsidDel="00000000" w:rsidR="00000000" w:rsidRPr="00000000">
        <w:rPr>
          <w:b w:val="1"/>
          <w:bCs w:val="1"/>
          <w:sz w:val="21"/>
          <w:szCs w:val="21"/>
          <w:rtl w:val="0"/>
        </w:rPr>
        <w:t xml:space="preserve">“Common Capabilities - FIS Query”</w:t>
      </w:r>
    </w:p>
    <w:p w:rsidR="00000000" w:rsidDel="00000000" w:rsidP="00000000" w:rsidRDefault="00000000" w:rsidRPr="00000000" w14:paraId="0000062B">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Provide a button next to the FIS result display area to support re-querying.</w:t>
      </w:r>
    </w:p>
    <w:p w:rsidR="00000000" w:rsidDel="00000000" w:rsidP="00000000" w:rsidRDefault="00000000" w:rsidRPr="00000000" w14:paraId="0000062C">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system shall save the latest query result.</w:t>
      </w:r>
    </w:p>
    <w:p w:rsidR="00000000" w:rsidDel="00000000" w:rsidP="00000000" w:rsidRDefault="00000000" w:rsidRPr="00000000" w14:paraId="0000062D">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the latest vehicle status saved in the system is "processed", the query button is disabled (grayed out).</w:t>
      </w:r>
    </w:p>
    <w:p w:rsidR="00000000" w:rsidDel="00000000" w:rsidP="00000000" w:rsidRDefault="00000000" w:rsidRPr="00000000" w14:paraId="0000062E">
      <w:pPr>
        <w:spacing w:after="0" w:lineRule="auto"/>
        <w:ind w:left="1960" w:hanging="360"/>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w:t>
      </w:r>
      <w:r w:rsidDel="00000000" w:rsidR="00000000" w:rsidRPr="00000000">
        <w:rPr>
          <w:rtl w:val="0"/>
        </w:rPr>
        <w:t xml:space="preserve">FIS_INQUIRY_SWITCH is OFF, the system should gray out the re-query button.</w:t>
      </w:r>
    </w:p>
    <w:p w:rsidR="00000000" w:rsidDel="00000000" w:rsidP="00000000" w:rsidRDefault="00000000" w:rsidRPr="00000000" w14:paraId="0000062F">
      <w:pPr>
        <w:spacing w:after="0" w:lineRule="auto"/>
        <w:ind w:left="12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63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hesctofeyde7" w:id="124"/>
      <w:bookmarkEnd w:id="124"/>
      <w:r w:rsidDel="00000000" w:rsidR="00000000" w:rsidRPr="00000000">
        <w:rPr>
          <w:sz w:val="22"/>
          <w:szCs w:val="22"/>
          <w:rtl w:val="0"/>
        </w:rPr>
        <w:t xml:space="preserve">10.7.</w:t>
      </w:r>
      <w:r w:rsidDel="00000000" w:rsidR="00000000" w:rsidRPr="00000000">
        <w:rPr>
          <w:sz w:val="22"/>
          <w:szCs w:val="22"/>
          <w:rtl w:val="0"/>
        </w:rPr>
        <w:t xml:space="preserve">  </w:t>
      </w:r>
      <w:r w:rsidDel="00000000" w:rsidR="00000000" w:rsidRPr="00000000">
        <w:rPr>
          <w:sz w:val="22"/>
          <w:szCs w:val="22"/>
          <w:rtl w:val="0"/>
        </w:rPr>
        <w:t xml:space="preserve">Dealer Information Query</w:t>
      </w:r>
    </w:p>
    <w:p w:rsidR="00000000" w:rsidDel="00000000" w:rsidP="00000000" w:rsidRDefault="00000000" w:rsidRPr="00000000" w14:paraId="00000631">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 </w:t>
      </w:r>
      <w:r w:rsidDel="00000000" w:rsidR="00000000" w:rsidRPr="00000000">
        <w:rPr>
          <w:b w:val="1"/>
          <w:bCs w:val="1"/>
          <w:sz w:val="21"/>
          <w:szCs w:val="21"/>
          <w:rtl w:val="0"/>
        </w:rPr>
        <w:t xml:space="preserve">I WANT </w:t>
      </w:r>
      <w:r w:rsidDel="00000000" w:rsidR="00000000" w:rsidRPr="00000000">
        <w:rPr>
          <w:sz w:val="21"/>
          <w:szCs w:val="21"/>
          <w:rtl w:val="0"/>
        </w:rPr>
        <w:t xml:space="preserve">View maintained dealer information, </w:t>
      </w:r>
      <w:r w:rsidDel="00000000" w:rsidR="00000000" w:rsidRPr="00000000">
        <w:rPr>
          <w:b w:val="1"/>
          <w:bCs w:val="1"/>
          <w:sz w:val="21"/>
          <w:szCs w:val="21"/>
          <w:rtl w:val="0"/>
        </w:rPr>
        <w:t xml:space="preserve">IN ORDER TO </w:t>
      </w:r>
      <w:r w:rsidDel="00000000" w:rsidR="00000000" w:rsidRPr="00000000">
        <w:rPr>
          <w:sz w:val="21"/>
          <w:szCs w:val="21"/>
          <w:rtl w:val="0"/>
        </w:rPr>
        <w:t xml:space="preserve">confirm whether the dealer is qualified to conduct FBR/FBT business.</w:t>
      </w:r>
    </w:p>
    <w:p w:rsidR="00000000" w:rsidDel="00000000" w:rsidP="00000000" w:rsidRDefault="00000000" w:rsidRPr="00000000" w14:paraId="00000632">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This query is only for indirect business mode</w:t>
      </w:r>
    </w:p>
    <w:p w:rsidR="00000000" w:rsidDel="00000000" w:rsidP="00000000" w:rsidRDefault="00000000" w:rsidRPr="00000000" w14:paraId="00000633">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Automatically initiate a query upon entering the case details page</w:t>
      </w:r>
    </w:p>
    <w:p w:rsidR="00000000" w:rsidDel="00000000" w:rsidP="00000000" w:rsidRDefault="00000000" w:rsidRPr="00000000" w14:paraId="00000634">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Query the dealer’s FBR/FBT qualification,</w:t>
      </w:r>
    </w:p>
    <w:p w:rsidR="00000000" w:rsidDel="00000000" w:rsidP="00000000" w:rsidRDefault="00000000" w:rsidRPr="00000000" w14:paraId="00000635">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To confirm whether the dealer have FBR/FBT quality based on the Undertaking Limit for FBR or Undertaking Limit for FBT. IF not empty and undertaking limit &gt;=loan amount[h11]  then have corresponding quality. FBR/FBT quality are configured separately.</w:t>
      </w:r>
    </w:p>
    <w:p w:rsidR="00000000" w:rsidDel="00000000" w:rsidP="00000000" w:rsidRDefault="00000000" w:rsidRPr="00000000" w14:paraId="00000636">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Sales user has previously checked the FBR/FBT option, the CRA personnel shall log in to the HOST system to query the dealer's </w:t>
      </w:r>
      <w:r w:rsidDel="00000000" w:rsidR="00000000" w:rsidRPr="00000000">
        <w:rPr>
          <w:b w:val="1"/>
          <w:bCs w:val="1"/>
          <w:sz w:val="21"/>
          <w:szCs w:val="21"/>
          <w:rtl w:val="0"/>
        </w:rPr>
        <w:t xml:space="preserve">real-time available credit limit</w:t>
      </w:r>
      <w:r w:rsidDel="00000000" w:rsidR="00000000" w:rsidRPr="00000000">
        <w:rPr>
          <w:sz w:val="21"/>
          <w:szCs w:val="21"/>
          <w:rtl w:val="0"/>
        </w:rPr>
        <w:t xml:space="preserve">.</w:t>
      </w:r>
    </w:p>
    <w:p w:rsidR="00000000" w:rsidDel="00000000" w:rsidP="00000000" w:rsidRDefault="00000000" w:rsidRPr="00000000" w14:paraId="00000637">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real-time available credit limit is </w:t>
      </w:r>
      <w:r w:rsidDel="00000000" w:rsidR="00000000" w:rsidRPr="00000000">
        <w:rPr>
          <w:b w:val="1"/>
          <w:bCs w:val="1"/>
          <w:sz w:val="21"/>
          <w:szCs w:val="21"/>
          <w:rtl w:val="0"/>
        </w:rPr>
        <w:t xml:space="preserve">insufficient</w:t>
      </w:r>
      <w:r w:rsidDel="00000000" w:rsidR="00000000" w:rsidRPr="00000000">
        <w:rPr>
          <w:sz w:val="21"/>
          <w:szCs w:val="21"/>
          <w:rtl w:val="0"/>
        </w:rPr>
        <w:t xml:space="preserve">, the CRA personnel must </w:t>
      </w:r>
      <w:r w:rsidDel="00000000" w:rsidR="00000000" w:rsidRPr="00000000">
        <w:rPr>
          <w:b w:val="1"/>
          <w:bCs w:val="1"/>
          <w:sz w:val="21"/>
          <w:szCs w:val="21"/>
          <w:rtl w:val="0"/>
        </w:rPr>
        <w:t xml:space="preserve">manually communicate with Sales</w:t>
      </w:r>
      <w:r w:rsidDel="00000000" w:rsidR="00000000" w:rsidRPr="00000000">
        <w:rPr>
          <w:sz w:val="21"/>
          <w:szCs w:val="21"/>
          <w:rtl w:val="0"/>
        </w:rPr>
        <w:t xml:space="preserve">​ to determine whether to:</w:t>
      </w:r>
    </w:p>
    <w:p w:rsidR="00000000" w:rsidDel="00000000" w:rsidP="00000000" w:rsidRDefault="00000000" w:rsidRPr="00000000" w14:paraId="00000638">
      <w:pPr>
        <w:spacing w:after="0" w:lineRule="auto"/>
        <w:ind w:left="29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Return the case to Sales for modification, or</w:t>
      </w:r>
    </w:p>
    <w:p w:rsidR="00000000" w:rsidDel="00000000" w:rsidP="00000000" w:rsidRDefault="00000000" w:rsidRPr="00000000" w14:paraId="00000639">
      <w:pPr>
        <w:spacing w:after="0" w:lineRule="auto"/>
        <w:ind w:left="298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Choose to wait for the credit limit to be released before proceeding with the disbursement.</w:t>
      </w:r>
    </w:p>
    <w:p w:rsidR="00000000" w:rsidDel="00000000" w:rsidP="00000000" w:rsidRDefault="00000000" w:rsidRPr="00000000" w14:paraId="0000063A">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the automatic query fails upon entering the case details page, provide a "</w:t>
      </w:r>
      <w:r w:rsidDel="00000000" w:rsidR="00000000" w:rsidRPr="00000000">
        <w:rPr>
          <w:b w:val="1"/>
          <w:bCs w:val="1"/>
          <w:sz w:val="21"/>
          <w:szCs w:val="21"/>
          <w:rtl w:val="0"/>
        </w:rPr>
        <w:t xml:space="preserve"> Re-query Dealer Information</w:t>
      </w:r>
      <w:r w:rsidDel="00000000" w:rsidR="00000000" w:rsidRPr="00000000">
        <w:rPr>
          <w:sz w:val="21"/>
          <w:szCs w:val="21"/>
          <w:rtl w:val="0"/>
        </w:rPr>
        <w:t xml:space="preserve"> " button.</w:t>
      </w:r>
    </w:p>
    <w:p w:rsidR="00000000" w:rsidDel="00000000" w:rsidP="00000000" w:rsidRDefault="00000000" w:rsidRPr="00000000" w14:paraId="0000063B">
      <w:pPr>
        <w:spacing w:after="0" w:lineRule="auto"/>
        <w:ind w:left="160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63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bmodvf23zgyt" w:id="125"/>
      <w:bookmarkEnd w:id="125"/>
      <w:r w:rsidDel="00000000" w:rsidR="00000000" w:rsidRPr="00000000">
        <w:rPr>
          <w:sz w:val="22"/>
          <w:szCs w:val="22"/>
          <w:rtl w:val="0"/>
        </w:rPr>
        <w:t xml:space="preserve">10.8.</w:t>
      </w:r>
      <w:r w:rsidDel="00000000" w:rsidR="00000000" w:rsidRPr="00000000">
        <w:rPr>
          <w:sz w:val="22"/>
          <w:szCs w:val="22"/>
          <w:rtl w:val="0"/>
        </w:rPr>
        <w:t xml:space="preserve">  </w:t>
      </w:r>
      <w:r w:rsidDel="00000000" w:rsidR="00000000" w:rsidRPr="00000000">
        <w:rPr>
          <w:sz w:val="22"/>
          <w:szCs w:val="22"/>
          <w:rtl w:val="0"/>
        </w:rPr>
        <w:t xml:space="preserve">Post-Approval Overdue Reminder</w:t>
      </w:r>
    </w:p>
    <w:p w:rsidR="00000000" w:rsidDel="00000000" w:rsidP="00000000" w:rsidRDefault="00000000" w:rsidRPr="00000000" w14:paraId="0000063D">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 </w:t>
      </w:r>
      <w:r w:rsidDel="00000000" w:rsidR="00000000" w:rsidRPr="00000000">
        <w:rPr>
          <w:b w:val="1"/>
          <w:bCs w:val="1"/>
          <w:sz w:val="21"/>
          <w:szCs w:val="21"/>
          <w:rtl w:val="0"/>
        </w:rPr>
        <w:t xml:space="preserve">I WANT </w:t>
      </w:r>
      <w:r w:rsidDel="00000000" w:rsidR="00000000" w:rsidRPr="00000000">
        <w:rPr>
          <w:sz w:val="21"/>
          <w:szCs w:val="21"/>
          <w:rtl w:val="0"/>
        </w:rPr>
        <w:t xml:space="preserve">Prominently display the number of days that have passed from the approval date of the current loan application to the current date. Highlight the display if it exceeds X days (where X is a system-defined parameter), </w:t>
      </w:r>
      <w:r w:rsidDel="00000000" w:rsidR="00000000" w:rsidRPr="00000000">
        <w:rPr>
          <w:b w:val="1"/>
          <w:bCs w:val="1"/>
          <w:sz w:val="21"/>
          <w:szCs w:val="21"/>
          <w:rtl w:val="0"/>
        </w:rPr>
        <w:t xml:space="preserve">IN ORDER TO</w:t>
      </w:r>
      <w:r w:rsidDel="00000000" w:rsidR="00000000" w:rsidRPr="00000000">
        <w:rPr>
          <w:sz w:val="21"/>
          <w:szCs w:val="21"/>
          <w:rtl w:val="0"/>
        </w:rPr>
        <w:t xml:space="preserve"> assess whether disbursement can proceed.</w:t>
      </w:r>
    </w:p>
    <w:p w:rsidR="00000000" w:rsidDel="00000000" w:rsidP="00000000" w:rsidRDefault="00000000" w:rsidRPr="00000000" w14:paraId="0000063E">
      <w:pPr>
        <w:rPr/>
      </w:pPr>
      <w:r w:rsidDel="00000000" w:rsidR="00000000" w:rsidRPr="00000000">
        <w:rPr>
          <w:rtl w:val="0"/>
        </w:rPr>
        <w:t xml:space="preserve">●        Same as CRA maintenance</w:t>
      </w:r>
    </w:p>
    <w:p w:rsidR="00000000" w:rsidDel="00000000" w:rsidP="00000000" w:rsidRDefault="00000000" w:rsidRPr="00000000" w14:paraId="0000063F">
      <w:pPr>
        <w:rPr/>
      </w:pPr>
      <w:r w:rsidDel="00000000" w:rsidR="00000000" w:rsidRPr="00000000">
        <w:rPr>
          <w:b w:val="1"/>
          <w:bCs w:val="1"/>
          <w:rtl w:val="0"/>
        </w:rPr>
        <w:t xml:space="preserve">Trigger Scenario:</w:t>
      </w:r>
      <w:r w:rsidDel="00000000" w:rsidR="00000000" w:rsidRPr="00000000">
        <w:rPr>
          <w:rtl w:val="0"/>
        </w:rPr>
        <w:t xml:space="preserve"> In Application Inquiry, click on the number of elapsed days from the Loan Application Self-Approval Date to the current date. If the elapsed days exceed X days, a reminder pop-up will be displayed. Click </w:t>
      </w:r>
      <w:r w:rsidDel="00000000" w:rsidR="00000000" w:rsidRPr="00000000">
        <w:rPr>
          <w:b w:val="1"/>
          <w:bCs w:val="1"/>
          <w:rtl w:val="0"/>
        </w:rPr>
        <w:t xml:space="preserve">Confirm</w:t>
      </w:r>
      <w:r w:rsidDel="00000000" w:rsidR="00000000" w:rsidRPr="00000000">
        <w:rPr>
          <w:rtl w:val="0"/>
        </w:rPr>
        <w:t xml:space="preserve"> in the pop-up to enter the </w:t>
      </w:r>
      <w:r w:rsidDel="00000000" w:rsidR="00000000" w:rsidRPr="00000000">
        <w:rPr>
          <w:b w:val="1"/>
          <w:bCs w:val="1"/>
          <w:rtl w:val="0"/>
        </w:rPr>
        <w:t xml:space="preserve">Detail Page</w:t>
      </w:r>
      <w:r w:rsidDel="00000000" w:rsidR="00000000" w:rsidRPr="00000000">
        <w:rPr>
          <w:rtl w:val="0"/>
        </w:rPr>
        <w:t xml:space="preserve">.</w:t>
      </w:r>
    </w:p>
    <w:p w:rsidR="00000000" w:rsidDel="00000000" w:rsidP="00000000" w:rsidRDefault="00000000" w:rsidRPr="00000000" w14:paraId="00000640">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64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fcrvnkfxyl1n" w:id="126"/>
      <w:bookmarkEnd w:id="126"/>
      <w:r w:rsidDel="00000000" w:rsidR="00000000" w:rsidRPr="00000000">
        <w:rPr>
          <w:sz w:val="22"/>
          <w:szCs w:val="22"/>
          <w:rtl w:val="0"/>
        </w:rPr>
        <w:t xml:space="preserve">10.9. Undisbursed Application Defect Rectification</w:t>
      </w:r>
    </w:p>
    <w:p w:rsidR="00000000" w:rsidDel="00000000" w:rsidP="00000000" w:rsidRDefault="00000000" w:rsidRPr="00000000" w14:paraId="00000642">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 </w:t>
      </w:r>
      <w:r w:rsidDel="00000000" w:rsidR="00000000" w:rsidRPr="00000000">
        <w:rPr>
          <w:b w:val="1"/>
          <w:bCs w:val="1"/>
          <w:sz w:val="21"/>
          <w:szCs w:val="21"/>
          <w:rtl w:val="0"/>
        </w:rPr>
        <w:t xml:space="preserve">I WANT </w:t>
      </w:r>
      <w:r w:rsidDel="00000000" w:rsidR="00000000" w:rsidRPr="00000000">
        <w:rPr>
          <w:sz w:val="21"/>
          <w:szCs w:val="21"/>
          <w:rtl w:val="0"/>
        </w:rPr>
        <w:t xml:space="preserve">system structurally presents disbursement information, High light fields that the system judges potentially incorrect, </w:t>
      </w:r>
      <w:r w:rsidDel="00000000" w:rsidR="00000000" w:rsidRPr="00000000">
        <w:rPr>
          <w:b w:val="1"/>
          <w:bCs w:val="1"/>
          <w:sz w:val="21"/>
          <w:szCs w:val="21"/>
          <w:rtl w:val="0"/>
        </w:rPr>
        <w:t xml:space="preserve">IN ORDER TO </w:t>
      </w:r>
      <w:r w:rsidDel="00000000" w:rsidR="00000000" w:rsidRPr="00000000">
        <w:rPr>
          <w:sz w:val="21"/>
          <w:szCs w:val="21"/>
          <w:rtl w:val="0"/>
        </w:rPr>
        <w:t xml:space="preserve">finish defect rectification efficiently.</w:t>
      </w:r>
    </w:p>
    <w:p w:rsidR="00000000" w:rsidDel="00000000" w:rsidP="00000000" w:rsidRDefault="00000000" w:rsidRPr="00000000" w14:paraId="00000643">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644">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Defect Team primarily completes defect rectification for undisbursed cases and chooses between two processing paths: confirming rectification is complete and transferring the case to Maintenance or returning the case to Sales for modification.</w:t>
      </w:r>
    </w:p>
    <w:p w:rsidR="00000000" w:rsidDel="00000000" w:rsidP="00000000" w:rsidRDefault="00000000" w:rsidRPr="00000000" w14:paraId="00000645">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Processing Steps</w:t>
      </w:r>
    </w:p>
    <w:p w:rsidR="00000000" w:rsidDel="00000000" w:rsidP="00000000" w:rsidRDefault="00000000" w:rsidRPr="00000000" w14:paraId="00000646">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Defect Team verifies and modifies the field information results identified by the system from the files re-submitted by Sales.</w:t>
      </w:r>
    </w:p>
    <w:p w:rsidR="00000000" w:rsidDel="00000000" w:rsidP="00000000" w:rsidRDefault="00000000" w:rsidRPr="00000000" w14:paraId="00000647">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system performs expert rule validation (e.g., "Delivery date must be on or after registration date"), after which the Defect Team verifies and modifies the validation results.</w:t>
      </w:r>
    </w:p>
    <w:p w:rsidR="00000000" w:rsidDel="00000000" w:rsidP="00000000" w:rsidRDefault="00000000" w:rsidRPr="00000000" w14:paraId="00000648">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system automatically populates the corresponding fields with the verified results, highlights them, and presents them for the Defect Team's review.</w:t>
      </w:r>
    </w:p>
    <w:p w:rsidR="00000000" w:rsidDel="00000000" w:rsidP="00000000" w:rsidRDefault="00000000" w:rsidRPr="00000000" w14:paraId="00000649">
      <w:pPr>
        <w:spacing w:after="0" w:lineRule="auto"/>
        <w:ind w:left="23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Defect Team can navigate to the defect list section via the navigation bar. After confirming that all issues in the defect list are rectified, they can submit the application to Maintenance for further updates to other disbursement information. If material issues are found, they can choose to return the application to Sales for re-submission of materials.</w:t>
      </w:r>
    </w:p>
    <w:p w:rsidR="00000000" w:rsidDel="00000000" w:rsidP="00000000" w:rsidRDefault="00000000" w:rsidRPr="00000000" w14:paraId="0000064A">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Page Sections</w:t>
      </w:r>
    </w:p>
    <w:p w:rsidR="00000000" w:rsidDel="00000000" w:rsidP="00000000" w:rsidRDefault="00000000" w:rsidRPr="00000000" w14:paraId="0000064B">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Indicator section</w:t>
      </w:r>
    </w:p>
    <w:p w:rsidR="00000000" w:rsidDel="00000000" w:rsidP="00000000" w:rsidRDefault="00000000" w:rsidRPr="00000000" w14:paraId="0000064C">
      <w:pPr>
        <w:spacing w:after="0" w:lineRule="auto"/>
        <w:ind w:left="2020" w:firstLine="0"/>
        <w:rPr>
          <w:sz w:val="21"/>
          <w:szCs w:val="21"/>
        </w:rPr>
      </w:pPr>
      <w:r w:rsidDel="00000000" w:rsidR="00000000" w:rsidRPr="00000000">
        <w:rPr>
          <w:sz w:val="21"/>
          <w:szCs w:val="21"/>
          <w:rtl w:val="0"/>
        </w:rPr>
        <w:t xml:space="preserve">Same as Check and Maintenance</w:t>
      </w:r>
    </w:p>
    <w:p w:rsidR="00000000" w:rsidDel="00000000" w:rsidP="00000000" w:rsidRDefault="00000000" w:rsidRPr="00000000" w14:paraId="0000064D">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Navigation of workflow</w:t>
      </w:r>
    </w:p>
    <w:p w:rsidR="00000000" w:rsidDel="00000000" w:rsidP="00000000" w:rsidRDefault="00000000" w:rsidRPr="00000000" w14:paraId="0000064E">
      <w:pPr>
        <w:spacing w:after="0" w:lineRule="auto"/>
        <w:ind w:left="2020" w:firstLine="0"/>
        <w:rPr>
          <w:sz w:val="21"/>
          <w:szCs w:val="21"/>
        </w:rPr>
      </w:pPr>
      <w:r w:rsidDel="00000000" w:rsidR="00000000" w:rsidRPr="00000000">
        <w:rPr>
          <w:sz w:val="21"/>
          <w:szCs w:val="21"/>
          <w:rtl w:val="0"/>
        </w:rPr>
        <w:t xml:space="preserve">Same as Check and Maintenance</w:t>
      </w:r>
    </w:p>
    <w:p w:rsidR="00000000" w:rsidDel="00000000" w:rsidP="00000000" w:rsidRDefault="00000000" w:rsidRPr="00000000" w14:paraId="0000064F">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Checking Section</w:t>
      </w:r>
    </w:p>
    <w:p w:rsidR="00000000" w:rsidDel="00000000" w:rsidP="00000000" w:rsidRDefault="00000000" w:rsidRPr="00000000" w14:paraId="00000650">
      <w:pPr>
        <w:spacing w:after="0" w:lineRule="auto"/>
        <w:ind w:left="276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Including four parts:</w:t>
      </w:r>
    </w:p>
    <w:p w:rsidR="00000000" w:rsidDel="00000000" w:rsidP="00000000" w:rsidRDefault="00000000" w:rsidRPr="00000000" w14:paraId="00000651">
      <w:pPr>
        <w:spacing w:after="0" w:lineRule="auto"/>
        <w:ind w:left="2400" w:firstLine="0"/>
        <w:rPr>
          <w:sz w:val="21"/>
          <w:szCs w:val="21"/>
        </w:rPr>
      </w:pPr>
      <w:r w:rsidDel="00000000" w:rsidR="00000000" w:rsidRPr="00000000">
        <w:rPr>
          <w:sz w:val="21"/>
          <w:szCs w:val="21"/>
          <w:rtl w:val="0"/>
        </w:rPr>
        <w:t xml:space="preserve">Application &amp; Agreement &amp; Appendix, Vehicle Documents, Other Documents</w:t>
      </w:r>
    </w:p>
    <w:p w:rsidR="00000000" w:rsidDel="00000000" w:rsidP="00000000" w:rsidRDefault="00000000" w:rsidRPr="00000000" w14:paraId="00000652">
      <w:pPr>
        <w:spacing w:after="0" w:lineRule="auto"/>
        <w:ind w:left="276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Operation method same as Checker and Maintenance</w:t>
      </w:r>
    </w:p>
    <w:p w:rsidR="00000000" w:rsidDel="00000000" w:rsidP="00000000" w:rsidRDefault="00000000" w:rsidRPr="00000000" w14:paraId="00000653">
      <w:pPr>
        <w:spacing w:after="0" w:lineRule="auto"/>
        <w:ind w:left="23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Defect List, same as Checker and Maintenance</w:t>
      </w:r>
    </w:p>
    <w:p w:rsidR="00000000" w:rsidDel="00000000" w:rsidP="00000000" w:rsidRDefault="00000000" w:rsidRPr="00000000" w14:paraId="00000654">
      <w:pPr>
        <w:spacing w:after="0" w:lineRule="auto"/>
        <w:ind w:left="2380" w:hanging="36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Check List, same as Checker and Maintenance</w:t>
      </w:r>
    </w:p>
    <w:p w:rsidR="00000000" w:rsidDel="00000000" w:rsidP="00000000" w:rsidRDefault="00000000" w:rsidRPr="00000000" w14:paraId="00000655">
      <w:pPr>
        <w:spacing w:after="0" w:lineRule="auto"/>
        <w:ind w:left="2380" w:hanging="36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Data Maintenance, including:</w:t>
      </w:r>
    </w:p>
    <w:p w:rsidR="00000000" w:rsidDel="00000000" w:rsidP="00000000" w:rsidRDefault="00000000" w:rsidRPr="00000000" w14:paraId="00000656">
      <w:pPr>
        <w:spacing w:after="0" w:lineRule="auto"/>
        <w:ind w:left="2040" w:firstLine="0"/>
        <w:rPr>
          <w:sz w:val="21"/>
          <w:szCs w:val="21"/>
        </w:rPr>
      </w:pPr>
      <w:r w:rsidDel="00000000" w:rsidR="00000000" w:rsidRPr="00000000">
        <w:rPr>
          <w:sz w:val="21"/>
          <w:szCs w:val="21"/>
          <w:rtl w:val="0"/>
        </w:rPr>
        <w:t xml:space="preserve">- Application Summary</w:t>
      </w:r>
    </w:p>
    <w:p w:rsidR="00000000" w:rsidDel="00000000" w:rsidP="00000000" w:rsidRDefault="00000000" w:rsidRPr="00000000" w14:paraId="00000657">
      <w:pPr>
        <w:spacing w:after="0" w:lineRule="auto"/>
        <w:ind w:left="2040" w:firstLine="0"/>
        <w:rPr>
          <w:sz w:val="21"/>
          <w:szCs w:val="21"/>
        </w:rPr>
      </w:pPr>
      <w:r w:rsidDel="00000000" w:rsidR="00000000" w:rsidRPr="00000000">
        <w:rPr>
          <w:sz w:val="21"/>
          <w:szCs w:val="21"/>
          <w:rtl w:val="0"/>
        </w:rPr>
        <w:t xml:space="preserve">- Hirer/Guarantor Information</w:t>
      </w:r>
    </w:p>
    <w:p w:rsidR="00000000" w:rsidDel="00000000" w:rsidP="00000000" w:rsidRDefault="00000000" w:rsidRPr="00000000" w14:paraId="00000658">
      <w:pPr>
        <w:spacing w:after="0" w:lineRule="auto"/>
        <w:ind w:left="2040" w:firstLine="0"/>
        <w:rPr>
          <w:sz w:val="21"/>
          <w:szCs w:val="21"/>
        </w:rPr>
      </w:pPr>
      <w:r w:rsidDel="00000000" w:rsidR="00000000" w:rsidRPr="00000000">
        <w:rPr>
          <w:sz w:val="21"/>
          <w:szCs w:val="21"/>
          <w:rtl w:val="0"/>
        </w:rPr>
        <w:t xml:space="preserve">- Facility Information</w:t>
      </w:r>
    </w:p>
    <w:p w:rsidR="00000000" w:rsidDel="00000000" w:rsidP="00000000" w:rsidRDefault="00000000" w:rsidRPr="00000000" w14:paraId="00000659">
      <w:pPr>
        <w:spacing w:after="0" w:lineRule="auto"/>
        <w:ind w:left="2040" w:firstLine="0"/>
        <w:rPr>
          <w:sz w:val="21"/>
          <w:szCs w:val="21"/>
        </w:rPr>
      </w:pPr>
      <w:r w:rsidDel="00000000" w:rsidR="00000000" w:rsidRPr="00000000">
        <w:rPr>
          <w:sz w:val="21"/>
          <w:szCs w:val="21"/>
          <w:rtl w:val="0"/>
        </w:rPr>
        <w:t xml:space="preserve">- FIS Information</w:t>
      </w:r>
    </w:p>
    <w:p w:rsidR="00000000" w:rsidDel="00000000" w:rsidP="00000000" w:rsidRDefault="00000000" w:rsidRPr="00000000" w14:paraId="0000065A">
      <w:pPr>
        <w:spacing w:after="0" w:lineRule="auto"/>
        <w:ind w:left="2040" w:firstLine="0"/>
        <w:rPr>
          <w:sz w:val="21"/>
          <w:szCs w:val="21"/>
        </w:rPr>
      </w:pPr>
      <w:r w:rsidDel="00000000" w:rsidR="00000000" w:rsidRPr="00000000">
        <w:rPr>
          <w:sz w:val="21"/>
          <w:szCs w:val="21"/>
          <w:rtl w:val="0"/>
        </w:rPr>
        <w:t xml:space="preserve">- Dealer/Seller Information</w:t>
      </w:r>
    </w:p>
    <w:p w:rsidR="00000000" w:rsidDel="00000000" w:rsidP="00000000" w:rsidRDefault="00000000" w:rsidRPr="00000000" w14:paraId="0000065B">
      <w:pPr>
        <w:spacing w:after="0" w:lineRule="auto"/>
        <w:ind w:left="2040" w:firstLine="0"/>
        <w:rPr>
          <w:sz w:val="21"/>
          <w:szCs w:val="21"/>
        </w:rPr>
      </w:pPr>
      <w:r w:rsidDel="00000000" w:rsidR="00000000" w:rsidRPr="00000000">
        <w:rPr>
          <w:sz w:val="21"/>
          <w:szCs w:val="21"/>
          <w:rtl w:val="0"/>
        </w:rPr>
        <w:t xml:space="preserve">- Collateral Information</w:t>
      </w:r>
    </w:p>
    <w:p w:rsidR="00000000" w:rsidDel="00000000" w:rsidP="00000000" w:rsidRDefault="00000000" w:rsidRPr="00000000" w14:paraId="0000065C">
      <w:pPr>
        <w:spacing w:after="0" w:lineRule="auto"/>
        <w:ind w:left="2040" w:firstLine="0"/>
        <w:rPr>
          <w:sz w:val="21"/>
          <w:szCs w:val="21"/>
        </w:rPr>
      </w:pPr>
      <w:r w:rsidDel="00000000" w:rsidR="00000000" w:rsidRPr="00000000">
        <w:rPr>
          <w:sz w:val="21"/>
          <w:szCs w:val="21"/>
          <w:rtl w:val="0"/>
        </w:rPr>
        <w:t xml:space="preserve">- Purchase Information</w:t>
      </w:r>
    </w:p>
    <w:p w:rsidR="00000000" w:rsidDel="00000000" w:rsidP="00000000" w:rsidRDefault="00000000" w:rsidRPr="00000000" w14:paraId="0000065D">
      <w:pPr>
        <w:spacing w:after="0" w:lineRule="auto"/>
        <w:ind w:left="20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65E">
      <w:pPr>
        <w:spacing w:after="0" w:lineRule="auto"/>
        <w:ind w:left="2040" w:firstLine="0"/>
        <w:rPr>
          <w:sz w:val="21"/>
          <w:szCs w:val="21"/>
        </w:rPr>
      </w:pPr>
      <w:r w:rsidDel="00000000" w:rsidR="00000000" w:rsidRPr="00000000">
        <w:rPr>
          <w:sz w:val="21"/>
          <w:szCs w:val="21"/>
          <w:rtl w:val="0"/>
        </w:rPr>
        <w:t xml:space="preserve">– Approval Information</w:t>
      </w:r>
    </w:p>
    <w:p w:rsidR="00000000" w:rsidDel="00000000" w:rsidP="00000000" w:rsidRDefault="00000000" w:rsidRPr="00000000" w14:paraId="0000065F">
      <w:pPr>
        <w:spacing w:after="0" w:lineRule="auto"/>
        <w:ind w:left="2040" w:firstLine="0"/>
        <w:rPr>
          <w:b w:val="1"/>
          <w:bCs w:val="1"/>
          <w:sz w:val="21"/>
          <w:szCs w:val="21"/>
        </w:rPr>
      </w:pPr>
      <w:r w:rsidDel="00000000" w:rsidR="00000000" w:rsidRPr="00000000">
        <w:rPr>
          <w:sz w:val="21"/>
          <w:szCs w:val="21"/>
          <w:rtl w:val="0"/>
        </w:rPr>
        <w:t xml:space="preserve">Detail refers to Appendix: </w:t>
      </w:r>
      <w:r w:rsidDel="00000000" w:rsidR="00000000" w:rsidRPr="00000000">
        <w:rPr>
          <w:b w:val="1"/>
          <w:bCs w:val="1"/>
          <w:sz w:val="21"/>
          <w:szCs w:val="21"/>
          <w:rtl w:val="0"/>
        </w:rPr>
        <w:t xml:space="preserve">“CHECKER&amp;AUTHORIZER” sheet in “Appendix – User Page Display”</w:t>
      </w:r>
    </w:p>
    <w:p w:rsidR="00000000" w:rsidDel="00000000" w:rsidP="00000000" w:rsidRDefault="00000000" w:rsidRPr="00000000" w14:paraId="00000660">
      <w:pPr>
        <w:spacing w:after="0" w:lineRule="auto"/>
        <w:ind w:left="2380" w:hanging="360"/>
        <w:rPr>
          <w:sz w:val="21"/>
          <w:szCs w:val="21"/>
        </w:rPr>
      </w:pPr>
      <w:r w:rsidDel="00000000" w:rsidR="00000000" w:rsidRPr="00000000">
        <w:rPr>
          <w:sz w:val="21"/>
          <w:szCs w:val="21"/>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FIS information displayed here will not block submission, it is the FIS document tick box in File Checklist who will block submission.</w:t>
      </w:r>
    </w:p>
    <w:p w:rsidR="00000000" w:rsidDel="00000000" w:rsidP="00000000" w:rsidRDefault="00000000" w:rsidRPr="00000000" w14:paraId="00000661">
      <w:pPr>
        <w:spacing w:after="0" w:lineRule="auto"/>
        <w:ind w:left="2380" w:hanging="360"/>
        <w:rPr>
          <w:sz w:val="21"/>
          <w:szCs w:val="21"/>
        </w:rPr>
      </w:pPr>
      <w:r w:rsidDel="00000000" w:rsidR="00000000" w:rsidRPr="00000000">
        <w:rPr>
          <w:sz w:val="21"/>
          <w:szCs w:val="21"/>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Memo/Attachment/Report, same as Checker and Maintenance</w:t>
      </w:r>
    </w:p>
    <w:p w:rsidR="00000000" w:rsidDel="00000000" w:rsidP="00000000" w:rsidRDefault="00000000" w:rsidRPr="00000000" w14:paraId="00000662">
      <w:pPr>
        <w:spacing w:after="0" w:lineRule="auto"/>
        <w:ind w:left="29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Memo is a common component that supports logging Memos in a log format, including submitter, submission time, and Memo content.</w:t>
      </w:r>
    </w:p>
    <w:p w:rsidR="00000000" w:rsidDel="00000000" w:rsidP="00000000" w:rsidRDefault="00000000" w:rsidRPr="00000000" w14:paraId="00000663">
      <w:pPr>
        <w:spacing w:after="0" w:lineRule="auto"/>
        <w:ind w:left="298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Files uploaded here do not enter the OCR recognition, checking, and verification workflow. Therefore, it is only recommended for uploading files in urgent situations and manually modifying disbursement information.</w:t>
      </w:r>
    </w:p>
    <w:p w:rsidR="00000000" w:rsidDel="00000000" w:rsidP="00000000" w:rsidRDefault="00000000" w:rsidRPr="00000000" w14:paraId="00000664">
      <w:pPr>
        <w:spacing w:after="0" w:lineRule="auto"/>
        <w:ind w:left="214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Submit for Subsequent Processing</w:t>
      </w:r>
    </w:p>
    <w:p w:rsidR="00000000" w:rsidDel="00000000" w:rsidP="00000000" w:rsidRDefault="00000000" w:rsidRPr="00000000" w14:paraId="00000665">
      <w:pPr>
        <w:spacing w:after="0" w:lineRule="auto"/>
        <w:ind w:left="2200" w:firstLine="0"/>
        <w:rPr>
          <w:sz w:val="21"/>
          <w:szCs w:val="21"/>
        </w:rPr>
      </w:pPr>
      <w:r w:rsidDel="00000000" w:rsidR="00000000" w:rsidRPr="00000000">
        <w:rPr>
          <w:sz w:val="21"/>
          <w:szCs w:val="21"/>
          <w:rtl w:val="0"/>
        </w:rPr>
        <w:t xml:space="preserve">Submission is not allowed if any defects remain in the File Checking Section </w:t>
      </w:r>
      <w:r w:rsidDel="00000000" w:rsidR="00000000" w:rsidRPr="00000000">
        <w:rPr>
          <w:strike w:val="1"/>
          <w:sz w:val="21"/>
          <w:szCs w:val="21"/>
          <w:rtl w:val="0"/>
        </w:rPr>
        <w:t xml:space="preserve">or the defect list. </w:t>
      </w:r>
      <w:r w:rsidDel="00000000" w:rsidR="00000000" w:rsidRPr="00000000">
        <w:rPr>
          <w:sz w:val="21"/>
          <w:szCs w:val="21"/>
          <w:rtl w:val="0"/>
        </w:rPr>
        <w:t xml:space="preserve">Users can temporarily skip this by ticking the CRA COMPLETE indicator.</w:t>
      </w:r>
    </w:p>
    <w:p w:rsidR="00000000" w:rsidDel="00000000" w:rsidP="00000000" w:rsidRDefault="00000000" w:rsidRPr="00000000" w14:paraId="00000666">
      <w:pPr>
        <w:spacing w:after="0" w:lineRule="auto"/>
        <w:ind w:left="2200" w:firstLine="0"/>
        <w:rPr>
          <w:sz w:val="21"/>
          <w:szCs w:val="21"/>
        </w:rPr>
      </w:pPr>
      <w:r w:rsidDel="00000000" w:rsidR="00000000" w:rsidRPr="00000000">
        <w:rPr>
          <w:rtl w:val="0"/>
        </w:rPr>
      </w:r>
    </w:p>
    <w:p w:rsidR="00000000" w:rsidDel="00000000" w:rsidP="00000000" w:rsidRDefault="00000000" w:rsidRPr="00000000" w14:paraId="0000066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imro5lmoks6j" w:id="127"/>
      <w:bookmarkEnd w:id="127"/>
      <w:r w:rsidDel="00000000" w:rsidR="00000000" w:rsidRPr="00000000">
        <w:rPr>
          <w:rFonts w:ascii="Arial Unicode MS" w:cs="Arial Unicode MS" w:eastAsia="Arial Unicode MS" w:hAnsi="Arial Unicode MS"/>
          <w:sz w:val="22"/>
          <w:szCs w:val="22"/>
          <w:rtl w:val="0"/>
        </w:rPr>
        <w:t xml:space="preserve">10.11. 【Same as Batch2】Disbursed Application Defect Rectification</w:t>
      </w:r>
    </w:p>
    <w:p w:rsidR="00000000" w:rsidDel="00000000" w:rsidP="00000000" w:rsidRDefault="00000000" w:rsidRPr="00000000" w14:paraId="00000668">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 </w:t>
      </w:r>
      <w:r w:rsidDel="00000000" w:rsidR="00000000" w:rsidRPr="00000000">
        <w:rPr>
          <w:b w:val="1"/>
          <w:bCs w:val="1"/>
          <w:sz w:val="21"/>
          <w:szCs w:val="21"/>
          <w:rtl w:val="0"/>
        </w:rPr>
        <w:t xml:space="preserve">I WANT </w:t>
      </w:r>
      <w:r w:rsidDel="00000000" w:rsidR="00000000" w:rsidRPr="00000000">
        <w:rPr>
          <w:sz w:val="21"/>
          <w:szCs w:val="21"/>
          <w:rtl w:val="0"/>
        </w:rPr>
        <w:t xml:space="preserve">system structurally presents disbursement information, High light fields that the system judges potentially incorrect, </w:t>
      </w:r>
      <w:r w:rsidDel="00000000" w:rsidR="00000000" w:rsidRPr="00000000">
        <w:rPr>
          <w:b w:val="1"/>
          <w:bCs w:val="1"/>
          <w:sz w:val="21"/>
          <w:szCs w:val="21"/>
          <w:rtl w:val="0"/>
        </w:rPr>
        <w:t xml:space="preserve">IN ORDER TO </w:t>
      </w:r>
      <w:r w:rsidDel="00000000" w:rsidR="00000000" w:rsidRPr="00000000">
        <w:rPr>
          <w:sz w:val="21"/>
          <w:szCs w:val="21"/>
          <w:rtl w:val="0"/>
        </w:rPr>
        <w:t xml:space="preserve">finish defect rectification efficiently.</w:t>
      </w:r>
    </w:p>
    <w:p w:rsidR="00000000" w:rsidDel="00000000" w:rsidP="00000000" w:rsidRDefault="00000000" w:rsidRPr="00000000" w14:paraId="00000669">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 this stage, the Defect Team primarily completes defect rectification for already-disbursed cases. It is responsible for following up with Sales for material submission, verifying and uploading materials</w:t>
      </w:r>
    </w:p>
    <w:p w:rsidR="00000000" w:rsidDel="00000000" w:rsidP="00000000" w:rsidRDefault="00000000" w:rsidRPr="00000000" w14:paraId="0000066A">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Page Sections</w:t>
      </w:r>
    </w:p>
    <w:p w:rsidR="00000000" w:rsidDel="00000000" w:rsidP="00000000" w:rsidRDefault="00000000" w:rsidRPr="00000000" w14:paraId="0000066B">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All sections are same as Undisbursed Application Defect Rectification</w:t>
      </w:r>
    </w:p>
    <w:p w:rsidR="00000000" w:rsidDel="00000000" w:rsidP="00000000" w:rsidRDefault="00000000" w:rsidRPr="00000000" w14:paraId="0000066C">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Funded and Confirmed Ends</w:t>
      </w:r>
    </w:p>
    <w:p w:rsidR="00000000" w:rsidDel="00000000" w:rsidP="00000000" w:rsidRDefault="00000000" w:rsidRPr="00000000" w14:paraId="0000066D">
      <w:pPr>
        <w:spacing w:after="0" w:lineRule="auto"/>
        <w:ind w:left="2380" w:hanging="360"/>
        <w:rPr>
          <w:color w:val="444746"/>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all issues in the Defect List have been rectified, the case status is allowed to be set to "Funded and Confirmed End". </w:t>
      </w:r>
      <w:r w:rsidDel="00000000" w:rsidR="00000000" w:rsidRPr="00000000">
        <w:rPr>
          <w:color w:val="444746"/>
          <w:sz w:val="21"/>
          <w:szCs w:val="21"/>
          <w:rtl w:val="0"/>
        </w:rPr>
        <w:t xml:space="preserve">This setting can only happen after all defects have been Rectified + Verified and the Pending eStamping step is completed.</w:t>
      </w:r>
    </w:p>
    <w:p w:rsidR="00000000" w:rsidDel="00000000" w:rsidP="00000000" w:rsidRDefault="00000000" w:rsidRPr="00000000" w14:paraId="0000066E">
      <w:pPr>
        <w:spacing w:after="0" w:lineRule="auto"/>
        <w:ind w:left="20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66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332x5py2wrmn" w:id="128"/>
      <w:bookmarkEnd w:id="128"/>
      <w:r w:rsidDel="00000000" w:rsidR="00000000" w:rsidRPr="00000000">
        <w:rPr>
          <w:rFonts w:ascii="Arial Unicode MS" w:cs="Arial Unicode MS" w:eastAsia="Arial Unicode MS" w:hAnsi="Arial Unicode MS"/>
          <w:sz w:val="22"/>
          <w:szCs w:val="22"/>
          <w:rtl w:val="0"/>
        </w:rPr>
        <w:t xml:space="preserve">10.12. 【Same as Batch2】Defect Rectification Across Queues</w:t>
      </w:r>
    </w:p>
    <w:p w:rsidR="00000000" w:rsidDel="00000000" w:rsidP="00000000" w:rsidRDefault="00000000" w:rsidRPr="00000000" w14:paraId="00000670">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 </w:t>
      </w:r>
      <w:r w:rsidDel="00000000" w:rsidR="00000000" w:rsidRPr="00000000">
        <w:rPr>
          <w:b w:val="1"/>
          <w:bCs w:val="1"/>
          <w:sz w:val="21"/>
          <w:szCs w:val="21"/>
          <w:rtl w:val="0"/>
        </w:rPr>
        <w:t xml:space="preserve">I WANT </w:t>
      </w:r>
      <w:r w:rsidDel="00000000" w:rsidR="00000000" w:rsidRPr="00000000">
        <w:rPr>
          <w:sz w:val="21"/>
          <w:szCs w:val="21"/>
          <w:rtl w:val="0"/>
        </w:rPr>
        <w:t xml:space="preserve">to directly modify cases that are in another user's To-do list or are not in the status of "Defect Pending Verification" or "Funded with Defect", </w:t>
      </w:r>
      <w:r w:rsidDel="00000000" w:rsidR="00000000" w:rsidRPr="00000000">
        <w:rPr>
          <w:b w:val="1"/>
          <w:bCs w:val="1"/>
          <w:sz w:val="21"/>
          <w:szCs w:val="21"/>
          <w:rtl w:val="0"/>
        </w:rPr>
        <w:t xml:space="preserve">IN ORDER THAT </w:t>
      </w:r>
      <w:r w:rsidDel="00000000" w:rsidR="00000000" w:rsidRPr="00000000">
        <w:rPr>
          <w:sz w:val="21"/>
          <w:szCs w:val="21"/>
          <w:rtl w:val="0"/>
        </w:rPr>
        <w:t xml:space="preserve">finish defect rectification efficiently.</w:t>
      </w:r>
    </w:p>
    <w:p w:rsidR="00000000" w:rsidDel="00000000" w:rsidP="00000000" w:rsidRDefault="00000000" w:rsidRPr="00000000" w14:paraId="00000671">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672">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Application Query: Access the query interface from the Queue query function menu in the Fundamental functions area.</w:t>
      </w:r>
    </w:p>
    <w:p w:rsidR="00000000" w:rsidDel="00000000" w:rsidP="00000000" w:rsidRDefault="00000000" w:rsidRPr="00000000" w14:paraId="00000673">
      <w:pPr>
        <w:spacing w:after="0" w:lineRule="auto"/>
        <w:ind w:left="1680" w:firstLine="0"/>
        <w:rPr>
          <w:sz w:val="21"/>
          <w:szCs w:val="21"/>
        </w:rPr>
      </w:pPr>
      <w:r w:rsidDel="00000000" w:rsidR="00000000" w:rsidRPr="00000000">
        <w:rPr>
          <w:sz w:val="21"/>
          <w:szCs w:val="21"/>
        </w:rPr>
        <w:drawing>
          <wp:inline distB="114300" distT="114300" distL="114300" distR="114300">
            <wp:extent cx="1968500" cy="2082800"/>
            <wp:effectExtent b="0" l="0" r="0" t="0"/>
            <wp:docPr descr="图形用户界面, 应用程序  AI 生成的内容可能不正确。" id="12" name="image10.jpg"/>
            <a:graphic>
              <a:graphicData uri="http://schemas.openxmlformats.org/drawingml/2006/picture">
                <pic:pic>
                  <pic:nvPicPr>
                    <pic:cNvPr descr="图形用户界面, 应用程序  AI 生成的内容可能不正确。" id="0" name="image10.jpg"/>
                    <pic:cNvPicPr preferRelativeResize="0"/>
                  </pic:nvPicPr>
                  <pic:blipFill>
                    <a:blip r:embed="rId56"/>
                    <a:srcRect b="0" l="0" r="0" t="0"/>
                    <a:stretch>
                      <a:fillRect/>
                    </a:stretch>
                  </pic:blipFill>
                  <pic:spPr>
                    <a:xfrm>
                      <a:off x="0" y="0"/>
                      <a:ext cx="1968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Filter Criteria &amp; Results Display: Same as "Common Capabilities - Application Query &amp; Display".</w:t>
      </w:r>
    </w:p>
    <w:p w:rsidR="00000000" w:rsidDel="00000000" w:rsidP="00000000" w:rsidRDefault="00000000" w:rsidRPr="00000000" w14:paraId="00000675">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 Details Display:</w:t>
      </w:r>
    </w:p>
    <w:p w:rsidR="00000000" w:rsidDel="00000000" w:rsidP="00000000" w:rsidRDefault="00000000" w:rsidRPr="00000000" w14:paraId="00000676">
      <w:pPr>
        <w:spacing w:after="0" w:lineRule="auto"/>
        <w:ind w:left="1680" w:firstLine="0"/>
        <w:rPr>
          <w:sz w:val="21"/>
          <w:szCs w:val="21"/>
        </w:rPr>
      </w:pPr>
      <w:r w:rsidDel="00000000" w:rsidR="00000000" w:rsidRPr="00000000">
        <w:rPr>
          <w:sz w:val="21"/>
          <w:szCs w:val="21"/>
          <w:rtl w:val="0"/>
        </w:rPr>
        <w:t xml:space="preserve">The case details page is the same as the standard Defect Team usage page.</w:t>
      </w:r>
    </w:p>
    <w:p w:rsidR="00000000" w:rsidDel="00000000" w:rsidP="00000000" w:rsidRDefault="00000000" w:rsidRPr="00000000" w14:paraId="00000677">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Upon entering the case details page, automatically jump to the Defect List Section.</w:t>
      </w:r>
    </w:p>
    <w:p w:rsidR="00000000" w:rsidDel="00000000" w:rsidP="00000000" w:rsidRDefault="00000000" w:rsidRPr="00000000" w14:paraId="00000678">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User Operations:</w:t>
      </w:r>
    </w:p>
    <w:p w:rsidR="00000000" w:rsidDel="00000000" w:rsidP="00000000" w:rsidRDefault="00000000" w:rsidRPr="00000000" w14:paraId="00000679">
      <w:pPr>
        <w:spacing w:after="0" w:lineRule="auto"/>
        <w:ind w:left="1660" w:firstLine="0"/>
        <w:rPr>
          <w:sz w:val="21"/>
          <w:szCs w:val="21"/>
        </w:rPr>
      </w:pPr>
      <w:r w:rsidDel="00000000" w:rsidR="00000000" w:rsidRPr="00000000">
        <w:rPr>
          <w:sz w:val="21"/>
          <w:szCs w:val="21"/>
          <w:rtl w:val="0"/>
        </w:rPr>
        <w:t xml:space="preserve">a. Only supports modifying items(CRA remark, Verified tick box, upload document)  in the Defect List, uploading/downloading attachments, and adding memos.</w:t>
      </w:r>
    </w:p>
    <w:p w:rsidR="00000000" w:rsidDel="00000000" w:rsidP="00000000" w:rsidRDefault="00000000" w:rsidRPr="00000000" w14:paraId="0000067A">
      <w:pPr>
        <w:spacing w:after="0" w:lineRule="auto"/>
        <w:ind w:left="1660" w:firstLine="0"/>
        <w:rPr>
          <w:sz w:val="21"/>
          <w:szCs w:val="21"/>
        </w:rPr>
      </w:pPr>
      <w:r w:rsidDel="00000000" w:rsidR="00000000" w:rsidRPr="00000000">
        <w:rPr>
          <w:sz w:val="21"/>
          <w:szCs w:val="21"/>
          <w:rtl w:val="0"/>
        </w:rPr>
        <w:t xml:space="preserve">b. If user upload file in this scenario, the newly uploaded file will be categorized into “Other document” and will not overwrite any other file uploaded previously or be overwritten by other file uploaded in the future.</w:t>
      </w:r>
    </w:p>
    <w:p w:rsidR="00000000" w:rsidDel="00000000" w:rsidP="00000000" w:rsidRDefault="00000000" w:rsidRPr="00000000" w14:paraId="0000067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upf3e48ry12t" w:id="129"/>
      <w:bookmarkEnd w:id="129"/>
      <w:r w:rsidDel="00000000" w:rsidR="00000000" w:rsidRPr="00000000">
        <w:br w:type="page"/>
      </w:r>
      <w:r w:rsidDel="00000000" w:rsidR="00000000" w:rsidRPr="00000000">
        <w:rPr>
          <w:rtl w:val="0"/>
        </w:rPr>
      </w:r>
    </w:p>
    <w:p w:rsidR="00000000" w:rsidDel="00000000" w:rsidP="00000000" w:rsidRDefault="00000000" w:rsidRPr="00000000" w14:paraId="0000067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2qjouy2n31cx" w:id="130"/>
      <w:bookmarkEnd w:id="130"/>
      <w:r w:rsidDel="00000000" w:rsidR="00000000" w:rsidRPr="00000000">
        <w:rPr>
          <w:rFonts w:ascii="Arial Unicode MS" w:cs="Arial Unicode MS" w:eastAsia="Arial Unicode MS" w:hAnsi="Arial Unicode MS"/>
          <w:rtl w:val="0"/>
        </w:rPr>
        <w:t xml:space="preserve">11. 【Same as Batch2】Cabinet Queue</w:t>
      </w:r>
    </w:p>
    <w:p w:rsidR="00000000" w:rsidDel="00000000" w:rsidP="00000000" w:rsidRDefault="00000000" w:rsidRPr="00000000" w14:paraId="0000067D">
      <w:pPr>
        <w:spacing w:after="0" w:lineRule="auto"/>
        <w:ind w:left="84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Defect Team </w:t>
      </w:r>
      <w:r w:rsidDel="00000000" w:rsidR="00000000" w:rsidRPr="00000000">
        <w:rPr>
          <w:b w:val="1"/>
          <w:bCs w:val="1"/>
          <w:sz w:val="21"/>
          <w:szCs w:val="21"/>
          <w:rtl w:val="0"/>
        </w:rPr>
        <w:t xml:space="preserve">I WANT to</w:t>
      </w:r>
      <w:r w:rsidDel="00000000" w:rsidR="00000000" w:rsidRPr="00000000">
        <w:rPr>
          <w:sz w:val="21"/>
          <w:szCs w:val="21"/>
          <w:rtl w:val="0"/>
        </w:rPr>
        <w:t xml:space="preserve"> place applications with complete materials that are ready for disbursement into a temporary queue, postponing the disbursement, </w:t>
      </w:r>
      <w:r w:rsidDel="00000000" w:rsidR="00000000" w:rsidRPr="00000000">
        <w:rPr>
          <w:b w:val="1"/>
          <w:bCs w:val="1"/>
          <w:sz w:val="21"/>
          <w:szCs w:val="21"/>
          <w:rtl w:val="0"/>
        </w:rPr>
        <w:t xml:space="preserve">IN ORDER THAT </w:t>
      </w:r>
      <w:r w:rsidDel="00000000" w:rsidR="00000000" w:rsidRPr="00000000">
        <w:rPr>
          <w:sz w:val="21"/>
          <w:szCs w:val="21"/>
          <w:rtl w:val="0"/>
        </w:rPr>
        <w:t xml:space="preserve">I can resume disbursement at an appropriate time.</w:t>
      </w:r>
    </w:p>
    <w:p w:rsidR="00000000" w:rsidDel="00000000" w:rsidP="00000000" w:rsidRDefault="00000000" w:rsidRPr="00000000" w14:paraId="0000067E">
      <w:pPr>
        <w:spacing w:after="0" w:lineRule="auto"/>
        <w:ind w:left="1960" w:hanging="36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Usage Scenario examples</w:t>
      </w:r>
    </w:p>
    <w:p w:rsidR="00000000" w:rsidDel="00000000" w:rsidP="00000000" w:rsidRDefault="00000000" w:rsidRPr="00000000" w14:paraId="0000067F">
      <w:pPr>
        <w:spacing w:after="0" w:lineRule="auto"/>
        <w:ind w:left="240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Other departments notify CRA via email to temporarily hold a specific case.</w:t>
      </w:r>
    </w:p>
    <w:p w:rsidR="00000000" w:rsidDel="00000000" w:rsidP="00000000" w:rsidRDefault="00000000" w:rsidRPr="00000000" w14:paraId="00000680">
      <w:pPr>
        <w:spacing w:after="0" w:lineRule="auto"/>
        <w:ind w:left="24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At the end of the fiscal year, Sales emails notification to temporarily hold disbursement for a specific product type (e.g., managed by product type like Islamic, conventional).</w:t>
      </w:r>
    </w:p>
    <w:p w:rsidR="00000000" w:rsidDel="00000000" w:rsidP="00000000" w:rsidRDefault="00000000" w:rsidRPr="00000000" w14:paraId="00000681">
      <w:pPr>
        <w:spacing w:after="0" w:lineRule="auto"/>
        <w:ind w:left="1960" w:hanging="36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Operation Permissions</w:t>
      </w:r>
    </w:p>
    <w:p w:rsidR="00000000" w:rsidDel="00000000" w:rsidP="00000000" w:rsidRDefault="00000000" w:rsidRPr="00000000" w14:paraId="00000682">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Move to Cabinet:</w:t>
      </w:r>
      <w:r w:rsidDel="00000000" w:rsidR="00000000" w:rsidRPr="00000000">
        <w:rPr>
          <w:sz w:val="21"/>
          <w:szCs w:val="21"/>
          <w:rtl w:val="0"/>
        </w:rPr>
        <w:t xml:space="preserve">​ Grant to CRA Check and Maintenance team, and CRA Authorizer and CRA defect team.</w:t>
      </w:r>
    </w:p>
    <w:p w:rsidR="00000000" w:rsidDel="00000000" w:rsidP="00000000" w:rsidRDefault="00000000" w:rsidRPr="00000000" w14:paraId="00000683">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Move out of Cabinet:</w:t>
      </w:r>
      <w:r w:rsidDel="00000000" w:rsidR="00000000" w:rsidRPr="00000000">
        <w:rPr>
          <w:sz w:val="21"/>
          <w:szCs w:val="21"/>
          <w:rtl w:val="0"/>
        </w:rPr>
        <w:t xml:space="preserve">​ Grant to Cabinet Controller role.</w:t>
      </w:r>
    </w:p>
    <w:p w:rsidR="00000000" w:rsidDel="00000000" w:rsidP="00000000" w:rsidRDefault="00000000" w:rsidRPr="00000000" w14:paraId="00000684">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Move to Cabinet Entry Point</w:t>
      </w:r>
      <w:r w:rsidDel="00000000" w:rsidR="00000000" w:rsidRPr="00000000">
        <w:rPr>
          <w:sz w:val="21"/>
          <w:szCs w:val="21"/>
          <w:rtl w:val="0"/>
        </w:rPr>
        <w:t xml:space="preserve">: Provide a button on the User's case details page.</w:t>
      </w:r>
    </w:p>
    <w:p w:rsidR="00000000" w:rsidDel="00000000" w:rsidP="00000000" w:rsidRDefault="00000000" w:rsidRPr="00000000" w14:paraId="00000685">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Move out of Cabinet Steps</w:t>
      </w:r>
      <w:r w:rsidDel="00000000" w:rsidR="00000000" w:rsidRPr="00000000">
        <w:rPr>
          <w:sz w:val="21"/>
          <w:szCs w:val="21"/>
          <w:rtl w:val="0"/>
        </w:rPr>
        <w:t xml:space="preserve">:</w:t>
      </w:r>
    </w:p>
    <w:p w:rsidR="00000000" w:rsidDel="00000000" w:rsidP="00000000" w:rsidRDefault="00000000" w:rsidRPr="00000000" w14:paraId="00000686">
      <w:pPr>
        <w:spacing w:after="0" w:lineRule="auto"/>
        <w:ind w:left="2540" w:hanging="440"/>
        <w:rPr>
          <w:sz w:val="21"/>
          <w:szCs w:val="21"/>
        </w:rPr>
      </w:pPr>
      <w:r w:rsidDel="00000000" w:rsidR="00000000" w:rsidRPr="00000000">
        <w:rPr>
          <w:rFonts w:ascii="Arial Unicode MS" w:cs="Arial Unicode MS" w:eastAsia="Arial Unicode MS" w:hAnsi="Arial Unicode MS"/>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Application Query: Access the query interface from the Queue query function menu in Fundamental functions area.</w:t>
      </w:r>
    </w:p>
    <w:p w:rsidR="00000000" w:rsidDel="00000000" w:rsidP="00000000" w:rsidRDefault="00000000" w:rsidRPr="00000000" w14:paraId="00000687">
      <w:pPr>
        <w:spacing w:after="0" w:lineRule="auto"/>
        <w:ind w:left="2100" w:firstLine="0"/>
        <w:rPr>
          <w:sz w:val="21"/>
          <w:szCs w:val="21"/>
        </w:rPr>
      </w:pPr>
      <w:r w:rsidDel="00000000" w:rsidR="00000000" w:rsidRPr="00000000">
        <w:rPr>
          <w:sz w:val="21"/>
          <w:szCs w:val="21"/>
        </w:rPr>
        <w:drawing>
          <wp:inline distB="114300" distT="114300" distL="114300" distR="114300">
            <wp:extent cx="1968500" cy="2082800"/>
            <wp:effectExtent b="0" l="0" r="0" t="0"/>
            <wp:docPr descr="图形用户界面, 应用程序  AI 生成的内容可能不正确。" id="33" name="image38.jpg"/>
            <a:graphic>
              <a:graphicData uri="http://schemas.openxmlformats.org/drawingml/2006/picture">
                <pic:pic>
                  <pic:nvPicPr>
                    <pic:cNvPr descr="图形用户界面, 应用程序  AI 生成的内容可能不正确。" id="0" name="image38.jpg"/>
                    <pic:cNvPicPr preferRelativeResize="0"/>
                  </pic:nvPicPr>
                  <pic:blipFill>
                    <a:blip r:embed="rId57"/>
                    <a:srcRect b="0" l="0" r="0" t="0"/>
                    <a:stretch>
                      <a:fillRect/>
                    </a:stretch>
                  </pic:blipFill>
                  <pic:spPr>
                    <a:xfrm>
                      <a:off x="0" y="0"/>
                      <a:ext cx="1968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spacing w:after="0" w:lineRule="auto"/>
        <w:ind w:left="2540" w:hanging="440"/>
        <w:rPr>
          <w:sz w:val="21"/>
          <w:szCs w:val="21"/>
        </w:rPr>
      </w:pPr>
      <w:r w:rsidDel="00000000" w:rsidR="00000000" w:rsidRPr="00000000">
        <w:rPr>
          <w:rFonts w:ascii="Arial Unicode MS" w:cs="Arial Unicode MS" w:eastAsia="Arial Unicode MS" w:hAnsi="Arial Unicode MS"/>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Filter Criteria &amp; Results Display: Same as "Common Capabilities - Application Query &amp; Display"</w:t>
      </w:r>
    </w:p>
    <w:p w:rsidR="00000000" w:rsidDel="00000000" w:rsidP="00000000" w:rsidRDefault="00000000" w:rsidRPr="00000000" w14:paraId="00000689">
      <w:pPr>
        <w:spacing w:after="0" w:lineRule="auto"/>
        <w:ind w:left="2540" w:hanging="440"/>
        <w:rPr>
          <w:sz w:val="21"/>
          <w:szCs w:val="21"/>
        </w:rPr>
      </w:pPr>
      <w:r w:rsidDel="00000000" w:rsidR="00000000" w:rsidRPr="00000000">
        <w:rPr>
          <w:rFonts w:ascii="Arial Unicode MS" w:cs="Arial Unicode MS" w:eastAsia="Arial Unicode MS" w:hAnsi="Arial Unicode MS"/>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 Details Display:</w:t>
      </w:r>
    </w:p>
    <w:p w:rsidR="00000000" w:rsidDel="00000000" w:rsidP="00000000" w:rsidRDefault="00000000" w:rsidRPr="00000000" w14:paraId="0000068A">
      <w:pPr>
        <w:spacing w:after="0" w:lineRule="auto"/>
        <w:ind w:left="29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case details page is identical to that used by CRA Check and Maintenance but is completely </w:t>
      </w:r>
      <w:r w:rsidDel="00000000" w:rsidR="00000000" w:rsidRPr="00000000">
        <w:rPr>
          <w:b w:val="1"/>
          <w:bCs w:val="1"/>
          <w:sz w:val="21"/>
          <w:szCs w:val="21"/>
          <w:rtl w:val="0"/>
        </w:rPr>
        <w:t xml:space="preserve">non-editable</w:t>
      </w:r>
      <w:r w:rsidDel="00000000" w:rsidR="00000000" w:rsidRPr="00000000">
        <w:rPr>
          <w:sz w:val="21"/>
          <w:szCs w:val="21"/>
          <w:rtl w:val="0"/>
        </w:rPr>
        <w:t xml:space="preserve">.</w:t>
      </w:r>
    </w:p>
    <w:p w:rsidR="00000000" w:rsidDel="00000000" w:rsidP="00000000" w:rsidRDefault="00000000" w:rsidRPr="00000000" w14:paraId="0000068B">
      <w:pPr>
        <w:spacing w:after="0" w:lineRule="auto"/>
        <w:ind w:left="2540" w:hanging="440"/>
        <w:rPr>
          <w:sz w:val="21"/>
          <w:szCs w:val="21"/>
        </w:rPr>
      </w:pPr>
      <w:r w:rsidDel="00000000" w:rsidR="00000000" w:rsidRPr="00000000">
        <w:rPr>
          <w:rFonts w:ascii="Arial Unicode MS" w:cs="Arial Unicode MS" w:eastAsia="Arial Unicode MS" w:hAnsi="Arial Unicode MS"/>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User Operations</w:t>
      </w:r>
    </w:p>
    <w:p w:rsidR="00000000" w:rsidDel="00000000" w:rsidP="00000000" w:rsidRDefault="00000000" w:rsidRPr="00000000" w14:paraId="0000068C">
      <w:pPr>
        <w:spacing w:after="0" w:lineRule="auto"/>
        <w:ind w:left="29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Route to Sales.</w:t>
      </w:r>
    </w:p>
    <w:p w:rsidR="00000000" w:rsidDel="00000000" w:rsidP="00000000" w:rsidRDefault="00000000" w:rsidRPr="00000000" w14:paraId="0000068D">
      <w:pPr>
        <w:spacing w:after="0" w:lineRule="auto"/>
        <w:ind w:left="298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clicking the </w:t>
      </w:r>
      <w:r w:rsidDel="00000000" w:rsidR="00000000" w:rsidRPr="00000000">
        <w:rPr>
          <w:b w:val="1"/>
          <w:bCs w:val="1"/>
          <w:sz w:val="21"/>
          <w:szCs w:val="21"/>
          <w:rtl w:val="0"/>
        </w:rPr>
        <w:t xml:space="preserve">"Case Assignment"</w:t>
      </w:r>
      <w:r w:rsidDel="00000000" w:rsidR="00000000" w:rsidRPr="00000000">
        <w:rPr>
          <w:sz w:val="21"/>
          <w:szCs w:val="21"/>
          <w:rtl w:val="0"/>
        </w:rPr>
        <w:t xml:space="preserve">​ button.</w:t>
      </w:r>
    </w:p>
    <w:p w:rsidR="00000000" w:rsidDel="00000000" w:rsidP="00000000" w:rsidRDefault="00000000" w:rsidRPr="00000000" w14:paraId="0000068E">
      <w:pPr>
        <w:spacing w:after="0" w:lineRule="auto"/>
        <w:ind w:left="342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Upon clicking, a pop-up supports selecting a specific User with the same role as the one who moved the case into the Cabinet and defaults to reassigning the case to the User who originally moved it into the Cabinet.</w:t>
      </w:r>
    </w:p>
    <w:p w:rsidR="00000000" w:rsidDel="00000000" w:rsidP="00000000" w:rsidRDefault="00000000" w:rsidRPr="00000000" w14:paraId="0000068F">
      <w:pPr>
        <w:spacing w:after="0" w:lineRule="auto"/>
        <w:ind w:left="342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assign to Authorizer, system check whether current Authorizer has sufficient Authorization limit, if Authorizer Limit Level is empty or do not have sufficient limit then block reassignment</w:t>
      </w:r>
    </w:p>
    <w:p w:rsidR="00000000" w:rsidDel="00000000" w:rsidP="00000000" w:rsidRDefault="00000000" w:rsidRPr="00000000" w14:paraId="00000690">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691">
      <w:pPr>
        <w:spacing w:after="60" w:before="60" w:lineRule="auto"/>
        <w:rPr/>
      </w:pPr>
      <w:r w:rsidDel="00000000" w:rsidR="00000000" w:rsidRPr="00000000">
        <w:rPr>
          <w:rtl w:val="0"/>
        </w:rPr>
        <w:t xml:space="preserve"> </w:t>
      </w:r>
    </w:p>
    <w:p w:rsidR="00000000" w:rsidDel="00000000" w:rsidP="00000000" w:rsidRDefault="00000000" w:rsidRPr="00000000" w14:paraId="0000069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l3j42f8c5ike" w:id="131"/>
      <w:bookmarkEnd w:id="131"/>
      <w:r w:rsidDel="00000000" w:rsidR="00000000" w:rsidRPr="00000000">
        <w:rPr>
          <w:rtl w:val="0"/>
        </w:rPr>
        <w:t xml:space="preserve">12.</w:t>
      </w:r>
      <w:r w:rsidDel="00000000" w:rsidR="00000000" w:rsidRPr="00000000">
        <w:rPr>
          <w:rtl w:val="0"/>
        </w:rPr>
        <w:t xml:space="preserve"> </w:t>
      </w:r>
      <w:r w:rsidDel="00000000" w:rsidR="00000000" w:rsidRPr="00000000">
        <w:rPr>
          <w:rtl w:val="0"/>
        </w:rPr>
        <w:t xml:space="preserve">Common Capabilities</w:t>
      </w:r>
    </w:p>
    <w:p w:rsidR="00000000" w:rsidDel="00000000" w:rsidP="00000000" w:rsidRDefault="00000000" w:rsidRPr="00000000" w14:paraId="0000069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e7jv5omlw2yz" w:id="132"/>
      <w:bookmarkEnd w:id="132"/>
      <w:r w:rsidDel="00000000" w:rsidR="00000000" w:rsidRPr="00000000">
        <w:rPr>
          <w:sz w:val="22"/>
          <w:szCs w:val="22"/>
          <w:rtl w:val="0"/>
        </w:rPr>
        <w:t xml:space="preserve">12.1.</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w:t>
      </w:r>
      <w:r w:rsidDel="00000000" w:rsidR="00000000" w:rsidRPr="00000000">
        <w:rPr>
          <w:sz w:val="22"/>
          <w:szCs w:val="22"/>
          <w:rtl w:val="0"/>
        </w:rPr>
        <w:t xml:space="preserve">CRA To Do List</w:t>
      </w:r>
      <w:r w:rsidDel="00000000" w:rsidR="00000000" w:rsidRPr="00000000">
        <w:rPr>
          <w:sz w:val="22"/>
          <w:szCs w:val="22"/>
          <w:rtl w:val="0"/>
        </w:rPr>
        <w:t xml:space="preserve">  Query &amp; Display</w:t>
      </w:r>
    </w:p>
    <w:p w:rsidR="00000000" w:rsidDel="00000000" w:rsidP="00000000" w:rsidRDefault="00000000" w:rsidRPr="00000000" w14:paraId="00000694">
      <w:pPr>
        <w:spacing w:after="0" w:lineRule="auto"/>
        <w:ind w:left="840" w:firstLine="0"/>
        <w:rPr>
          <w:sz w:val="21"/>
          <w:szCs w:val="21"/>
        </w:rPr>
      </w:pPr>
      <w:r w:rsidDel="00000000" w:rsidR="00000000" w:rsidRPr="00000000">
        <w:rPr>
          <w:sz w:val="21"/>
          <w:szCs w:val="21"/>
          <w:rtl w:val="0"/>
        </w:rPr>
        <w:t xml:space="preserve">CRA Teams Shared "CRA To Do List " Query and Display Rules</w:t>
      </w:r>
    </w:p>
    <w:p w:rsidR="00000000" w:rsidDel="00000000" w:rsidP="00000000" w:rsidRDefault="00000000" w:rsidRPr="00000000" w14:paraId="00000695">
      <w:pPr>
        <w:spacing w:after="0" w:lineRule="auto"/>
        <w:ind w:left="1520" w:hanging="340"/>
        <w:rPr>
          <w:b w:val="1"/>
          <w:bCs w:val="1"/>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696">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Entry Point: Level1 - CRA -&gt; Level2 - To Do List</w:t>
      </w:r>
    </w:p>
    <w:p w:rsidR="00000000" w:rsidDel="00000000" w:rsidP="00000000" w:rsidRDefault="00000000" w:rsidRPr="00000000" w14:paraId="00000697">
      <w:pPr>
        <w:spacing w:after="0" w:lineRule="auto"/>
        <w:jc w:val="center"/>
        <w:rPr>
          <w:sz w:val="21"/>
          <w:szCs w:val="21"/>
        </w:rPr>
      </w:pPr>
      <w:r w:rsidDel="00000000" w:rsidR="00000000" w:rsidRPr="00000000">
        <w:rPr>
          <w:rtl w:val="0"/>
        </w:rPr>
      </w:r>
    </w:p>
    <w:p w:rsidR="00000000" w:rsidDel="00000000" w:rsidP="00000000" w:rsidRDefault="00000000" w:rsidRPr="00000000" w14:paraId="00000698">
      <w:pPr>
        <w:spacing w:after="0" w:lineRule="auto"/>
        <w:ind w:left="2000" w:hanging="3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1"/>
          <w:szCs w:val="21"/>
          <w:rtl w:val="0"/>
        </w:rPr>
        <w:t xml:space="preserve">Application display sequence:</w:t>
      </w:r>
    </w:p>
    <w:p w:rsidR="00000000" w:rsidDel="00000000" w:rsidP="00000000" w:rsidRDefault="00000000" w:rsidRPr="00000000" w14:paraId="00000699">
      <w:pPr>
        <w:spacing w:after="0" w:lineRule="auto"/>
        <w:ind w:left="1660" w:firstLine="0"/>
        <w:rPr>
          <w:sz w:val="21"/>
          <w:szCs w:val="21"/>
        </w:rPr>
      </w:pPr>
      <w:r w:rsidDel="00000000" w:rsidR="00000000" w:rsidRPr="00000000">
        <w:rPr>
          <w:rFonts w:ascii="Arial Unicode MS" w:cs="Arial Unicode MS" w:eastAsia="Arial Unicode MS" w:hAnsi="Arial Unicode MS"/>
          <w:sz w:val="21"/>
          <w:szCs w:val="21"/>
          <w:rtl w:val="0"/>
        </w:rPr>
        <w:t xml:space="preserve">1. Priority Display：​ Green Lane=Yes</w:t>
      </w:r>
    </w:p>
    <w:p w:rsidR="00000000" w:rsidDel="00000000" w:rsidP="00000000" w:rsidRDefault="00000000" w:rsidRPr="00000000" w14:paraId="0000069A">
      <w:pPr>
        <w:spacing w:after="0" w:lineRule="auto"/>
        <w:ind w:left="1660" w:firstLine="0"/>
        <w:rPr>
          <w:sz w:val="21"/>
          <w:szCs w:val="21"/>
        </w:rPr>
      </w:pPr>
      <w:r w:rsidDel="00000000" w:rsidR="00000000" w:rsidRPr="00000000">
        <w:rPr>
          <w:sz w:val="21"/>
          <w:szCs w:val="21"/>
          <w:rtl w:val="0"/>
        </w:rPr>
        <w:t xml:space="preserve">2. Sorted by Date assigned in ascending order.</w:t>
      </w:r>
    </w:p>
    <w:p w:rsidR="00000000" w:rsidDel="00000000" w:rsidP="00000000" w:rsidRDefault="00000000" w:rsidRPr="00000000" w14:paraId="0000069B">
      <w:pPr>
        <w:spacing w:after="0" w:lineRule="auto"/>
        <w:ind w:left="1660" w:firstLine="0"/>
        <w:rPr>
          <w:sz w:val="21"/>
          <w:szCs w:val="21"/>
        </w:rPr>
      </w:pPr>
      <w:r w:rsidDel="00000000" w:rsidR="00000000" w:rsidRPr="00000000">
        <w:rPr>
          <w:sz w:val="21"/>
          <w:szCs w:val="21"/>
          <w:rtl w:val="0"/>
        </w:rPr>
        <w:t xml:space="preserve">3. Sorted by Application reference number in ascending order.</w:t>
      </w:r>
    </w:p>
    <w:p w:rsidR="00000000" w:rsidDel="00000000" w:rsidP="00000000" w:rsidRDefault="00000000" w:rsidRPr="00000000" w14:paraId="0000069C">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Fields Displayed in List</w:t>
      </w:r>
      <w:r w:rsidDel="00000000" w:rsidR="00000000" w:rsidRPr="00000000">
        <w:rPr>
          <w:sz w:val="21"/>
          <w:szCs w:val="21"/>
          <w:rtl w:val="0"/>
        </w:rPr>
        <w:t xml:space="preserve">:</w:t>
      </w:r>
    </w:p>
    <w:p w:rsidR="00000000" w:rsidDel="00000000" w:rsidP="00000000" w:rsidRDefault="00000000" w:rsidRPr="00000000" w14:paraId="0000069D">
      <w:pPr>
        <w:spacing w:after="0" w:lineRule="auto"/>
        <w:ind w:left="1660" w:firstLine="0"/>
        <w:rPr>
          <w:sz w:val="21"/>
          <w:szCs w:val="21"/>
        </w:rPr>
      </w:pPr>
      <w:r w:rsidDel="00000000" w:rsidR="00000000" w:rsidRPr="00000000">
        <w:rPr>
          <w:sz w:val="21"/>
          <w:szCs w:val="21"/>
          <w:rtl w:val="0"/>
        </w:rPr>
        <w:t xml:space="preserve">Display IHP application in red text; others in black text.</w:t>
      </w:r>
    </w:p>
    <w:p w:rsidR="00000000" w:rsidDel="00000000" w:rsidP="00000000" w:rsidRDefault="00000000" w:rsidRPr="00000000" w14:paraId="0000069E">
      <w:pPr>
        <w:spacing w:after="0" w:lineRule="auto"/>
        <w:rPr>
          <w:sz w:val="21"/>
          <w:szCs w:val="21"/>
        </w:rPr>
      </w:pPr>
      <w:r w:rsidDel="00000000" w:rsidR="00000000" w:rsidRPr="00000000">
        <w:rPr>
          <w:rtl w:val="0"/>
        </w:rPr>
      </w:r>
    </w:p>
    <w:p w:rsidR="00000000" w:rsidDel="00000000" w:rsidP="00000000" w:rsidRDefault="00000000" w:rsidRPr="00000000" w14:paraId="0000069F">
      <w:pPr>
        <w:spacing w:after="0" w:lineRule="auto"/>
        <w:ind w:left="0" w:firstLine="0"/>
        <w:rPr>
          <w:sz w:val="21"/>
          <w:szCs w:val="21"/>
        </w:rPr>
      </w:pPr>
      <w:r w:rsidDel="00000000" w:rsidR="00000000" w:rsidRPr="00000000">
        <w:rPr>
          <w:sz w:val="21"/>
          <w:szCs w:val="21"/>
        </w:rPr>
        <w:drawing>
          <wp:inline distB="114300" distT="114300" distL="114300" distR="114300">
            <wp:extent cx="6675120" cy="3086100"/>
            <wp:effectExtent b="0" l="0" r="0" t="0"/>
            <wp:docPr id="108" name="image99.png"/>
            <a:graphic>
              <a:graphicData uri="http://schemas.openxmlformats.org/drawingml/2006/picture">
                <pic:pic>
                  <pic:nvPicPr>
                    <pic:cNvPr id="0" name="image99.png"/>
                    <pic:cNvPicPr preferRelativeResize="0"/>
                  </pic:nvPicPr>
                  <pic:blipFill>
                    <a:blip r:embed="rId58"/>
                    <a:srcRect b="0" l="0" r="0" t="0"/>
                    <a:stretch>
                      <a:fillRect/>
                    </a:stretch>
                  </pic:blipFill>
                  <pic:spPr>
                    <a:xfrm>
                      <a:off x="0" y="0"/>
                      <a:ext cx="6675120" cy="3086100"/>
                    </a:xfrm>
                    <a:prstGeom prst="rect"/>
                    <a:ln/>
                  </pic:spPr>
                </pic:pic>
              </a:graphicData>
            </a:graphic>
          </wp:inline>
        </w:drawing>
      </w:r>
      <w:r w:rsidDel="00000000" w:rsidR="00000000" w:rsidRPr="00000000">
        <w:rPr>
          <w:rtl w:val="0"/>
        </w:rPr>
      </w:r>
    </w:p>
    <w:tbl>
      <w:tblPr>
        <w:tblStyle w:val="Table1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990"/>
        <w:gridCol w:w="1800"/>
        <w:gridCol w:w="1530"/>
        <w:gridCol w:w="1425"/>
        <w:gridCol w:w="2460"/>
        <w:tblGridChange w:id="0">
          <w:tblGrid>
            <w:gridCol w:w="1425"/>
            <w:gridCol w:w="990"/>
            <w:gridCol w:w="1800"/>
            <w:gridCol w:w="1530"/>
            <w:gridCol w:w="1425"/>
            <w:gridCol w:w="246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A0">
            <w:pPr>
              <w:spacing w:after="0" w:lineRule="auto"/>
              <w:ind w:left="0" w:right="150" w:firstLine="0"/>
              <w:rPr>
                <w:b w:val="1"/>
                <w:bCs w:val="1"/>
                <w:sz w:val="18"/>
                <w:szCs w:val="18"/>
              </w:rPr>
            </w:pPr>
            <w:r w:rsidDel="00000000" w:rsidR="00000000" w:rsidRPr="00000000">
              <w:rPr>
                <w:b w:val="1"/>
                <w:bCs w:val="1"/>
                <w:sz w:val="18"/>
                <w:szCs w:val="18"/>
                <w:rtl w:val="0"/>
              </w:rPr>
              <w:t xml:space="preserve">Display  Fields in result List</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A1">
            <w:pPr>
              <w:spacing w:after="0" w:lineRule="auto"/>
              <w:ind w:left="0" w:right="150" w:firstLine="0"/>
              <w:rPr>
                <w:b w:val="1"/>
                <w:bCs w:val="1"/>
                <w:sz w:val="18"/>
                <w:szCs w:val="18"/>
              </w:rPr>
            </w:pPr>
            <w:r w:rsidDel="00000000" w:rsidR="00000000" w:rsidRPr="00000000">
              <w:rPr>
                <w:b w:val="1"/>
                <w:bCs w:val="1"/>
                <w:sz w:val="18"/>
                <w:szCs w:val="18"/>
                <w:rtl w:val="0"/>
              </w:rPr>
              <w:t xml:space="preserve">Control Type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A2">
            <w:pPr>
              <w:spacing w:after="0" w:lineRule="auto"/>
              <w:ind w:left="0" w:right="150" w:firstLine="0"/>
              <w:rPr>
                <w:b w:val="1"/>
                <w:bCs w:val="1"/>
                <w:sz w:val="18"/>
                <w:szCs w:val="18"/>
              </w:rPr>
            </w:pPr>
            <w:r w:rsidDel="00000000" w:rsidR="00000000" w:rsidRPr="00000000">
              <w:rPr>
                <w:b w:val="1"/>
                <w:bCs w:val="1"/>
                <w:sz w:val="18"/>
                <w:szCs w:val="18"/>
                <w:rtl w:val="0"/>
              </w:rPr>
              <w:t xml:space="preserve">Display Format</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A3">
            <w:pPr>
              <w:spacing w:after="0" w:lineRule="auto"/>
              <w:ind w:left="0" w:right="150" w:firstLine="0"/>
              <w:rPr>
                <w:b w:val="1"/>
                <w:bCs w:val="1"/>
                <w:sz w:val="18"/>
                <w:szCs w:val="18"/>
              </w:rPr>
            </w:pPr>
            <w:r w:rsidDel="00000000" w:rsidR="00000000" w:rsidRPr="00000000">
              <w:rPr>
                <w:b w:val="1"/>
                <w:bCs w:val="1"/>
                <w:sz w:val="18"/>
                <w:szCs w:val="18"/>
                <w:rtl w:val="0"/>
              </w:rPr>
              <w:t xml:space="preserve">Description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A4">
            <w:pPr>
              <w:spacing w:after="0" w:lineRule="auto"/>
              <w:ind w:left="0" w:right="150" w:firstLine="0"/>
              <w:rPr>
                <w:b w:val="1"/>
                <w:bCs w:val="1"/>
                <w:sz w:val="18"/>
                <w:szCs w:val="18"/>
              </w:rPr>
            </w:pPr>
            <w:r w:rsidDel="00000000" w:rsidR="00000000" w:rsidRPr="00000000">
              <w:rPr>
                <w:b w:val="1"/>
                <w:bCs w:val="1"/>
                <w:sz w:val="18"/>
                <w:szCs w:val="18"/>
                <w:rtl w:val="0"/>
              </w:rPr>
              <w:t xml:space="preserve">Display Name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A5">
            <w:pPr>
              <w:spacing w:after="0" w:lineRule="auto"/>
              <w:ind w:left="0" w:right="150" w:firstLine="0"/>
              <w:rPr>
                <w:b w:val="1"/>
                <w:bCs w:val="1"/>
                <w:sz w:val="18"/>
                <w:szCs w:val="18"/>
              </w:rPr>
            </w:pPr>
            <w:r w:rsidDel="00000000" w:rsidR="00000000" w:rsidRPr="00000000">
              <w:rPr>
                <w:b w:val="1"/>
                <w:bCs w:val="1"/>
                <w:sz w:val="18"/>
                <w:szCs w:val="18"/>
                <w:rtl w:val="0"/>
              </w:rPr>
              <w:t xml:space="preserve">Value Example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6">
            <w:pPr>
              <w:spacing w:after="0" w:lineRule="auto"/>
              <w:ind w:left="0" w:right="150" w:firstLine="0"/>
              <w:rPr>
                <w:sz w:val="18"/>
                <w:szCs w:val="18"/>
              </w:rPr>
            </w:pPr>
            <w:r w:rsidDel="00000000" w:rsidR="00000000" w:rsidRPr="00000000">
              <w:rPr>
                <w:sz w:val="18"/>
                <w:szCs w:val="18"/>
                <w:rtl w:val="0"/>
              </w:rPr>
              <w:t xml:space="preserve">Green Lane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7">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8">
            <w:pPr>
              <w:spacing w:after="0" w:lineRule="auto"/>
              <w:ind w:left="0" w:right="150" w:firstLine="0"/>
              <w:rPr>
                <w:sz w:val="18"/>
                <w:szCs w:val="18"/>
              </w:rPr>
            </w:pPr>
            <w:r w:rsidDel="00000000" w:rsidR="00000000" w:rsidRPr="00000000">
              <w:rPr>
                <w:sz w:val="18"/>
                <w:szCs w:val="18"/>
                <w:rtl w:val="0"/>
              </w:rPr>
              <w:t xml:space="preserve">VARCHAR2(3)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9">
            <w:pPr>
              <w:spacing w:after="0" w:lineRule="auto"/>
              <w:ind w:left="0" w:right="150" w:firstLine="0"/>
              <w:rPr>
                <w:sz w:val="18"/>
                <w:szCs w:val="18"/>
              </w:rPr>
            </w:pPr>
            <w:r w:rsidDel="00000000" w:rsidR="00000000" w:rsidRPr="00000000">
              <w:rPr>
                <w:sz w:val="18"/>
                <w:szCs w:val="18"/>
                <w:rtl w:val="0"/>
              </w:rPr>
              <w:t xml:space="preserve">Yes  or 'empty'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A">
            <w:pPr>
              <w:spacing w:after="0" w:lineRule="auto"/>
              <w:ind w:left="0" w:right="150" w:firstLine="0"/>
              <w:rPr>
                <w:sz w:val="18"/>
                <w:szCs w:val="18"/>
              </w:rPr>
            </w:pPr>
            <w:r w:rsidDel="00000000" w:rsidR="00000000" w:rsidRPr="00000000">
              <w:rPr>
                <w:sz w:val="18"/>
                <w:szCs w:val="18"/>
                <w:rtl w:val="0"/>
              </w:rPr>
              <w:t xml:space="preserve">Green  Lane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B">
            <w:pPr>
              <w:spacing w:after="0" w:lineRule="auto"/>
              <w:ind w:left="0" w:right="150" w:firstLine="0"/>
              <w:rPr>
                <w:sz w:val="18"/>
                <w:szCs w:val="18"/>
              </w:rPr>
            </w:pPr>
            <w:r w:rsidDel="00000000" w:rsidR="00000000" w:rsidRPr="00000000">
              <w:rPr>
                <w:sz w:val="18"/>
                <w:szCs w:val="18"/>
                <w:rtl w:val="0"/>
              </w:rPr>
              <w:t xml:space="preserve">Yes</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C">
            <w:pPr>
              <w:spacing w:after="0" w:lineRule="auto"/>
              <w:ind w:left="0" w:right="150" w:firstLine="0"/>
              <w:rPr>
                <w:sz w:val="18"/>
                <w:szCs w:val="18"/>
              </w:rPr>
            </w:pPr>
            <w:r w:rsidDel="00000000" w:rsidR="00000000" w:rsidRPr="00000000">
              <w:rPr>
                <w:sz w:val="18"/>
                <w:szCs w:val="18"/>
                <w:rtl w:val="0"/>
              </w:rPr>
              <w:t xml:space="preserve">Date Assigned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D">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E">
            <w:pPr>
              <w:spacing w:after="0" w:lineRule="auto"/>
              <w:ind w:left="0" w:right="150" w:firstLine="0"/>
              <w:rPr>
                <w:sz w:val="18"/>
                <w:szCs w:val="18"/>
              </w:rPr>
            </w:pPr>
            <w:r w:rsidDel="00000000" w:rsidR="00000000" w:rsidRPr="00000000">
              <w:rPr>
                <w:sz w:val="18"/>
                <w:szCs w:val="18"/>
                <w:rtl w:val="0"/>
              </w:rPr>
              <w:t xml:space="preserve">DD/MM/YYYY  HH:MM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F">
            <w:pPr>
              <w:spacing w:after="0" w:lineRule="auto"/>
              <w:ind w:left="0" w:right="15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pacing w:after="0" w:lineRule="auto"/>
              <w:ind w:left="0" w:right="150" w:firstLine="0"/>
              <w:rPr>
                <w:sz w:val="18"/>
                <w:szCs w:val="18"/>
              </w:rPr>
            </w:pPr>
            <w:r w:rsidDel="00000000" w:rsidR="00000000" w:rsidRPr="00000000">
              <w:rPr>
                <w:sz w:val="18"/>
                <w:szCs w:val="18"/>
                <w:rtl w:val="0"/>
              </w:rPr>
              <w:t xml:space="preserve">Date  Assigned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after="0" w:lineRule="auto"/>
              <w:ind w:left="0" w:right="150" w:firstLine="0"/>
              <w:rPr>
                <w:sz w:val="18"/>
                <w:szCs w:val="18"/>
              </w:rPr>
            </w:pPr>
            <w:r w:rsidDel="00000000" w:rsidR="00000000" w:rsidRPr="00000000">
              <w:rPr>
                <w:sz w:val="18"/>
                <w:szCs w:val="18"/>
                <w:rtl w:val="0"/>
              </w:rPr>
              <w:t xml:space="preserve">05/11/2025  11:32</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2">
            <w:pPr>
              <w:spacing w:after="0" w:lineRule="auto"/>
              <w:ind w:left="0" w:right="150" w:firstLine="0"/>
              <w:rPr>
                <w:sz w:val="18"/>
                <w:szCs w:val="18"/>
              </w:rPr>
            </w:pPr>
            <w:r w:rsidDel="00000000" w:rsidR="00000000" w:rsidRPr="00000000">
              <w:rPr>
                <w:sz w:val="18"/>
                <w:szCs w:val="18"/>
                <w:rtl w:val="0"/>
              </w:rPr>
              <w:t xml:space="preserve">Closing Branch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pacing w:after="0" w:lineRule="auto"/>
              <w:ind w:left="0" w:right="150" w:firstLine="0"/>
              <w:rPr>
                <w:sz w:val="18"/>
                <w:szCs w:val="18"/>
              </w:rPr>
            </w:pPr>
            <w:r w:rsidDel="00000000" w:rsidR="00000000" w:rsidRPr="00000000">
              <w:rPr>
                <w:sz w:val="18"/>
                <w:szCs w:val="18"/>
                <w:rtl w:val="0"/>
              </w:rPr>
              <w:t xml:space="preserve">Display</w:t>
            </w:r>
          </w:p>
          <w:p w:rsidR="00000000" w:rsidDel="00000000" w:rsidP="00000000" w:rsidRDefault="00000000" w:rsidRPr="00000000" w14:paraId="000006B4">
            <w:pPr>
              <w:spacing w:after="0" w:lineRule="auto"/>
              <w:ind w:left="0" w:right="15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5">
            <w:pPr>
              <w:spacing w:after="0" w:lineRule="auto"/>
              <w:ind w:left="0" w:right="150" w:firstLine="0"/>
              <w:rPr>
                <w:sz w:val="18"/>
                <w:szCs w:val="18"/>
              </w:rPr>
            </w:pPr>
            <w:r w:rsidDel="00000000" w:rsidR="00000000" w:rsidRPr="00000000">
              <w:rPr>
                <w:sz w:val="18"/>
                <w:szCs w:val="18"/>
                <w:rtl w:val="0"/>
              </w:rPr>
              <w:t xml:space="preserve">VARCHAR2(50)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spacing w:after="0" w:lineRule="auto"/>
              <w:ind w:left="0" w:right="150" w:firstLine="0"/>
              <w:rPr>
                <w:sz w:val="18"/>
                <w:szCs w:val="18"/>
              </w:rPr>
            </w:pPr>
            <w:r w:rsidDel="00000000" w:rsidR="00000000" w:rsidRPr="00000000">
              <w:rPr>
                <w:sz w:val="18"/>
                <w:szCs w:val="18"/>
                <w:rtl w:val="0"/>
              </w:rPr>
              <w:t xml:space="preserve">Display branch name, queried from the branch table using branch 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pacing w:after="0" w:lineRule="auto"/>
              <w:ind w:left="0" w:right="150" w:firstLine="0"/>
              <w:rPr>
                <w:sz w:val="18"/>
                <w:szCs w:val="18"/>
              </w:rPr>
            </w:pPr>
            <w:r w:rsidDel="00000000" w:rsidR="00000000" w:rsidRPr="00000000">
              <w:rPr>
                <w:sz w:val="18"/>
                <w:szCs w:val="18"/>
                <w:rtl w:val="0"/>
              </w:rPr>
              <w:t xml:space="preserve">Closing  Branch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8">
            <w:pPr>
              <w:spacing w:after="0" w:lineRule="auto"/>
              <w:ind w:left="0" w:right="150" w:firstLine="0"/>
              <w:rPr>
                <w:sz w:val="18"/>
                <w:szCs w:val="18"/>
              </w:rPr>
            </w:pPr>
            <w:r w:rsidDel="00000000" w:rsidR="00000000" w:rsidRPr="00000000">
              <w:rPr>
                <w:sz w:val="18"/>
                <w:szCs w:val="18"/>
                <w:rtl w:val="0"/>
              </w:rPr>
              <w:t xml:space="preserve">Kepong  Branch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9">
            <w:pPr>
              <w:spacing w:after="0" w:lineRule="auto"/>
              <w:ind w:left="0" w:right="150" w:firstLine="0"/>
              <w:rPr>
                <w:sz w:val="18"/>
                <w:szCs w:val="18"/>
              </w:rPr>
            </w:pPr>
            <w:r w:rsidDel="00000000" w:rsidR="00000000" w:rsidRPr="00000000">
              <w:rPr>
                <w:sz w:val="18"/>
                <w:szCs w:val="18"/>
                <w:rtl w:val="0"/>
              </w:rPr>
              <w:t xml:space="preserve">App.Date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A">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spacing w:after="0" w:lineRule="auto"/>
              <w:ind w:left="0" w:right="150" w:firstLine="0"/>
              <w:rPr>
                <w:sz w:val="18"/>
                <w:szCs w:val="18"/>
              </w:rPr>
            </w:pPr>
            <w:r w:rsidDel="00000000" w:rsidR="00000000" w:rsidRPr="00000000">
              <w:rPr>
                <w:sz w:val="18"/>
                <w:szCs w:val="18"/>
                <w:rtl w:val="0"/>
              </w:rPr>
              <w:t xml:space="preserve">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after="0" w:lineRule="auto"/>
              <w:ind w:left="0" w:right="15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D">
            <w:pPr>
              <w:spacing w:after="0" w:lineRule="auto"/>
              <w:ind w:left="0" w:right="150" w:firstLine="0"/>
              <w:rPr>
                <w:sz w:val="18"/>
                <w:szCs w:val="18"/>
              </w:rPr>
            </w:pPr>
            <w:r w:rsidDel="00000000" w:rsidR="00000000" w:rsidRPr="00000000">
              <w:rPr>
                <w:sz w:val="18"/>
                <w:szCs w:val="18"/>
                <w:rtl w:val="0"/>
              </w:rPr>
              <w:t xml:space="preserve">App.Date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spacing w:after="0" w:lineRule="auto"/>
              <w:ind w:left="0" w:right="150" w:firstLine="0"/>
              <w:rPr>
                <w:sz w:val="18"/>
                <w:szCs w:val="18"/>
              </w:rPr>
            </w:pPr>
            <w:r w:rsidDel="00000000" w:rsidR="00000000" w:rsidRPr="00000000">
              <w:rPr>
                <w:sz w:val="18"/>
                <w:szCs w:val="18"/>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F">
            <w:pPr>
              <w:spacing w:after="0" w:lineRule="auto"/>
              <w:ind w:left="0" w:right="150" w:firstLine="0"/>
              <w:rPr>
                <w:sz w:val="18"/>
                <w:szCs w:val="18"/>
              </w:rPr>
            </w:pPr>
            <w:r w:rsidDel="00000000" w:rsidR="00000000" w:rsidRPr="00000000">
              <w:rPr>
                <w:sz w:val="18"/>
                <w:szCs w:val="18"/>
                <w:rtl w:val="0"/>
              </w:rPr>
              <w:t xml:space="preserve">App.Ref.No.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0">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1">
            <w:pPr>
              <w:spacing w:after="0" w:lineRule="auto"/>
              <w:ind w:left="0" w:right="150" w:firstLine="0"/>
              <w:rPr>
                <w:sz w:val="18"/>
                <w:szCs w:val="18"/>
              </w:rPr>
            </w:pPr>
            <w:r w:rsidDel="00000000" w:rsidR="00000000" w:rsidRPr="00000000">
              <w:rPr>
                <w:sz w:val="18"/>
                <w:szCs w:val="18"/>
                <w:rtl w:val="0"/>
              </w:rPr>
              <w:t xml:space="preserve">VARCHAR2(20)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2">
            <w:pPr>
              <w:spacing w:after="0" w:lineRule="auto"/>
              <w:ind w:left="0" w:right="15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3">
            <w:pPr>
              <w:spacing w:after="0" w:lineRule="auto"/>
              <w:ind w:left="0" w:right="150" w:firstLine="0"/>
              <w:rPr>
                <w:sz w:val="18"/>
                <w:szCs w:val="18"/>
              </w:rPr>
            </w:pPr>
            <w:r w:rsidDel="00000000" w:rsidR="00000000" w:rsidRPr="00000000">
              <w:rPr>
                <w:sz w:val="18"/>
                <w:szCs w:val="18"/>
                <w:rtl w:val="0"/>
              </w:rPr>
              <w:t xml:space="preserve">App.Ref.No.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4">
            <w:pPr>
              <w:spacing w:after="0" w:lineRule="auto"/>
              <w:ind w:left="0" w:right="150" w:firstLine="0"/>
              <w:rPr>
                <w:sz w:val="18"/>
                <w:szCs w:val="18"/>
              </w:rPr>
            </w:pPr>
            <w:r w:rsidDel="00000000" w:rsidR="00000000" w:rsidRPr="00000000">
              <w:rPr>
                <w:sz w:val="18"/>
                <w:szCs w:val="18"/>
                <w:rtl w:val="0"/>
              </w:rPr>
              <w:t xml:space="preserve">KEP/HP/2015/Z0001325</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5">
            <w:pPr>
              <w:spacing w:after="0" w:lineRule="auto"/>
              <w:ind w:left="0" w:right="150" w:firstLine="0"/>
              <w:rPr>
                <w:sz w:val="18"/>
                <w:szCs w:val="18"/>
              </w:rPr>
            </w:pPr>
            <w:r w:rsidDel="00000000" w:rsidR="00000000" w:rsidRPr="00000000">
              <w:rPr>
                <w:sz w:val="18"/>
                <w:szCs w:val="18"/>
                <w:rtl w:val="0"/>
              </w:rPr>
              <w:t xml:space="preserve">Applicant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6">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7">
            <w:pPr>
              <w:spacing w:after="0" w:lineRule="auto"/>
              <w:ind w:left="0" w:right="150" w:firstLine="0"/>
              <w:rPr>
                <w:sz w:val="18"/>
                <w:szCs w:val="18"/>
              </w:rPr>
            </w:pPr>
            <w:r w:rsidDel="00000000" w:rsidR="00000000" w:rsidRPr="00000000">
              <w:rPr>
                <w:sz w:val="18"/>
                <w:szCs w:val="18"/>
                <w:rtl w:val="0"/>
              </w:rPr>
              <w:t xml:space="preserve">VARCHAR2(250)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8">
            <w:pPr>
              <w:spacing w:after="0" w:lineRule="auto"/>
              <w:ind w:left="0" w:right="150" w:firstLine="0"/>
              <w:rPr>
                <w:sz w:val="18"/>
                <w:szCs w:val="18"/>
              </w:rPr>
            </w:pPr>
            <w:r w:rsidDel="00000000" w:rsidR="00000000" w:rsidRPr="00000000">
              <w:rPr>
                <w:sz w:val="18"/>
                <w:szCs w:val="18"/>
                <w:rtl w:val="0"/>
              </w:rPr>
              <w:t xml:space="preserve">From Sales key 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9">
            <w:pPr>
              <w:spacing w:after="0" w:lineRule="auto"/>
              <w:ind w:left="0" w:right="150" w:firstLine="0"/>
              <w:rPr>
                <w:sz w:val="18"/>
                <w:szCs w:val="18"/>
              </w:rPr>
            </w:pPr>
            <w:r w:rsidDel="00000000" w:rsidR="00000000" w:rsidRPr="00000000">
              <w:rPr>
                <w:sz w:val="18"/>
                <w:szCs w:val="18"/>
                <w:rtl w:val="0"/>
              </w:rPr>
              <w:t xml:space="preserve">Applicant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spacing w:after="0" w:lineRule="auto"/>
              <w:ind w:left="0" w:right="150" w:firstLine="0"/>
              <w:rPr>
                <w:sz w:val="18"/>
                <w:szCs w:val="18"/>
              </w:rPr>
            </w:pPr>
            <w:r w:rsidDel="00000000" w:rsidR="00000000" w:rsidRPr="00000000">
              <w:rPr>
                <w:sz w:val="18"/>
                <w:szCs w:val="18"/>
                <w:rtl w:val="0"/>
              </w:rPr>
              <w:t xml:space="preserve"> </w:t>
            </w:r>
          </w:p>
        </w:tc>
      </w:tr>
      <w:tr>
        <w:trPr>
          <w:cantSplit w:val="0"/>
          <w:trHeight w:val="3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spacing w:after="0" w:lineRule="auto"/>
              <w:ind w:left="0" w:right="150" w:firstLine="0"/>
              <w:rPr>
                <w:sz w:val="18"/>
                <w:szCs w:val="18"/>
              </w:rPr>
            </w:pPr>
            <w:r w:rsidDel="00000000" w:rsidR="00000000" w:rsidRPr="00000000">
              <w:rPr>
                <w:sz w:val="18"/>
                <w:szCs w:val="18"/>
                <w:rtl w:val="0"/>
              </w:rPr>
              <w:t xml:space="preserve">Aging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spacing w:after="0" w:lineRule="auto"/>
              <w:ind w:left="0" w:right="150" w:firstLine="0"/>
              <w:rPr>
                <w:sz w:val="18"/>
                <w:szCs w:val="18"/>
              </w:rPr>
            </w:pPr>
            <w:r w:rsidDel="00000000" w:rsidR="00000000" w:rsidRPr="00000000">
              <w:rPr>
                <w:sz w:val="18"/>
                <w:szCs w:val="18"/>
                <w:rtl w:val="0"/>
              </w:rPr>
              <w:t xml:space="preserve">VARCHAR2(3)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spacing w:after="0" w:lineRule="auto"/>
              <w:ind w:left="0" w:right="150" w:firstLine="0"/>
              <w:rPr>
                <w:sz w:val="18"/>
                <w:szCs w:val="18"/>
              </w:rPr>
            </w:pPr>
            <w:r w:rsidDel="00000000" w:rsidR="00000000" w:rsidRPr="00000000">
              <w:rPr>
                <w:sz w:val="18"/>
                <w:szCs w:val="18"/>
                <w:rtl w:val="0"/>
              </w:rPr>
              <w:t xml:space="preserve">Only for FBR/FBT  and status equals "Disbursed  Pending Post Maintenance" or "Disbursed  Pending Post Authorization" display Aging value.</w:t>
            </w:r>
          </w:p>
          <w:p w:rsidR="00000000" w:rsidDel="00000000" w:rsidP="00000000" w:rsidRDefault="00000000" w:rsidRPr="00000000" w14:paraId="000006CF">
            <w:pPr>
              <w:spacing w:after="0" w:lineRule="auto"/>
              <w:ind w:left="0" w:right="150" w:firstLine="0"/>
              <w:rPr>
                <w:sz w:val="18"/>
                <w:szCs w:val="18"/>
              </w:rPr>
            </w:pPr>
            <w:r w:rsidDel="00000000" w:rsidR="00000000" w:rsidRPr="00000000">
              <w:rPr>
                <w:sz w:val="18"/>
                <w:szCs w:val="18"/>
                <w:rtl w:val="0"/>
              </w:rPr>
              <w:t xml:space="preserve">Aging value = Current date - Funding date + 1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spacing w:after="0" w:lineRule="auto"/>
              <w:ind w:left="0" w:right="150" w:firstLine="0"/>
              <w:rPr>
                <w:sz w:val="18"/>
                <w:szCs w:val="18"/>
              </w:rPr>
            </w:pPr>
            <w:r w:rsidDel="00000000" w:rsidR="00000000" w:rsidRPr="00000000">
              <w:rPr>
                <w:sz w:val="18"/>
                <w:szCs w:val="18"/>
                <w:rtl w:val="0"/>
              </w:rPr>
              <w:t xml:space="preserve">Aging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D1">
            <w:pPr>
              <w:spacing w:after="0" w:lineRule="auto"/>
              <w:ind w:left="0" w:right="150" w:firstLine="0"/>
              <w:rPr>
                <w:sz w:val="18"/>
                <w:szCs w:val="18"/>
              </w:rPr>
            </w:pPr>
            <w:r w:rsidDel="00000000" w:rsidR="00000000" w:rsidRPr="00000000">
              <w:rPr>
                <w:sz w:val="18"/>
                <w:szCs w:val="18"/>
                <w:rtl w:val="0"/>
              </w:rPr>
              <w:t xml:space="preserve">10</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2">
            <w:pPr>
              <w:spacing w:after="0" w:lineRule="auto"/>
              <w:ind w:left="0" w:right="150" w:firstLine="0"/>
              <w:rPr>
                <w:sz w:val="18"/>
                <w:szCs w:val="18"/>
              </w:rPr>
            </w:pPr>
            <w:r w:rsidDel="00000000" w:rsidR="00000000" w:rsidRPr="00000000">
              <w:rPr>
                <w:sz w:val="18"/>
                <w:szCs w:val="18"/>
                <w:rtl w:val="0"/>
              </w:rPr>
              <w:t xml:space="preserve">Product / Amount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3">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4">
            <w:pPr>
              <w:spacing w:after="0" w:lineRule="auto"/>
              <w:ind w:left="0" w:right="150" w:firstLine="0"/>
              <w:rPr>
                <w:sz w:val="18"/>
                <w:szCs w:val="18"/>
              </w:rPr>
            </w:pPr>
            <w:r w:rsidDel="00000000" w:rsidR="00000000" w:rsidRPr="00000000">
              <w:rPr>
                <w:sz w:val="18"/>
                <w:szCs w:val="18"/>
                <w:rtl w:val="0"/>
              </w:rPr>
              <w:t xml:space="preserve">VARCHAR2(30)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spacing w:after="0" w:lineRule="auto"/>
              <w:ind w:left="0" w:right="15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6">
            <w:pPr>
              <w:spacing w:after="0" w:lineRule="auto"/>
              <w:ind w:left="0" w:right="150" w:firstLine="0"/>
              <w:rPr>
                <w:sz w:val="18"/>
                <w:szCs w:val="18"/>
              </w:rPr>
            </w:pPr>
            <w:r w:rsidDel="00000000" w:rsidR="00000000" w:rsidRPr="00000000">
              <w:rPr>
                <w:sz w:val="18"/>
                <w:szCs w:val="18"/>
                <w:rtl w:val="0"/>
              </w:rPr>
              <w:t xml:space="preserve">Product  / Amount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7">
            <w:pPr>
              <w:spacing w:after="0" w:lineRule="auto"/>
              <w:ind w:left="0" w:right="150" w:firstLine="0"/>
              <w:rPr>
                <w:sz w:val="18"/>
                <w:szCs w:val="18"/>
              </w:rPr>
            </w:pPr>
            <w:r w:rsidDel="00000000" w:rsidR="00000000" w:rsidRPr="00000000">
              <w:rPr>
                <w:sz w:val="18"/>
                <w:szCs w:val="18"/>
                <w:rtl w:val="0"/>
              </w:rPr>
              <w:t xml:space="preserve">VIUP  (MYR 50,000.00)</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8">
            <w:pPr>
              <w:spacing w:after="0" w:lineRule="auto"/>
              <w:ind w:left="0" w:right="150" w:firstLine="0"/>
              <w:rPr>
                <w:sz w:val="18"/>
                <w:szCs w:val="18"/>
              </w:rPr>
            </w:pPr>
            <w:r w:rsidDel="00000000" w:rsidR="00000000" w:rsidRPr="00000000">
              <w:rPr>
                <w:sz w:val="18"/>
                <w:szCs w:val="18"/>
                <w:rtl w:val="0"/>
              </w:rPr>
              <w:t xml:space="preserve">Delivery Channel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9">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after="0" w:lineRule="auto"/>
              <w:ind w:left="0" w:right="150" w:firstLine="0"/>
              <w:rPr>
                <w:sz w:val="18"/>
                <w:szCs w:val="18"/>
              </w:rPr>
            </w:pPr>
            <w:r w:rsidDel="00000000" w:rsidR="00000000" w:rsidRPr="00000000">
              <w:rPr>
                <w:sz w:val="18"/>
                <w:szCs w:val="18"/>
                <w:rtl w:val="0"/>
              </w:rPr>
              <w:t xml:space="preserve">VARCHAR2(5)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B">
            <w:pPr>
              <w:spacing w:after="0" w:lineRule="auto"/>
              <w:ind w:left="0" w:right="150" w:firstLine="0"/>
              <w:rPr>
                <w:sz w:val="18"/>
                <w:szCs w:val="18"/>
              </w:rPr>
            </w:pPr>
            <w:r w:rsidDel="00000000" w:rsidR="00000000" w:rsidRPr="00000000">
              <w:rPr>
                <w:sz w:val="18"/>
                <w:szCs w:val="18"/>
                <w:rtl w:val="0"/>
              </w:rPr>
              <w:t xml:space="preserve">From Sales key 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C">
            <w:pPr>
              <w:spacing w:after="0" w:lineRule="auto"/>
              <w:ind w:left="0" w:right="15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D">
            <w:pPr>
              <w:spacing w:after="0" w:lineRule="auto"/>
              <w:ind w:left="0" w:right="150" w:firstLine="0"/>
              <w:rPr>
                <w:sz w:val="18"/>
                <w:szCs w:val="18"/>
              </w:rPr>
            </w:pPr>
            <w:r w:rsidDel="00000000" w:rsidR="00000000" w:rsidRPr="00000000">
              <w:rPr>
                <w:sz w:val="18"/>
                <w:szCs w:val="18"/>
                <w:rtl w:val="0"/>
              </w:rPr>
              <w:t xml:space="preserve">H05</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pacing w:after="0" w:lineRule="auto"/>
              <w:ind w:left="0" w:right="150" w:firstLine="0"/>
              <w:rPr>
                <w:sz w:val="18"/>
                <w:szCs w:val="18"/>
              </w:rPr>
            </w:pPr>
            <w:r w:rsidDel="00000000" w:rsidR="00000000" w:rsidRPr="00000000">
              <w:rPr>
                <w:sz w:val="18"/>
                <w:szCs w:val="18"/>
                <w:rtl w:val="0"/>
              </w:rPr>
              <w:t xml:space="preserve">E-Acceptance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F">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0">
            <w:pPr>
              <w:spacing w:after="0" w:lineRule="auto"/>
              <w:ind w:left="0" w:right="150" w:firstLine="0"/>
              <w:rPr>
                <w:sz w:val="18"/>
                <w:szCs w:val="18"/>
              </w:rPr>
            </w:pPr>
            <w:r w:rsidDel="00000000" w:rsidR="00000000" w:rsidRPr="00000000">
              <w:rPr>
                <w:sz w:val="18"/>
                <w:szCs w:val="18"/>
                <w:rtl w:val="0"/>
              </w:rPr>
              <w:t xml:space="preserve">VARCHAR2(10)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1">
            <w:pPr>
              <w:spacing w:after="0" w:lineRule="auto"/>
              <w:ind w:left="0" w:right="150" w:firstLine="0"/>
              <w:rPr>
                <w:sz w:val="18"/>
                <w:szCs w:val="18"/>
              </w:rPr>
            </w:pPr>
            <w:r w:rsidDel="00000000" w:rsidR="00000000" w:rsidRPr="00000000">
              <w:rPr>
                <w:sz w:val="18"/>
                <w:szCs w:val="18"/>
                <w:rtl w:val="0"/>
              </w:rPr>
              <w:t xml:space="preserve">Completed /Manual /'empty'. If non-manual and incomplete, leave empty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spacing w:after="0" w:lineRule="auto"/>
              <w:ind w:left="0" w:right="15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spacing w:after="0" w:lineRule="auto"/>
              <w:ind w:left="0" w:right="150" w:firstLine="0"/>
              <w:rPr>
                <w:sz w:val="18"/>
                <w:szCs w:val="18"/>
              </w:rPr>
            </w:pPr>
            <w:r w:rsidDel="00000000" w:rsidR="00000000" w:rsidRPr="00000000">
              <w:rPr>
                <w:sz w:val="18"/>
                <w:szCs w:val="18"/>
                <w:rtl w:val="0"/>
              </w:rPr>
              <w:t xml:space="preserve">Completed</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4">
            <w:pPr>
              <w:spacing w:after="0" w:lineRule="auto"/>
              <w:ind w:left="0" w:right="150" w:firstLine="0"/>
              <w:rPr>
                <w:sz w:val="18"/>
                <w:szCs w:val="18"/>
              </w:rPr>
            </w:pPr>
            <w:r w:rsidDel="00000000" w:rsidR="00000000" w:rsidRPr="00000000">
              <w:rPr>
                <w:sz w:val="18"/>
                <w:szCs w:val="18"/>
                <w:rtl w:val="0"/>
              </w:rPr>
              <w:t xml:space="preserve">Region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5">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spacing w:after="0" w:lineRule="auto"/>
              <w:ind w:left="0" w:right="150" w:firstLine="0"/>
              <w:rPr>
                <w:sz w:val="18"/>
                <w:szCs w:val="18"/>
              </w:rPr>
            </w:pPr>
            <w:r w:rsidDel="00000000" w:rsidR="00000000" w:rsidRPr="00000000">
              <w:rPr>
                <w:sz w:val="18"/>
                <w:szCs w:val="18"/>
                <w:rtl w:val="0"/>
              </w:rPr>
              <w:t xml:space="preserve">VARCHAR2(2)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spacing w:after="0" w:lineRule="auto"/>
              <w:ind w:left="0" w:right="150" w:firstLine="0"/>
              <w:rPr>
                <w:sz w:val="18"/>
                <w:szCs w:val="18"/>
              </w:rPr>
            </w:pPr>
            <w:r w:rsidDel="00000000" w:rsidR="00000000" w:rsidRPr="00000000">
              <w:rPr>
                <w:sz w:val="18"/>
                <w:szCs w:val="18"/>
                <w:rtl w:val="0"/>
              </w:rPr>
              <w:t xml:space="preserve">WM/EM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8">
            <w:pPr>
              <w:spacing w:after="0" w:lineRule="auto"/>
              <w:ind w:left="0" w:right="15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9">
            <w:pPr>
              <w:spacing w:after="0" w:lineRule="auto"/>
              <w:ind w:left="0" w:right="150" w:firstLine="0"/>
              <w:rPr>
                <w:sz w:val="18"/>
                <w:szCs w:val="18"/>
              </w:rPr>
            </w:pPr>
            <w:r w:rsidDel="00000000" w:rsidR="00000000" w:rsidRPr="00000000">
              <w:rPr>
                <w:sz w:val="18"/>
                <w:szCs w:val="18"/>
                <w:rtl w:val="0"/>
              </w:rPr>
              <w:t xml:space="preserve">WM-west  Malaysia</w:t>
            </w:r>
          </w:p>
          <w:p w:rsidR="00000000" w:rsidDel="00000000" w:rsidP="00000000" w:rsidRDefault="00000000" w:rsidRPr="00000000" w14:paraId="000006EA">
            <w:pPr>
              <w:spacing w:after="0" w:lineRule="auto"/>
              <w:ind w:left="0" w:right="150" w:firstLine="0"/>
              <w:rPr>
                <w:sz w:val="18"/>
                <w:szCs w:val="18"/>
              </w:rPr>
            </w:pPr>
            <w:r w:rsidDel="00000000" w:rsidR="00000000" w:rsidRPr="00000000">
              <w:rPr>
                <w:sz w:val="18"/>
                <w:szCs w:val="18"/>
                <w:rtl w:val="0"/>
              </w:rPr>
              <w:t xml:space="preserve">   EM-East Malaysia</w:t>
            </w:r>
          </w:p>
        </w:tc>
      </w:tr>
      <w:tr>
        <w:trPr>
          <w:cantSplit w:val="0"/>
          <w:trHeight w:val="4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spacing w:after="0" w:lineRule="auto"/>
              <w:ind w:left="0" w:right="150" w:firstLine="0"/>
              <w:rPr>
                <w:sz w:val="18"/>
                <w:szCs w:val="18"/>
              </w:rPr>
            </w:pPr>
            <w:r w:rsidDel="00000000" w:rsidR="00000000" w:rsidRPr="00000000">
              <w:rPr>
                <w:sz w:val="18"/>
                <w:szCs w:val="18"/>
                <w:rtl w:val="0"/>
              </w:rPr>
              <w:t xml:space="preserve">Elapsed Time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EC">
            <w:pPr>
              <w:spacing w:after="0" w:lineRule="auto"/>
              <w:ind w:left="0" w:right="150"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ED">
            <w:pPr>
              <w:spacing w:after="0" w:lineRule="auto"/>
              <w:ind w:left="0" w:right="150" w:firstLine="0"/>
              <w:rPr>
                <w:sz w:val="18"/>
                <w:szCs w:val="18"/>
              </w:rPr>
            </w:pPr>
            <w:r w:rsidDel="00000000" w:rsidR="00000000" w:rsidRPr="00000000">
              <w:rPr>
                <w:sz w:val="18"/>
                <w:szCs w:val="18"/>
                <w:rtl w:val="0"/>
              </w:rPr>
              <w:t xml:space="preserve">VARCHAR2(5)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spacing w:after="0" w:lineRule="auto"/>
              <w:ind w:left="0" w:right="150" w:firstLine="0"/>
              <w:rPr>
                <w:sz w:val="18"/>
                <w:szCs w:val="18"/>
              </w:rPr>
            </w:pPr>
            <w:r w:rsidDel="00000000" w:rsidR="00000000" w:rsidRPr="00000000">
              <w:rPr>
                <w:rFonts w:ascii="Arial Unicode MS" w:cs="Arial Unicode MS" w:eastAsia="Arial Unicode MS" w:hAnsi="Arial Unicode MS"/>
                <w:sz w:val="18"/>
                <w:szCs w:val="18"/>
                <w:rtl w:val="0"/>
              </w:rPr>
              <w:t xml:space="preserve">In user todolist, equals to current datetime - assignate datetime；In application pool, equals to current datetime - datetime on which this application turn into current status.</w:t>
            </w:r>
          </w:p>
          <w:p w:rsidR="00000000" w:rsidDel="00000000" w:rsidP="00000000" w:rsidRDefault="00000000" w:rsidRPr="00000000" w14:paraId="000006EF">
            <w:pPr>
              <w:spacing w:after="0" w:lineRule="auto"/>
              <w:ind w:left="0" w:right="150" w:firstLine="0"/>
              <w:rPr>
                <w:sz w:val="18"/>
                <w:szCs w:val="18"/>
              </w:rPr>
            </w:pPr>
            <w:r w:rsidDel="00000000" w:rsidR="00000000" w:rsidRPr="00000000">
              <w:rPr>
                <w:sz w:val="18"/>
                <w:szCs w:val="18"/>
                <w:rtl w:val="0"/>
              </w:rPr>
              <w:t xml:space="preserve">Trasfer to X hours.</w:t>
            </w:r>
          </w:p>
          <w:p w:rsidR="00000000" w:rsidDel="00000000" w:rsidP="00000000" w:rsidRDefault="00000000" w:rsidRPr="00000000" w14:paraId="000006F0">
            <w:pPr>
              <w:spacing w:after="0" w:lineRule="auto"/>
              <w:ind w:left="0" w:right="150" w:firstLine="0"/>
              <w:rPr>
                <w:sz w:val="18"/>
                <w:szCs w:val="18"/>
              </w:rPr>
            </w:pPr>
            <w:r w:rsidDel="00000000" w:rsidR="00000000" w:rsidRPr="00000000">
              <w:rPr>
                <w:sz w:val="18"/>
                <w:szCs w:val="18"/>
                <w:rtl w:val="0"/>
              </w:rPr>
              <w:t xml:space="preserve">Round up to the nearest hour.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spacing w:after="0" w:lineRule="auto"/>
              <w:ind w:left="0" w:right="150" w:firstLine="0"/>
              <w:rPr>
                <w:sz w:val="18"/>
                <w:szCs w:val="18"/>
              </w:rPr>
            </w:pPr>
            <w:r w:rsidDel="00000000" w:rsidR="00000000" w:rsidRPr="00000000">
              <w:rPr>
                <w:rFonts w:ascii="Arial Unicode MS" w:cs="Arial Unicode MS" w:eastAsia="Arial Unicode MS" w:hAnsi="Arial Unicode MS"/>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F2">
            <w:pPr>
              <w:spacing w:after="0" w:lineRule="auto"/>
              <w:ind w:left="0" w:right="150" w:firstLine="0"/>
              <w:rPr>
                <w:sz w:val="18"/>
                <w:szCs w:val="18"/>
              </w:rPr>
            </w:pPr>
            <w:r w:rsidDel="00000000" w:rsidR="00000000" w:rsidRPr="00000000">
              <w:rPr>
                <w:sz w:val="18"/>
                <w:szCs w:val="18"/>
                <w:rtl w:val="0"/>
              </w:rPr>
              <w:t xml:space="preserve">24</w:t>
            </w:r>
          </w:p>
        </w:tc>
      </w:tr>
    </w:tbl>
    <w:p w:rsidR="00000000" w:rsidDel="00000000" w:rsidP="00000000" w:rsidRDefault="00000000" w:rsidRPr="00000000" w14:paraId="000006F3">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Display by Queue​: new, rework</w:t>
      </w:r>
    </w:p>
    <w:p w:rsidR="00000000" w:rsidDel="00000000" w:rsidP="00000000" w:rsidRDefault="00000000" w:rsidRPr="00000000" w14:paraId="000006F4">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associated tab shall be hidden when no cases exist in its queue.</w:t>
      </w:r>
    </w:p>
    <w:p w:rsidR="00000000" w:rsidDel="00000000" w:rsidP="00000000" w:rsidRDefault="00000000" w:rsidRPr="00000000" w14:paraId="000006F5">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Action in Display list:</w:t>
      </w:r>
    </w:p>
    <w:p w:rsidR="00000000" w:rsidDel="00000000" w:rsidP="00000000" w:rsidRDefault="00000000" w:rsidRPr="00000000" w14:paraId="000006F6">
      <w:pPr>
        <w:spacing w:after="0" w:lineRule="auto"/>
        <w:rPr>
          <w:sz w:val="21"/>
          <w:szCs w:val="21"/>
        </w:rPr>
      </w:pPr>
      <w:r w:rsidDel="00000000" w:rsidR="00000000" w:rsidRPr="00000000">
        <w:rPr>
          <w:sz w:val="21"/>
          <w:szCs w:val="21"/>
          <w:rtl w:val="0"/>
        </w:rPr>
        <w:t xml:space="preserve"> </w:t>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0"/>
        <w:gridCol w:w="3810"/>
        <w:tblGridChange w:id="0">
          <w:tblGrid>
            <w:gridCol w:w="5010"/>
            <w:gridCol w:w="3810"/>
          </w:tblGrid>
        </w:tblGridChange>
      </w:tblGrid>
      <w:tr>
        <w:trPr>
          <w:cantSplit w:val="0"/>
          <w:trHeight w:val="555"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F7">
            <w:pPr>
              <w:spacing w:after="0" w:lineRule="auto"/>
              <w:rPr>
                <w:b w:val="1"/>
                <w:bCs w:val="1"/>
                <w:sz w:val="18"/>
                <w:szCs w:val="18"/>
              </w:rPr>
            </w:pPr>
            <w:r w:rsidDel="00000000" w:rsidR="00000000" w:rsidRPr="00000000">
              <w:rPr>
                <w:b w:val="1"/>
                <w:bCs w:val="1"/>
                <w:sz w:val="18"/>
                <w:szCs w:val="18"/>
                <w:rtl w:val="0"/>
              </w:rPr>
              <w:t xml:space="preserve">Action in Display List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6F8">
            <w:pPr>
              <w:spacing w:after="0" w:lineRule="auto"/>
              <w:rPr>
                <w:b w:val="1"/>
                <w:bCs w:val="1"/>
                <w:sz w:val="18"/>
                <w:szCs w:val="18"/>
              </w:rPr>
            </w:pPr>
            <w:r w:rsidDel="00000000" w:rsidR="00000000" w:rsidRPr="00000000">
              <w:rPr>
                <w:b w:val="1"/>
                <w:bCs w:val="1"/>
                <w:sz w:val="18"/>
                <w:szCs w:val="18"/>
                <w:rtl w:val="0"/>
              </w:rPr>
              <w:t xml:space="preserve">Role</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9">
            <w:pPr>
              <w:spacing w:after="0" w:lineRule="auto"/>
              <w:rPr>
                <w:sz w:val="18"/>
                <w:szCs w:val="18"/>
              </w:rPr>
            </w:pPr>
            <w:r w:rsidDel="00000000" w:rsidR="00000000" w:rsidRPr="00000000">
              <w:rPr>
                <w:sz w:val="18"/>
                <w:szCs w:val="18"/>
                <w:rtl w:val="0"/>
              </w:rPr>
              <w:t xml:space="preserve">View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A">
            <w:pPr>
              <w:spacing w:after="0" w:lineRule="auto"/>
              <w:rPr>
                <w:sz w:val="18"/>
                <w:szCs w:val="18"/>
              </w:rPr>
            </w:pPr>
            <w:r w:rsidDel="00000000" w:rsidR="00000000" w:rsidRPr="00000000">
              <w:rPr>
                <w:sz w:val="18"/>
                <w:szCs w:val="18"/>
                <w:rtl w:val="0"/>
              </w:rPr>
              <w:t xml:space="preserve">ALL</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B">
            <w:pPr>
              <w:spacing w:after="0" w:lineRule="auto"/>
              <w:rPr>
                <w:sz w:val="18"/>
                <w:szCs w:val="18"/>
              </w:rPr>
            </w:pPr>
            <w:r w:rsidDel="00000000" w:rsidR="00000000" w:rsidRPr="00000000">
              <w:rPr>
                <w:sz w:val="18"/>
                <w:szCs w:val="18"/>
                <w:rtl w:val="0"/>
              </w:rPr>
              <w:t xml:space="preserve">Reassign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C">
            <w:pPr>
              <w:spacing w:after="0" w:lineRule="auto"/>
              <w:rPr>
                <w:sz w:val="18"/>
                <w:szCs w:val="18"/>
              </w:rPr>
            </w:pPr>
            <w:r w:rsidDel="00000000" w:rsidR="00000000" w:rsidRPr="00000000">
              <w:rPr>
                <w:sz w:val="18"/>
                <w:szCs w:val="18"/>
                <w:rtl w:val="0"/>
              </w:rPr>
              <w:t xml:space="preserve">Manager Only</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D">
            <w:pPr>
              <w:spacing w:after="0" w:lineRule="auto"/>
              <w:rPr>
                <w:sz w:val="18"/>
                <w:szCs w:val="18"/>
              </w:rPr>
            </w:pPr>
            <w:r w:rsidDel="00000000" w:rsidR="00000000" w:rsidRPr="00000000">
              <w:rPr>
                <w:sz w:val="18"/>
                <w:szCs w:val="18"/>
                <w:rtl w:val="0"/>
              </w:rPr>
              <w:t xml:space="preserve">Status Log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spacing w:after="0" w:lineRule="auto"/>
              <w:rPr>
                <w:sz w:val="18"/>
                <w:szCs w:val="18"/>
              </w:rPr>
            </w:pPr>
            <w:r w:rsidDel="00000000" w:rsidR="00000000" w:rsidRPr="00000000">
              <w:rPr>
                <w:sz w:val="18"/>
                <w:szCs w:val="18"/>
                <w:rtl w:val="0"/>
              </w:rPr>
              <w:t xml:space="preserve">ALL</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after="0" w:lineRule="auto"/>
              <w:rPr>
                <w:sz w:val="18"/>
                <w:szCs w:val="18"/>
              </w:rPr>
            </w:pPr>
            <w:r w:rsidDel="00000000" w:rsidR="00000000" w:rsidRPr="00000000">
              <w:rPr>
                <w:sz w:val="18"/>
                <w:szCs w:val="18"/>
                <w:rtl w:val="0"/>
              </w:rPr>
              <w:t xml:space="preserve">Route To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after="0" w:lineRule="auto"/>
              <w:rPr>
                <w:sz w:val="18"/>
                <w:szCs w:val="18"/>
              </w:rPr>
            </w:pPr>
            <w:r w:rsidDel="00000000" w:rsidR="00000000" w:rsidRPr="00000000">
              <w:rPr>
                <w:sz w:val="18"/>
                <w:szCs w:val="18"/>
                <w:rtl w:val="0"/>
              </w:rPr>
              <w:t xml:space="preserve">Depends on application status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1">
            <w:pPr>
              <w:spacing w:after="0" w:lineRule="auto"/>
              <w:rPr>
                <w:sz w:val="18"/>
                <w:szCs w:val="18"/>
              </w:rPr>
            </w:pPr>
            <w:r w:rsidDel="00000000" w:rsidR="00000000" w:rsidRPr="00000000">
              <w:rPr>
                <w:sz w:val="18"/>
                <w:szCs w:val="18"/>
                <w:rtl w:val="0"/>
              </w:rPr>
              <w:t xml:space="preserve">Pick Up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2">
            <w:pPr>
              <w:spacing w:after="0" w:lineRule="auto"/>
              <w:rPr>
                <w:sz w:val="18"/>
                <w:szCs w:val="18"/>
              </w:rPr>
            </w:pPr>
            <w:r w:rsidDel="00000000" w:rsidR="00000000" w:rsidRPr="00000000">
              <w:rPr>
                <w:sz w:val="18"/>
                <w:szCs w:val="18"/>
                <w:rtl w:val="0"/>
              </w:rPr>
              <w:t xml:space="preserve">Depends on application status</w:t>
            </w:r>
          </w:p>
        </w:tc>
      </w:tr>
    </w:tbl>
    <w:p w:rsidR="00000000" w:rsidDel="00000000" w:rsidP="00000000" w:rsidRDefault="00000000" w:rsidRPr="00000000" w14:paraId="00000703">
      <w:pPr>
        <w:spacing w:after="0" w:lineRule="auto"/>
        <w:ind w:left="0" w:firstLine="0"/>
        <w:rPr/>
      </w:pPr>
      <w:r w:rsidDel="00000000" w:rsidR="00000000" w:rsidRPr="00000000">
        <w:rPr/>
        <w:drawing>
          <wp:inline distB="114300" distT="114300" distL="114300" distR="114300">
            <wp:extent cx="6675120" cy="3200400"/>
            <wp:effectExtent b="0" l="0" r="0" t="0"/>
            <wp:docPr id="73"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667512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spacing w:after="0" w:lineRule="auto"/>
        <w:ind w:left="0" w:firstLine="0"/>
        <w:rPr/>
      </w:pPr>
      <w:r w:rsidDel="00000000" w:rsidR="00000000" w:rsidRPr="00000000">
        <w:rPr>
          <w:rtl w:val="0"/>
        </w:rPr>
        <w:t xml:space="preserve">Currently status log only display the different application status and corresponding handler. In CRA, it also need to provide a log of  reassignment, rbs creation, disbursement interface call, email.</w:t>
      </w:r>
    </w:p>
    <w:p w:rsidR="00000000" w:rsidDel="00000000" w:rsidP="00000000" w:rsidRDefault="00000000" w:rsidRPr="00000000" w14:paraId="00000705">
      <w:pPr>
        <w:numPr>
          <w:ilvl w:val="0"/>
          <w:numId w:val="56"/>
        </w:numPr>
        <w:spacing w:after="0" w:lineRule="auto"/>
        <w:ind w:left="720" w:hanging="360"/>
        <w:rPr>
          <w:u w:val="none"/>
        </w:rPr>
      </w:pPr>
      <w:r w:rsidDel="00000000" w:rsidR="00000000" w:rsidRPr="00000000">
        <w:rPr>
          <w:rtl w:val="0"/>
        </w:rPr>
        <w:t xml:space="preserve">Need to consider the display granularity of each interface/api, status name mapping.</w:t>
      </w:r>
    </w:p>
    <w:p w:rsidR="00000000" w:rsidDel="00000000" w:rsidP="00000000" w:rsidRDefault="00000000" w:rsidRPr="00000000" w14:paraId="00000706">
      <w:pPr>
        <w:numPr>
          <w:ilvl w:val="0"/>
          <w:numId w:val="56"/>
        </w:numPr>
        <w:spacing w:after="0" w:lineRule="auto"/>
        <w:ind w:left="720" w:hanging="360"/>
        <w:rPr>
          <w:u w:val="none"/>
        </w:rPr>
      </w:pPr>
      <w:r w:rsidDel="00000000" w:rsidR="00000000" w:rsidRPr="00000000">
        <w:rPr>
          <w:rtl w:val="0"/>
        </w:rPr>
        <w:t xml:space="preserve">Need to consider the visibility of status log for different use role, such as sales, ced, cra.</w:t>
      </w:r>
    </w:p>
    <w:p w:rsidR="00000000" w:rsidDel="00000000" w:rsidP="00000000" w:rsidRDefault="00000000" w:rsidRPr="00000000" w14:paraId="00000707">
      <w:pPr>
        <w:spacing w:after="0" w:lineRule="auto"/>
        <w:ind w:left="720" w:firstLine="0"/>
        <w:rPr/>
      </w:pPr>
      <w:r w:rsidDel="00000000" w:rsidR="00000000" w:rsidRPr="00000000">
        <w:rPr>
          <w:rtl w:val="0"/>
        </w:rPr>
      </w:r>
    </w:p>
    <w:p w:rsidR="00000000" w:rsidDel="00000000" w:rsidP="00000000" w:rsidRDefault="00000000" w:rsidRPr="00000000" w14:paraId="00000708">
      <w:pPr>
        <w:spacing w:after="0" w:lineRule="auto"/>
        <w:ind w:left="720" w:firstLine="0"/>
        <w:rPr/>
      </w:pPr>
      <w:r w:rsidDel="00000000" w:rsidR="00000000" w:rsidRPr="00000000">
        <w:rPr>
          <w:rtl w:val="0"/>
        </w:rPr>
        <w:t xml:space="preserve"> </w:t>
      </w:r>
    </w:p>
    <w:p w:rsidR="00000000" w:rsidDel="00000000" w:rsidP="00000000" w:rsidRDefault="00000000" w:rsidRPr="00000000" w14:paraId="0000070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h2abfupu7gox" w:id="133"/>
      <w:bookmarkEnd w:id="133"/>
      <w:r w:rsidDel="00000000" w:rsidR="00000000" w:rsidRPr="00000000">
        <w:rPr>
          <w:sz w:val="22"/>
          <w:szCs w:val="22"/>
          <w:rtl w:val="0"/>
        </w:rPr>
        <w:t xml:space="preserve">12.2.</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Batch2】Application Query &amp; Display</w:t>
      </w:r>
    </w:p>
    <w:p w:rsidR="00000000" w:rsidDel="00000000" w:rsidP="00000000" w:rsidRDefault="00000000" w:rsidRPr="00000000" w14:paraId="0000070A">
      <w:pPr>
        <w:spacing w:after="0" w:lineRule="auto"/>
        <w:ind w:left="840" w:firstLine="0"/>
        <w:rPr>
          <w:sz w:val="21"/>
          <w:szCs w:val="21"/>
        </w:rPr>
      </w:pPr>
      <w:r w:rsidDel="00000000" w:rsidR="00000000" w:rsidRPr="00000000">
        <w:rPr>
          <w:sz w:val="21"/>
          <w:szCs w:val="21"/>
          <w:rtl w:val="0"/>
        </w:rPr>
        <w:t xml:space="preserve">CRA Team Shared Application Query and Display Rules.</w:t>
      </w:r>
    </w:p>
    <w:p w:rsidR="00000000" w:rsidDel="00000000" w:rsidP="00000000" w:rsidRDefault="00000000" w:rsidRPr="00000000" w14:paraId="0000070B">
      <w:pPr>
        <w:spacing w:after="0" w:lineRule="auto"/>
        <w:ind w:left="1520" w:hanging="340"/>
        <w:rPr>
          <w:b w:val="1"/>
          <w:bCs w:val="1"/>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70C">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Query Entry Point</w:t>
      </w:r>
    </w:p>
    <w:p w:rsidR="00000000" w:rsidDel="00000000" w:rsidP="00000000" w:rsidRDefault="00000000" w:rsidRPr="00000000" w14:paraId="0000070D">
      <w:pPr>
        <w:spacing w:after="0" w:lineRule="auto"/>
        <w:rPr>
          <w:sz w:val="21"/>
          <w:szCs w:val="21"/>
        </w:rPr>
      </w:pPr>
      <w:r w:rsidDel="00000000" w:rsidR="00000000" w:rsidRPr="00000000">
        <w:rPr>
          <w:rtl w:val="0"/>
        </w:rPr>
      </w:r>
    </w:p>
    <w:p w:rsidR="00000000" w:rsidDel="00000000" w:rsidP="00000000" w:rsidRDefault="00000000" w:rsidRPr="00000000" w14:paraId="0000070E">
      <w:pPr>
        <w:spacing w:after="0" w:lineRule="auto"/>
        <w:ind w:left="0" w:firstLine="0"/>
        <w:rPr>
          <w:sz w:val="21"/>
          <w:szCs w:val="21"/>
        </w:rPr>
      </w:pPr>
      <w:r w:rsidDel="00000000" w:rsidR="00000000" w:rsidRPr="00000000">
        <w:rPr>
          <w:sz w:val="21"/>
          <w:szCs w:val="21"/>
        </w:rPr>
        <w:drawing>
          <wp:inline distB="114300" distT="114300" distL="114300" distR="114300">
            <wp:extent cx="6675120" cy="2184400"/>
            <wp:effectExtent b="0" l="0" r="0" t="0"/>
            <wp:docPr id="4"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667512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Filter Criteria:</w:t>
      </w:r>
    </w:p>
    <w:tbl>
      <w:tblPr>
        <w:tblStyle w:val="Table17"/>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050"/>
        <w:gridCol w:w="1755"/>
        <w:gridCol w:w="2475"/>
        <w:gridCol w:w="1215"/>
        <w:gridCol w:w="2310"/>
        <w:tblGridChange w:id="0">
          <w:tblGrid>
            <w:gridCol w:w="1155"/>
            <w:gridCol w:w="1050"/>
            <w:gridCol w:w="1755"/>
            <w:gridCol w:w="2475"/>
            <w:gridCol w:w="1215"/>
            <w:gridCol w:w="2310"/>
          </w:tblGrid>
        </w:tblGridChange>
      </w:tblGrid>
      <w:tr>
        <w:trPr>
          <w:cantSplit w:val="0"/>
          <w:trHeight w:val="406.22683377136855"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10">
            <w:pPr>
              <w:spacing w:after="0" w:lineRule="auto"/>
              <w:ind w:left="0" w:right="-92.12598425196845" w:firstLine="0"/>
              <w:rPr>
                <w:b w:val="1"/>
                <w:bCs w:val="1"/>
                <w:sz w:val="18"/>
                <w:szCs w:val="18"/>
              </w:rPr>
            </w:pPr>
            <w:r w:rsidDel="00000000" w:rsidR="00000000" w:rsidRPr="00000000">
              <w:rPr>
                <w:b w:val="1"/>
                <w:bCs w:val="1"/>
                <w:sz w:val="18"/>
                <w:szCs w:val="18"/>
                <w:rtl w:val="0"/>
              </w:rPr>
              <w:t xml:space="preserve">Query  fields</w:t>
            </w:r>
          </w:p>
          <w:p w:rsidR="00000000" w:rsidDel="00000000" w:rsidP="00000000" w:rsidRDefault="00000000" w:rsidRPr="00000000" w14:paraId="00000711">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12">
            <w:pPr>
              <w:spacing w:after="0" w:lineRule="auto"/>
              <w:ind w:left="0" w:right="-92.12598425196845" w:firstLine="0"/>
              <w:rPr>
                <w:b w:val="1"/>
                <w:bCs w:val="1"/>
                <w:sz w:val="18"/>
                <w:szCs w:val="18"/>
              </w:rPr>
            </w:pPr>
            <w:r w:rsidDel="00000000" w:rsidR="00000000" w:rsidRPr="00000000">
              <w:rPr>
                <w:b w:val="1"/>
                <w:bCs w:val="1"/>
                <w:sz w:val="18"/>
                <w:szCs w:val="18"/>
                <w:rtl w:val="0"/>
              </w:rPr>
              <w:t xml:space="preserve">Control Type</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13">
            <w:pPr>
              <w:spacing w:after="0" w:lineRule="auto"/>
              <w:ind w:left="0" w:right="-92.12598425196845" w:firstLine="0"/>
              <w:rPr>
                <w:b w:val="1"/>
                <w:bCs w:val="1"/>
                <w:sz w:val="18"/>
                <w:szCs w:val="18"/>
              </w:rPr>
            </w:pPr>
            <w:r w:rsidDel="00000000" w:rsidR="00000000" w:rsidRPr="00000000">
              <w:rPr>
                <w:b w:val="1"/>
                <w:bCs w:val="1"/>
                <w:sz w:val="18"/>
                <w:szCs w:val="18"/>
                <w:rtl w:val="0"/>
              </w:rPr>
              <w:t xml:space="preserve">Input Field  Format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14">
            <w:pPr>
              <w:spacing w:after="0" w:lineRule="auto"/>
              <w:ind w:left="0" w:right="-92.12598425196845" w:firstLine="0"/>
              <w:rPr>
                <w:b w:val="1"/>
                <w:bCs w:val="1"/>
                <w:sz w:val="18"/>
                <w:szCs w:val="18"/>
              </w:rPr>
            </w:pPr>
            <w:r w:rsidDel="00000000" w:rsidR="00000000" w:rsidRPr="00000000">
              <w:rPr>
                <w:b w:val="1"/>
                <w:bCs w:val="1"/>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15">
            <w:pPr>
              <w:spacing w:after="0" w:lineRule="auto"/>
              <w:ind w:left="0" w:right="-92.12598425196845" w:firstLine="0"/>
              <w:rPr>
                <w:b w:val="1"/>
                <w:bCs w:val="1"/>
                <w:sz w:val="18"/>
                <w:szCs w:val="18"/>
              </w:rPr>
            </w:pPr>
            <w:r w:rsidDel="00000000" w:rsidR="00000000" w:rsidRPr="00000000">
              <w:rPr>
                <w:b w:val="1"/>
                <w:bCs w:val="1"/>
                <w:sz w:val="18"/>
                <w:szCs w:val="18"/>
                <w:rtl w:val="0"/>
              </w:rPr>
              <w:t xml:space="preserve">Display Name</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16">
            <w:pPr>
              <w:spacing w:after="0" w:lineRule="auto"/>
              <w:ind w:left="0" w:right="-92.12598425196845" w:firstLine="0"/>
              <w:rPr>
                <w:b w:val="1"/>
                <w:bCs w:val="1"/>
                <w:sz w:val="18"/>
                <w:szCs w:val="18"/>
              </w:rPr>
            </w:pPr>
            <w:r w:rsidDel="00000000" w:rsidR="00000000" w:rsidRPr="00000000">
              <w:rPr>
                <w:b w:val="1"/>
                <w:bCs w:val="1"/>
                <w:sz w:val="18"/>
                <w:szCs w:val="18"/>
                <w:rtl w:val="0"/>
              </w:rPr>
              <w:t xml:space="preserve">Value Example</w:t>
            </w:r>
          </w:p>
        </w:tc>
      </w:tr>
      <w:tr>
        <w:trPr>
          <w:cantSplit w:val="0"/>
          <w:trHeight w:val="406.226833771368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7">
            <w:pPr>
              <w:spacing w:after="0" w:lineRule="auto"/>
              <w:ind w:left="0" w:right="-92.12598425196845" w:firstLine="0"/>
              <w:rPr>
                <w:sz w:val="18"/>
                <w:szCs w:val="18"/>
              </w:rPr>
            </w:pPr>
            <w:r w:rsidDel="00000000" w:rsidR="00000000" w:rsidRPr="00000000">
              <w:rPr>
                <w:sz w:val="18"/>
                <w:szCs w:val="18"/>
                <w:rtl w:val="0"/>
              </w:rPr>
              <w:t xml:space="preserve">Application Reference Number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8">
            <w:pPr>
              <w:spacing w:after="0" w:lineRule="auto"/>
              <w:ind w:left="0" w:right="-92.12598425196845" w:firstLine="0"/>
              <w:rPr>
                <w:sz w:val="18"/>
                <w:szCs w:val="18"/>
              </w:rPr>
            </w:pPr>
            <w:r w:rsidDel="00000000" w:rsidR="00000000" w:rsidRPr="00000000">
              <w:rPr>
                <w:sz w:val="18"/>
                <w:szCs w:val="18"/>
                <w:rtl w:val="0"/>
              </w:rPr>
              <w:t xml:space="preserve">Input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9">
            <w:pPr>
              <w:spacing w:after="0" w:lineRule="auto"/>
              <w:ind w:left="0" w:right="-92.12598425196845" w:firstLine="0"/>
              <w:rPr>
                <w:sz w:val="18"/>
                <w:szCs w:val="18"/>
              </w:rPr>
            </w:pPr>
            <w:r w:rsidDel="00000000" w:rsidR="00000000" w:rsidRPr="00000000">
              <w:rPr>
                <w:sz w:val="18"/>
                <w:szCs w:val="18"/>
                <w:rtl w:val="0"/>
              </w:rPr>
              <w:t xml:space="preserve">VARCHAR2(20)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A">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pacing w:after="0" w:lineRule="auto"/>
              <w:ind w:left="0" w:right="-92.12598425196845" w:firstLine="0"/>
              <w:rPr>
                <w:sz w:val="18"/>
                <w:szCs w:val="18"/>
              </w:rPr>
            </w:pPr>
            <w:r w:rsidDel="00000000" w:rsidR="00000000" w:rsidRPr="00000000">
              <w:rPr>
                <w:sz w:val="18"/>
                <w:szCs w:val="18"/>
                <w:rtl w:val="0"/>
              </w:rPr>
              <w:t xml:space="preserve">App.  Ref. No.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C">
            <w:pPr>
              <w:spacing w:after="0" w:lineRule="auto"/>
              <w:ind w:left="0" w:right="-92.12598425196845" w:firstLine="0"/>
              <w:rPr>
                <w:sz w:val="18"/>
                <w:szCs w:val="18"/>
              </w:rPr>
            </w:pPr>
            <w:r w:rsidDel="00000000" w:rsidR="00000000" w:rsidRPr="00000000">
              <w:rPr>
                <w:sz w:val="18"/>
                <w:szCs w:val="18"/>
                <w:rtl w:val="0"/>
              </w:rPr>
              <w:t xml:space="preserve">KEP/HP/2015/Z0001325</w:t>
            </w:r>
          </w:p>
        </w:tc>
      </w:tr>
      <w:tr>
        <w:trPr>
          <w:cantSplit w:val="0"/>
          <w:trHeight w:val="315.7250433947631"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D">
            <w:pPr>
              <w:spacing w:after="0" w:lineRule="auto"/>
              <w:ind w:left="0" w:right="-92.12598425196845" w:firstLine="0"/>
              <w:rPr>
                <w:sz w:val="18"/>
                <w:szCs w:val="18"/>
              </w:rPr>
            </w:pPr>
            <w:r w:rsidDel="00000000" w:rsidR="00000000" w:rsidRPr="00000000">
              <w:rPr>
                <w:sz w:val="18"/>
                <w:szCs w:val="18"/>
                <w:rtl w:val="0"/>
              </w:rPr>
              <w:t xml:space="preserve">Host CP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E">
            <w:pPr>
              <w:spacing w:after="0" w:lineRule="auto"/>
              <w:ind w:left="0" w:right="-92.12598425196845" w:firstLine="0"/>
              <w:rPr>
                <w:sz w:val="18"/>
                <w:szCs w:val="18"/>
              </w:rPr>
            </w:pPr>
            <w:r w:rsidDel="00000000" w:rsidR="00000000" w:rsidRPr="00000000">
              <w:rPr>
                <w:sz w:val="18"/>
                <w:szCs w:val="18"/>
                <w:rtl w:val="0"/>
              </w:rPr>
              <w:t xml:space="preserve">Input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F">
            <w:pPr>
              <w:spacing w:after="0" w:lineRule="auto"/>
              <w:ind w:left="0" w:right="-92.12598425196845" w:firstLine="0"/>
              <w:rPr>
                <w:sz w:val="18"/>
                <w:szCs w:val="18"/>
              </w:rPr>
            </w:pPr>
            <w:r w:rsidDel="00000000" w:rsidR="00000000" w:rsidRPr="00000000">
              <w:rPr>
                <w:sz w:val="18"/>
                <w:szCs w:val="18"/>
                <w:rtl w:val="0"/>
              </w:rPr>
              <w:t xml:space="preserve">VARCHAR2(20)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0">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1">
            <w:pPr>
              <w:spacing w:after="0" w:lineRule="auto"/>
              <w:ind w:left="0" w:right="-92.12598425196845" w:firstLine="0"/>
              <w:rPr>
                <w:sz w:val="18"/>
                <w:szCs w:val="18"/>
              </w:rPr>
            </w:pPr>
            <w:r w:rsidDel="00000000" w:rsidR="00000000" w:rsidRPr="00000000">
              <w:rPr>
                <w:sz w:val="18"/>
                <w:szCs w:val="18"/>
                <w:rtl w:val="0"/>
              </w:rPr>
              <w:t xml:space="preserve">Host  CP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2">
            <w:pPr>
              <w:spacing w:after="0" w:lineRule="auto"/>
              <w:ind w:left="0" w:right="-92.12598425196845" w:firstLine="0"/>
              <w:rPr>
                <w:sz w:val="18"/>
                <w:szCs w:val="18"/>
              </w:rPr>
            </w:pPr>
            <w:r w:rsidDel="00000000" w:rsidR="00000000" w:rsidRPr="00000000">
              <w:rPr>
                <w:sz w:val="18"/>
                <w:szCs w:val="18"/>
                <w:rtl w:val="0"/>
              </w:rPr>
              <w:t xml:space="preserve">028/HP/2015/Z0001325</w:t>
            </w:r>
          </w:p>
        </w:tc>
      </w:tr>
      <w:tr>
        <w:trPr>
          <w:cantSplit w:val="0"/>
          <w:trHeight w:val="496.4994634983393"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23">
            <w:pPr>
              <w:spacing w:after="0" w:lineRule="auto"/>
              <w:ind w:left="0" w:right="-92.12598425196845" w:firstLine="0"/>
              <w:rPr/>
            </w:pPr>
            <w:r w:rsidDel="00000000" w:rsidR="00000000" w:rsidRPr="00000000">
              <w:rPr>
                <w:rtl w:val="0"/>
              </w:rPr>
              <w:t xml:space="preserve">HP Account Number</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24">
            <w:pPr>
              <w:spacing w:after="0" w:lineRule="auto"/>
              <w:ind w:left="0" w:right="-92.12598425196845" w:firstLine="0"/>
              <w:rPr/>
            </w:pPr>
            <w:r w:rsidDel="00000000" w:rsidR="00000000" w:rsidRPr="00000000">
              <w:rPr>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25">
            <w:pPr>
              <w:spacing w:after="0" w:lineRule="auto"/>
              <w:ind w:left="0" w:right="-92.12598425196845" w:firstLine="0"/>
              <w:rPr/>
            </w:pPr>
            <w:r w:rsidDel="00000000" w:rsidR="00000000" w:rsidRPr="00000000">
              <w:rPr>
                <w:rtl w:val="0"/>
              </w:rPr>
              <w:t xml:space="preserve">VARCHAR2(20)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26">
            <w:pPr>
              <w:spacing w:after="0" w:lineRule="auto"/>
              <w:ind w:left="0" w:right="-92.12598425196845" w:firstLine="0"/>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27">
            <w:pPr>
              <w:spacing w:after="0" w:lineRule="auto"/>
              <w:ind w:left="0" w:right="-92.12598425196845" w:firstLine="0"/>
              <w:rPr/>
            </w:pPr>
            <w:r w:rsidDel="00000000" w:rsidR="00000000" w:rsidRPr="00000000">
              <w:rPr>
                <w:rtl w:val="0"/>
              </w:rPr>
              <w:t xml:space="preserve">HP Account Number</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28">
            <w:pPr>
              <w:spacing w:after="0" w:lineRule="auto"/>
              <w:ind w:left="0" w:right="-92.12598425196845" w:firstLine="0"/>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70.8178891809123"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9">
            <w:pPr>
              <w:spacing w:after="0" w:lineRule="auto"/>
              <w:ind w:left="0" w:right="-92.12598425196845" w:firstLine="0"/>
              <w:rPr>
                <w:sz w:val="18"/>
                <w:szCs w:val="18"/>
              </w:rPr>
            </w:pPr>
            <w:r w:rsidDel="00000000" w:rsidR="00000000" w:rsidRPr="00000000">
              <w:rPr>
                <w:sz w:val="18"/>
                <w:szCs w:val="18"/>
                <w:rtl w:val="0"/>
              </w:rPr>
              <w:t xml:space="preserve">Applicant ID No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A">
            <w:pPr>
              <w:spacing w:after="0" w:lineRule="auto"/>
              <w:ind w:left="0" w:right="-92.12598425196845" w:firstLine="0"/>
              <w:rPr>
                <w:sz w:val="18"/>
                <w:szCs w:val="18"/>
              </w:rPr>
            </w:pPr>
            <w:r w:rsidDel="00000000" w:rsidR="00000000" w:rsidRPr="00000000">
              <w:rPr>
                <w:sz w:val="18"/>
                <w:szCs w:val="18"/>
                <w:rtl w:val="0"/>
              </w:rPr>
              <w:t xml:space="preserve">Input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pacing w:after="0" w:lineRule="auto"/>
              <w:ind w:left="0" w:right="-92.12598425196845" w:firstLine="0"/>
              <w:rPr>
                <w:sz w:val="18"/>
                <w:szCs w:val="18"/>
              </w:rPr>
            </w:pPr>
            <w:r w:rsidDel="00000000" w:rsidR="00000000" w:rsidRPr="00000000">
              <w:rPr>
                <w:sz w:val="18"/>
                <w:szCs w:val="18"/>
                <w:rtl w:val="0"/>
              </w:rPr>
              <w:t xml:space="preserve">VARCHAR2(20)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spacing w:after="0" w:lineRule="auto"/>
              <w:ind w:left="0" w:right="-92.12598425196845" w:firstLine="0"/>
              <w:rPr>
                <w:sz w:val="18"/>
                <w:szCs w:val="18"/>
              </w:rPr>
            </w:pPr>
            <w:r w:rsidDel="00000000" w:rsidR="00000000" w:rsidRPr="00000000">
              <w:rPr>
                <w:sz w:val="18"/>
                <w:szCs w:val="18"/>
                <w:rtl w:val="0"/>
              </w:rPr>
              <w:t xml:space="preserve">NRIC,PASSPORT,SSMID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D">
            <w:pPr>
              <w:spacing w:after="0" w:lineRule="auto"/>
              <w:ind w:left="0" w:right="-92.12598425196845" w:firstLine="0"/>
              <w:rPr>
                <w:sz w:val="18"/>
                <w:szCs w:val="18"/>
              </w:rPr>
            </w:pPr>
            <w:r w:rsidDel="00000000" w:rsidR="00000000" w:rsidRPr="00000000">
              <w:rPr>
                <w:sz w:val="18"/>
                <w:szCs w:val="18"/>
                <w:rtl w:val="0"/>
              </w:rPr>
              <w:t xml:space="preserve">Applicant  ID No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E">
            <w:pPr>
              <w:spacing w:after="0" w:lineRule="auto"/>
              <w:ind w:left="0" w:right="-92.12598425196845" w:firstLine="0"/>
              <w:rPr>
                <w:sz w:val="18"/>
                <w:szCs w:val="18"/>
              </w:rPr>
            </w:pPr>
            <w:r w:rsidDel="00000000" w:rsidR="00000000" w:rsidRPr="00000000">
              <w:rPr>
                <w:sz w:val="18"/>
                <w:szCs w:val="18"/>
                <w:rtl w:val="0"/>
              </w:rPr>
              <w:t xml:space="preserve"> </w:t>
            </w:r>
          </w:p>
        </w:tc>
      </w:tr>
      <w:tr>
        <w:trPr>
          <w:cantSplit w:val="0"/>
          <w:trHeight w:val="270.8178891809123"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spacing w:after="0" w:lineRule="auto"/>
              <w:ind w:left="0" w:right="-92.12598425196845" w:firstLine="0"/>
              <w:rPr>
                <w:sz w:val="18"/>
                <w:szCs w:val="18"/>
              </w:rPr>
            </w:pPr>
            <w:r w:rsidDel="00000000" w:rsidR="00000000" w:rsidRPr="00000000">
              <w:rPr>
                <w:sz w:val="18"/>
                <w:szCs w:val="18"/>
                <w:rtl w:val="0"/>
              </w:rPr>
              <w:t xml:space="preserve">Applicant Name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spacing w:after="0" w:lineRule="auto"/>
              <w:ind w:left="0" w:right="-92.12598425196845" w:firstLine="0"/>
              <w:rPr>
                <w:sz w:val="18"/>
                <w:szCs w:val="18"/>
              </w:rPr>
            </w:pPr>
            <w:r w:rsidDel="00000000" w:rsidR="00000000" w:rsidRPr="00000000">
              <w:rPr>
                <w:sz w:val="18"/>
                <w:szCs w:val="18"/>
                <w:rtl w:val="0"/>
              </w:rPr>
              <w:t xml:space="preserve">Input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1">
            <w:pPr>
              <w:spacing w:after="0" w:lineRule="auto"/>
              <w:ind w:left="0" w:right="-92.12598425196845" w:firstLine="0"/>
              <w:rPr>
                <w:sz w:val="18"/>
                <w:szCs w:val="18"/>
              </w:rPr>
            </w:pPr>
            <w:r w:rsidDel="00000000" w:rsidR="00000000" w:rsidRPr="00000000">
              <w:rPr>
                <w:sz w:val="18"/>
                <w:szCs w:val="18"/>
                <w:rtl w:val="0"/>
              </w:rPr>
              <w:t xml:space="preserve">VARCHAR2(50)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2">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3">
            <w:pPr>
              <w:spacing w:after="0" w:lineRule="auto"/>
              <w:ind w:left="0" w:right="-92.12598425196845" w:firstLine="0"/>
              <w:rPr>
                <w:sz w:val="18"/>
                <w:szCs w:val="18"/>
              </w:rPr>
            </w:pPr>
            <w:r w:rsidDel="00000000" w:rsidR="00000000" w:rsidRPr="00000000">
              <w:rPr>
                <w:sz w:val="18"/>
                <w:szCs w:val="18"/>
                <w:rtl w:val="0"/>
              </w:rPr>
              <w:t xml:space="preserve">Applicant  Name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4">
            <w:pPr>
              <w:spacing w:after="0" w:lineRule="auto"/>
              <w:ind w:left="0" w:right="-92.12598425196845" w:firstLine="0"/>
              <w:rPr>
                <w:sz w:val="18"/>
                <w:szCs w:val="18"/>
              </w:rPr>
            </w:pPr>
            <w:r w:rsidDel="00000000" w:rsidR="00000000" w:rsidRPr="00000000">
              <w:rPr>
                <w:sz w:val="18"/>
                <w:szCs w:val="18"/>
                <w:rtl w:val="0"/>
              </w:rPr>
              <w:t xml:space="preserve"> </w:t>
            </w:r>
          </w:p>
        </w:tc>
      </w:tr>
      <w:tr>
        <w:trPr>
          <w:cantSplit w:val="0"/>
          <w:trHeight w:val="270.8178891809123"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5">
            <w:pPr>
              <w:spacing w:after="0" w:lineRule="auto"/>
              <w:ind w:left="0" w:right="-92.12598425196845" w:firstLine="0"/>
              <w:rPr>
                <w:sz w:val="18"/>
                <w:szCs w:val="18"/>
              </w:rPr>
            </w:pPr>
            <w:r w:rsidDel="00000000" w:rsidR="00000000" w:rsidRPr="00000000">
              <w:rPr>
                <w:sz w:val="18"/>
                <w:szCs w:val="18"/>
                <w:rtl w:val="0"/>
              </w:rPr>
              <w:t xml:space="preserve">Application Status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6">
            <w:pPr>
              <w:spacing w:after="0" w:lineRule="auto"/>
              <w:ind w:left="0" w:right="-92.12598425196845" w:firstLine="0"/>
              <w:rPr>
                <w:sz w:val="18"/>
                <w:szCs w:val="18"/>
              </w:rPr>
            </w:pPr>
            <w:r w:rsidDel="00000000" w:rsidR="00000000" w:rsidRPr="00000000">
              <w:rPr>
                <w:sz w:val="18"/>
                <w:szCs w:val="18"/>
                <w:rtl w:val="0"/>
              </w:rPr>
              <w:t xml:space="preserve">Drop  Down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7">
            <w:pPr>
              <w:spacing w:after="0" w:lineRule="auto"/>
              <w:ind w:left="0" w:right="-92.12598425196845" w:firstLine="0"/>
              <w:rPr>
                <w:sz w:val="18"/>
                <w:szCs w:val="18"/>
              </w:rPr>
            </w:pPr>
            <w:r w:rsidDel="00000000" w:rsidR="00000000" w:rsidRPr="00000000">
              <w:rPr>
                <w:sz w:val="18"/>
                <w:szCs w:val="18"/>
                <w:rtl w:val="0"/>
              </w:rPr>
              <w:t xml:space="preserve">VARCHAR2(50)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8">
            <w:pPr>
              <w:spacing w:after="0" w:lineRule="auto"/>
              <w:ind w:left="0" w:right="-92.12598425196845"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9">
            <w:pPr>
              <w:spacing w:after="0" w:lineRule="auto"/>
              <w:ind w:left="0" w:right="-92.12598425196845" w:firstLine="0"/>
              <w:rPr>
                <w:sz w:val="18"/>
                <w:szCs w:val="18"/>
              </w:rPr>
            </w:pPr>
            <w:r w:rsidDel="00000000" w:rsidR="00000000" w:rsidRPr="00000000">
              <w:rPr>
                <w:sz w:val="18"/>
                <w:szCs w:val="18"/>
                <w:rtl w:val="0"/>
              </w:rPr>
              <w:t xml:space="preserve">Application  Status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A">
            <w:pPr>
              <w:spacing w:after="0" w:lineRule="auto"/>
              <w:ind w:left="0" w:right="-92.12598425196845" w:firstLine="0"/>
              <w:rPr>
                <w:sz w:val="18"/>
                <w:szCs w:val="18"/>
              </w:rPr>
            </w:pPr>
            <w:r w:rsidDel="00000000" w:rsidR="00000000" w:rsidRPr="00000000">
              <w:rPr>
                <w:sz w:val="18"/>
                <w:szCs w:val="18"/>
                <w:rtl w:val="0"/>
              </w:rPr>
              <w:t xml:space="preserve"> </w:t>
            </w:r>
          </w:p>
        </w:tc>
      </w:tr>
      <w:tr>
        <w:trPr>
          <w:cantSplit w:val="0"/>
          <w:trHeight w:val="406.226833771368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B">
            <w:pPr>
              <w:spacing w:after="0" w:lineRule="auto"/>
              <w:ind w:left="0" w:right="-92.12598425196845" w:firstLine="0"/>
              <w:rPr>
                <w:sz w:val="18"/>
                <w:szCs w:val="18"/>
              </w:rPr>
            </w:pPr>
            <w:r w:rsidDel="00000000" w:rsidR="00000000" w:rsidRPr="00000000">
              <w:rPr>
                <w:sz w:val="18"/>
                <w:szCs w:val="18"/>
                <w:rtl w:val="0"/>
              </w:rPr>
              <w:t xml:space="preserve">Application Date &amp;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C">
            <w:pPr>
              <w:spacing w:after="0" w:lineRule="auto"/>
              <w:ind w:left="0" w:right="-92.12598425196845" w:firstLine="0"/>
              <w:rPr>
                <w:sz w:val="18"/>
                <w:szCs w:val="18"/>
              </w:rPr>
            </w:pPr>
            <w:r w:rsidDel="00000000" w:rsidR="00000000" w:rsidRPr="00000000">
              <w:rPr>
                <w:sz w:val="18"/>
                <w:szCs w:val="18"/>
                <w:rtl w:val="0"/>
              </w:rPr>
              <w:t xml:space="preserve">Callender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spacing w:after="0" w:lineRule="auto"/>
              <w:ind w:left="0" w:right="-92.12598425196845" w:firstLine="0"/>
              <w:rPr>
                <w:sz w:val="18"/>
                <w:szCs w:val="18"/>
              </w:rPr>
            </w:pPr>
            <w:r w:rsidDel="00000000" w:rsidR="00000000" w:rsidRPr="00000000">
              <w:rPr>
                <w:sz w:val="18"/>
                <w:szCs w:val="18"/>
                <w:rtl w:val="0"/>
              </w:rPr>
              <w:t xml:space="preserve">DD/MM/YYYY HH:MM:SS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E">
            <w:pPr>
              <w:spacing w:after="0" w:lineRule="auto"/>
              <w:ind w:left="0" w:right="-92.12598425196845" w:firstLine="0"/>
              <w:rPr>
                <w:sz w:val="18"/>
                <w:szCs w:val="18"/>
              </w:rPr>
            </w:pPr>
            <w:r w:rsidDel="00000000" w:rsidR="00000000" w:rsidRPr="00000000">
              <w:rPr>
                <w:sz w:val="18"/>
                <w:szCs w:val="18"/>
                <w:rtl w:val="0"/>
              </w:rPr>
              <w:t xml:space="preserve">Date and Time Range Selection​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F">
            <w:pPr>
              <w:spacing w:after="0" w:lineRule="auto"/>
              <w:ind w:left="0" w:right="-92.12598425196845" w:firstLine="0"/>
              <w:rPr>
                <w:sz w:val="18"/>
                <w:szCs w:val="18"/>
              </w:rPr>
            </w:pPr>
            <w:r w:rsidDel="00000000" w:rsidR="00000000" w:rsidRPr="00000000">
              <w:rPr>
                <w:sz w:val="18"/>
                <w:szCs w:val="18"/>
                <w:rtl w:val="0"/>
              </w:rPr>
              <w:t xml:space="preserve">Application  Date &amp;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0">
            <w:pPr>
              <w:spacing w:after="0" w:lineRule="auto"/>
              <w:ind w:left="0" w:right="-92.12598425196845" w:firstLine="0"/>
              <w:rPr>
                <w:sz w:val="18"/>
                <w:szCs w:val="18"/>
              </w:rPr>
            </w:pPr>
            <w:r w:rsidDel="00000000" w:rsidR="00000000" w:rsidRPr="00000000">
              <w:rPr>
                <w:sz w:val="18"/>
                <w:szCs w:val="18"/>
                <w:rtl w:val="0"/>
              </w:rPr>
              <w:t xml:space="preserve"> </w:t>
            </w:r>
          </w:p>
        </w:tc>
      </w:tr>
      <w:tr>
        <w:trPr>
          <w:cantSplit w:val="0"/>
          <w:trHeight w:val="812.4536675427371"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spacing w:after="0" w:lineRule="auto"/>
              <w:ind w:left="0" w:right="-92.12598425196845" w:firstLine="0"/>
              <w:rPr>
                <w:sz w:val="18"/>
                <w:szCs w:val="18"/>
              </w:rPr>
            </w:pPr>
            <w:r w:rsidDel="00000000" w:rsidR="00000000" w:rsidRPr="00000000">
              <w:rPr>
                <w:sz w:val="18"/>
                <w:szCs w:val="18"/>
                <w:rtl w:val="0"/>
              </w:rPr>
              <w:t xml:space="preserve">Assigned Date &amp;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2">
            <w:pPr>
              <w:spacing w:after="0" w:lineRule="auto"/>
              <w:ind w:left="0" w:right="-92.12598425196845" w:firstLine="0"/>
              <w:rPr>
                <w:sz w:val="18"/>
                <w:szCs w:val="18"/>
              </w:rPr>
            </w:pPr>
            <w:r w:rsidDel="00000000" w:rsidR="00000000" w:rsidRPr="00000000">
              <w:rPr>
                <w:sz w:val="18"/>
                <w:szCs w:val="18"/>
                <w:rtl w:val="0"/>
              </w:rPr>
              <w:t xml:space="preserve">calendar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3">
            <w:pPr>
              <w:spacing w:after="0" w:lineRule="auto"/>
              <w:ind w:left="0" w:right="-92.12598425196845" w:firstLine="0"/>
              <w:rPr>
                <w:sz w:val="18"/>
                <w:szCs w:val="18"/>
              </w:rPr>
            </w:pPr>
            <w:r w:rsidDel="00000000" w:rsidR="00000000" w:rsidRPr="00000000">
              <w:rPr>
                <w:sz w:val="18"/>
                <w:szCs w:val="18"/>
                <w:rtl w:val="0"/>
              </w:rPr>
              <w:t xml:space="preserve">DD/MM/YYYY HH:MM:SS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4">
            <w:pPr>
              <w:spacing w:after="0" w:lineRule="auto"/>
              <w:ind w:left="0" w:right="-92.12598425196845" w:firstLine="0"/>
              <w:rPr>
                <w:sz w:val="18"/>
                <w:szCs w:val="18"/>
              </w:rPr>
            </w:pPr>
            <w:r w:rsidDel="00000000" w:rsidR="00000000" w:rsidRPr="00000000">
              <w:rPr>
                <w:sz w:val="18"/>
                <w:szCs w:val="18"/>
                <w:rtl w:val="0"/>
              </w:rPr>
              <w:t xml:space="preserve">Date and Time Range Selection​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5">
            <w:pPr>
              <w:spacing w:after="0" w:lineRule="auto"/>
              <w:ind w:left="0" w:right="-92.12598425196845" w:firstLine="0"/>
              <w:rPr>
                <w:sz w:val="18"/>
                <w:szCs w:val="18"/>
              </w:rPr>
            </w:pPr>
            <w:r w:rsidDel="00000000" w:rsidR="00000000" w:rsidRPr="00000000">
              <w:rPr>
                <w:sz w:val="18"/>
                <w:szCs w:val="18"/>
                <w:rtl w:val="0"/>
              </w:rPr>
              <w:t xml:space="preserve">Assigned  Date &amp;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6">
            <w:pPr>
              <w:spacing w:after="0" w:lineRule="auto"/>
              <w:ind w:left="0" w:right="-92.12598425196845" w:firstLine="0"/>
              <w:rPr>
                <w:sz w:val="18"/>
                <w:szCs w:val="18"/>
              </w:rPr>
            </w:pPr>
            <w:r w:rsidDel="00000000" w:rsidR="00000000" w:rsidRPr="00000000">
              <w:rPr>
                <w:sz w:val="18"/>
                <w:szCs w:val="18"/>
                <w:rtl w:val="0"/>
              </w:rPr>
              <w:t xml:space="preserve">To match the latest datetime on which current user pick up the application or the application is assigned to current user.</w:t>
            </w:r>
          </w:p>
        </w:tc>
      </w:tr>
      <w:tr>
        <w:trPr>
          <w:cantSplit w:val="0"/>
          <w:trHeight w:val="406.226833771368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7">
            <w:pPr>
              <w:spacing w:after="0" w:lineRule="auto"/>
              <w:ind w:left="0" w:right="-92.12598425196845" w:firstLine="0"/>
              <w:rPr>
                <w:sz w:val="18"/>
                <w:szCs w:val="18"/>
              </w:rPr>
            </w:pPr>
            <w:r w:rsidDel="00000000" w:rsidR="00000000" w:rsidRPr="00000000">
              <w:rPr>
                <w:sz w:val="18"/>
                <w:szCs w:val="18"/>
                <w:rtl w:val="0"/>
              </w:rPr>
              <w:t xml:space="preserve">Funding Date &amp;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8">
            <w:pPr>
              <w:spacing w:after="0" w:lineRule="auto"/>
              <w:ind w:left="0" w:right="-92.12598425196845" w:firstLine="0"/>
              <w:rPr>
                <w:sz w:val="18"/>
                <w:szCs w:val="18"/>
              </w:rPr>
            </w:pPr>
            <w:r w:rsidDel="00000000" w:rsidR="00000000" w:rsidRPr="00000000">
              <w:rPr>
                <w:sz w:val="18"/>
                <w:szCs w:val="18"/>
                <w:rtl w:val="0"/>
              </w:rPr>
              <w:t xml:space="preserve">calendar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9">
            <w:pPr>
              <w:spacing w:after="0" w:lineRule="auto"/>
              <w:ind w:left="0" w:right="-92.12598425196845" w:firstLine="0"/>
              <w:rPr>
                <w:sz w:val="18"/>
                <w:szCs w:val="18"/>
              </w:rPr>
            </w:pPr>
            <w:r w:rsidDel="00000000" w:rsidR="00000000" w:rsidRPr="00000000">
              <w:rPr>
                <w:sz w:val="18"/>
                <w:szCs w:val="18"/>
                <w:rtl w:val="0"/>
              </w:rPr>
              <w:t xml:space="preserve">DD/MM/YYYY HH:MM:SS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A">
            <w:pPr>
              <w:spacing w:after="0" w:lineRule="auto"/>
              <w:ind w:left="0" w:right="-92.12598425196845" w:firstLine="0"/>
              <w:rPr>
                <w:sz w:val="18"/>
                <w:szCs w:val="18"/>
              </w:rPr>
            </w:pPr>
            <w:r w:rsidDel="00000000" w:rsidR="00000000" w:rsidRPr="00000000">
              <w:rPr>
                <w:sz w:val="18"/>
                <w:szCs w:val="18"/>
                <w:rtl w:val="0"/>
              </w:rPr>
              <w:t xml:space="preserve">Date and Time Range Selection​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B">
            <w:pPr>
              <w:spacing w:after="0" w:lineRule="auto"/>
              <w:ind w:left="0" w:right="-92.12598425196845" w:firstLine="0"/>
              <w:rPr>
                <w:sz w:val="18"/>
                <w:szCs w:val="18"/>
              </w:rPr>
            </w:pPr>
            <w:r w:rsidDel="00000000" w:rsidR="00000000" w:rsidRPr="00000000">
              <w:rPr>
                <w:sz w:val="18"/>
                <w:szCs w:val="18"/>
                <w:rtl w:val="0"/>
              </w:rPr>
              <w:t xml:space="preserve">Funding  Date &amp;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C">
            <w:pPr>
              <w:spacing w:after="0" w:lineRule="auto"/>
              <w:ind w:left="0" w:right="-92.12598425196845" w:firstLine="0"/>
              <w:rPr>
                <w:sz w:val="18"/>
                <w:szCs w:val="18"/>
              </w:rPr>
            </w:pPr>
            <w:r w:rsidDel="00000000" w:rsidR="00000000" w:rsidRPr="00000000">
              <w:rPr>
                <w:sz w:val="18"/>
                <w:szCs w:val="18"/>
                <w:rtl w:val="0"/>
              </w:rPr>
              <w:t xml:space="preserve"> </w:t>
            </w:r>
          </w:p>
        </w:tc>
      </w:tr>
      <w:tr>
        <w:trPr>
          <w:cantSplit w:val="0"/>
          <w:trHeight w:val="153.59596705691175" w:hRule="atLeast"/>
          <w:tblHeader w:val="0"/>
        </w:trPr>
        <w:tc>
          <w:tcPr>
            <w:gridSpan w:val="6"/>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D">
            <w:pPr>
              <w:spacing w:after="0" w:lineRule="auto"/>
              <w:ind w:left="0" w:right="-92.12598425196845" w:firstLine="0"/>
              <w:rPr>
                <w:strike w:val="1"/>
                <w:sz w:val="18"/>
                <w:szCs w:val="18"/>
              </w:rPr>
            </w:pPr>
            <w:r w:rsidDel="00000000" w:rsidR="00000000" w:rsidRPr="00000000">
              <w:rPr>
                <w:strike w:val="1"/>
                <w:sz w:val="18"/>
                <w:szCs w:val="18"/>
                <w:rtl w:val="0"/>
              </w:rPr>
              <w:t xml:space="preserve">a</w:t>
            </w:r>
          </w:p>
        </w:tc>
      </w:tr>
      <w:tr>
        <w:trPr>
          <w:cantSplit w:val="0"/>
          <w:trHeight w:val="153.595967056911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3">
            <w:pPr>
              <w:spacing w:after="0" w:lineRule="auto"/>
              <w:ind w:left="0" w:right="-92.12598425196845" w:firstLine="0"/>
              <w:rPr>
                <w:strike w:val="1"/>
                <w:sz w:val="18"/>
                <w:szCs w:val="18"/>
              </w:rPr>
            </w:pPr>
            <w:r w:rsidDel="00000000" w:rsidR="00000000" w:rsidRPr="00000000">
              <w:rPr>
                <w:strike w:val="1"/>
                <w:sz w:val="18"/>
                <w:szCs w:val="18"/>
                <w:rtl w:val="0"/>
              </w:rPr>
              <w:t xml:space="preserve">Greenlane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4">
            <w:pPr>
              <w:spacing w:after="0" w:lineRule="auto"/>
              <w:ind w:left="0" w:right="-92.12598425196845" w:firstLine="0"/>
              <w:rPr>
                <w:strike w:val="1"/>
                <w:sz w:val="18"/>
                <w:szCs w:val="18"/>
              </w:rPr>
            </w:pPr>
            <w:r w:rsidDel="00000000" w:rsidR="00000000" w:rsidRPr="00000000">
              <w:rPr>
                <w:strike w:val="1"/>
                <w:sz w:val="18"/>
                <w:szCs w:val="18"/>
                <w:rtl w:val="0"/>
              </w:rPr>
              <w:t xml:space="preserve">Tick  Box</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5">
            <w:pPr>
              <w:spacing w:after="0" w:lineRule="auto"/>
              <w:ind w:left="0" w:right="-92.12598425196845" w:firstLine="0"/>
              <w:rPr>
                <w:strike w:val="1"/>
                <w:sz w:val="18"/>
                <w:szCs w:val="18"/>
              </w:rPr>
            </w:pPr>
            <w:r w:rsidDel="00000000" w:rsidR="00000000" w:rsidRPr="00000000">
              <w:rPr>
                <w:strike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6">
            <w:pPr>
              <w:spacing w:after="0" w:lineRule="auto"/>
              <w:ind w:left="0" w:right="-92.12598425196845" w:firstLine="0"/>
              <w:rPr>
                <w:strike w:val="1"/>
                <w:sz w:val="18"/>
                <w:szCs w:val="18"/>
              </w:rPr>
            </w:pPr>
            <w:r w:rsidDel="00000000" w:rsidR="00000000" w:rsidRPr="00000000">
              <w:rPr>
                <w:strike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7">
            <w:pPr>
              <w:spacing w:after="0" w:lineRule="auto"/>
              <w:ind w:left="0" w:right="-92.12598425196845" w:firstLine="0"/>
              <w:rPr>
                <w:strike w:val="1"/>
                <w:sz w:val="18"/>
                <w:szCs w:val="18"/>
              </w:rPr>
            </w:pPr>
            <w:r w:rsidDel="00000000" w:rsidR="00000000" w:rsidRPr="00000000">
              <w:rPr>
                <w:strike w:val="1"/>
                <w:sz w:val="18"/>
                <w:szCs w:val="18"/>
                <w:rtl w:val="0"/>
              </w:rPr>
              <w:t xml:space="preserve">Greenlane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8">
            <w:pPr>
              <w:spacing w:after="0" w:lineRule="auto"/>
              <w:ind w:left="0" w:right="-92.12598425196845" w:firstLine="0"/>
              <w:rPr>
                <w:strike w:val="1"/>
                <w:sz w:val="18"/>
                <w:szCs w:val="18"/>
              </w:rPr>
            </w:pPr>
            <w:r w:rsidDel="00000000" w:rsidR="00000000" w:rsidRPr="00000000">
              <w:rPr>
                <w:strike w:val="1"/>
                <w:sz w:val="18"/>
                <w:szCs w:val="18"/>
                <w:rtl w:val="0"/>
              </w:rPr>
              <w:t xml:space="preserve"> </w:t>
            </w:r>
          </w:p>
        </w:tc>
      </w:tr>
      <w:tr>
        <w:trPr>
          <w:cantSplit w:val="0"/>
          <w:trHeight w:val="270.8178891809123"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9">
            <w:pPr>
              <w:spacing w:after="0" w:lineRule="auto"/>
              <w:ind w:left="0" w:right="-92.12598425196845" w:firstLine="0"/>
              <w:rPr>
                <w:strike w:val="1"/>
                <w:sz w:val="18"/>
                <w:szCs w:val="18"/>
              </w:rPr>
            </w:pPr>
            <w:r w:rsidDel="00000000" w:rsidR="00000000" w:rsidRPr="00000000">
              <w:rPr>
                <w:strike w:val="1"/>
                <w:sz w:val="18"/>
                <w:szCs w:val="18"/>
                <w:rtl w:val="0"/>
              </w:rPr>
              <w:t xml:space="preserve">Pending CTOS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A">
            <w:pPr>
              <w:spacing w:after="0" w:lineRule="auto"/>
              <w:ind w:left="0" w:right="-92.12598425196845" w:firstLine="0"/>
              <w:rPr>
                <w:strike w:val="1"/>
                <w:sz w:val="18"/>
                <w:szCs w:val="18"/>
              </w:rPr>
            </w:pPr>
            <w:r w:rsidDel="00000000" w:rsidR="00000000" w:rsidRPr="00000000">
              <w:rPr>
                <w:strike w:val="1"/>
                <w:sz w:val="18"/>
                <w:szCs w:val="18"/>
                <w:rtl w:val="0"/>
              </w:rPr>
              <w:t xml:space="preserve">Tick  Box</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B">
            <w:pPr>
              <w:spacing w:after="0" w:lineRule="auto"/>
              <w:ind w:left="0" w:right="-92.12598425196845" w:firstLine="0"/>
              <w:rPr>
                <w:strike w:val="1"/>
                <w:sz w:val="18"/>
                <w:szCs w:val="18"/>
              </w:rPr>
            </w:pPr>
            <w:r w:rsidDel="00000000" w:rsidR="00000000" w:rsidRPr="00000000">
              <w:rPr>
                <w:strike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C">
            <w:pPr>
              <w:spacing w:after="0" w:lineRule="auto"/>
              <w:ind w:left="0" w:right="-92.12598425196845" w:firstLine="0"/>
              <w:rPr>
                <w:strike w:val="1"/>
                <w:sz w:val="18"/>
                <w:szCs w:val="18"/>
              </w:rPr>
            </w:pPr>
            <w:r w:rsidDel="00000000" w:rsidR="00000000" w:rsidRPr="00000000">
              <w:rPr>
                <w:strike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D">
            <w:pPr>
              <w:spacing w:after="0" w:lineRule="auto"/>
              <w:ind w:left="0" w:right="-92.12598425196845" w:firstLine="0"/>
              <w:rPr>
                <w:strike w:val="1"/>
                <w:sz w:val="18"/>
                <w:szCs w:val="18"/>
              </w:rPr>
            </w:pPr>
            <w:r w:rsidDel="00000000" w:rsidR="00000000" w:rsidRPr="00000000">
              <w:rPr>
                <w:strike w:val="1"/>
                <w:sz w:val="18"/>
                <w:szCs w:val="18"/>
                <w:rtl w:val="0"/>
              </w:rPr>
              <w:t xml:space="preserve">Pending  CTOS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E">
            <w:pPr>
              <w:spacing w:after="0" w:lineRule="auto"/>
              <w:ind w:left="0" w:right="-92.12598425196845" w:firstLine="0"/>
              <w:rPr>
                <w:strike w:val="1"/>
                <w:sz w:val="18"/>
                <w:szCs w:val="18"/>
              </w:rPr>
            </w:pPr>
            <w:r w:rsidDel="00000000" w:rsidR="00000000" w:rsidRPr="00000000">
              <w:rPr>
                <w:strike w:val="1"/>
                <w:sz w:val="18"/>
                <w:szCs w:val="18"/>
                <w:rtl w:val="0"/>
              </w:rPr>
              <w:t xml:space="preserve"> </w:t>
            </w:r>
          </w:p>
        </w:tc>
      </w:tr>
      <w:tr>
        <w:trPr>
          <w:cantSplit w:val="0"/>
          <w:trHeight w:val="270.8178891809123"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F">
            <w:pPr>
              <w:spacing w:after="0" w:lineRule="auto"/>
              <w:ind w:left="0" w:right="-92.12598425196845" w:firstLine="0"/>
              <w:rPr>
                <w:strike w:val="1"/>
                <w:sz w:val="18"/>
                <w:szCs w:val="18"/>
              </w:rPr>
            </w:pPr>
            <w:r w:rsidDel="00000000" w:rsidR="00000000" w:rsidRPr="00000000">
              <w:rPr>
                <w:strike w:val="1"/>
                <w:sz w:val="18"/>
                <w:szCs w:val="18"/>
                <w:rtl w:val="0"/>
              </w:rPr>
              <w:t xml:space="preserve">e-Consent Status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0">
            <w:pPr>
              <w:spacing w:after="0" w:lineRule="auto"/>
              <w:ind w:left="0" w:right="-92.12598425196845" w:firstLine="0"/>
              <w:rPr>
                <w:strike w:val="1"/>
                <w:sz w:val="18"/>
                <w:szCs w:val="18"/>
              </w:rPr>
            </w:pPr>
            <w:r w:rsidDel="00000000" w:rsidR="00000000" w:rsidRPr="00000000">
              <w:rPr>
                <w:strike w:val="1"/>
                <w:sz w:val="18"/>
                <w:szCs w:val="18"/>
                <w:rtl w:val="0"/>
              </w:rPr>
              <w:t xml:space="preserve">Drop  Down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1">
            <w:pPr>
              <w:spacing w:after="0" w:lineRule="auto"/>
              <w:ind w:left="0" w:right="-92.12598425196845" w:firstLine="0"/>
              <w:rPr>
                <w:strike w:val="1"/>
                <w:sz w:val="18"/>
                <w:szCs w:val="18"/>
              </w:rPr>
            </w:pPr>
            <w:r w:rsidDel="00000000" w:rsidR="00000000" w:rsidRPr="00000000">
              <w:rPr>
                <w:strike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2">
            <w:pPr>
              <w:spacing w:after="0" w:lineRule="auto"/>
              <w:ind w:left="0" w:right="-92.12598425196845" w:firstLine="0"/>
              <w:rPr>
                <w:strike w:val="1"/>
                <w:sz w:val="18"/>
                <w:szCs w:val="18"/>
              </w:rPr>
            </w:pPr>
            <w:r w:rsidDel="00000000" w:rsidR="00000000" w:rsidRPr="00000000">
              <w:rPr>
                <w:strike w:val="1"/>
                <w:sz w:val="18"/>
                <w:szCs w:val="18"/>
                <w:rtl w:val="0"/>
              </w:rPr>
              <w:t xml:space="preserve">Failed/Pending/Successful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3">
            <w:pPr>
              <w:spacing w:after="0" w:lineRule="auto"/>
              <w:ind w:left="0" w:right="-92.12598425196845" w:firstLine="0"/>
              <w:rPr>
                <w:strike w:val="1"/>
                <w:sz w:val="18"/>
                <w:szCs w:val="18"/>
              </w:rPr>
            </w:pPr>
            <w:r w:rsidDel="00000000" w:rsidR="00000000" w:rsidRPr="00000000">
              <w:rPr>
                <w:strike w:val="1"/>
                <w:sz w:val="18"/>
                <w:szCs w:val="18"/>
                <w:rtl w:val="0"/>
              </w:rPr>
              <w:t xml:space="preserve">e-Consent  Status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4">
            <w:pPr>
              <w:spacing w:after="0" w:lineRule="auto"/>
              <w:ind w:left="0" w:right="-92.12598425196845" w:firstLine="0"/>
              <w:rPr>
                <w:strike w:val="1"/>
                <w:sz w:val="18"/>
                <w:szCs w:val="18"/>
              </w:rPr>
            </w:pPr>
            <w:r w:rsidDel="00000000" w:rsidR="00000000" w:rsidRPr="00000000">
              <w:rPr>
                <w:strike w:val="1"/>
                <w:sz w:val="18"/>
                <w:szCs w:val="18"/>
                <w:rtl w:val="0"/>
              </w:rPr>
              <w:t xml:space="preserve"> </w:t>
            </w:r>
          </w:p>
          <w:p w:rsidR="00000000" w:rsidDel="00000000" w:rsidP="00000000" w:rsidRDefault="00000000" w:rsidRPr="00000000" w14:paraId="00000765">
            <w:pPr>
              <w:spacing w:after="0" w:lineRule="auto"/>
              <w:ind w:left="0" w:right="-92.12598425196845" w:firstLine="0"/>
              <w:rPr>
                <w:strike w:val="1"/>
                <w:sz w:val="18"/>
                <w:szCs w:val="18"/>
              </w:rPr>
            </w:pPr>
            <w:r w:rsidDel="00000000" w:rsidR="00000000" w:rsidRPr="00000000">
              <w:rPr>
                <w:strike w:val="1"/>
                <w:sz w:val="18"/>
                <w:szCs w:val="18"/>
                <w:rtl w:val="0"/>
              </w:rPr>
              <w:t xml:space="preserve"> </w:t>
            </w:r>
          </w:p>
        </w:tc>
      </w:tr>
    </w:tbl>
    <w:p w:rsidR="00000000" w:rsidDel="00000000" w:rsidP="00000000" w:rsidRDefault="00000000" w:rsidRPr="00000000" w14:paraId="00000766">
      <w:pPr>
        <w:spacing w:after="0" w:lineRule="auto"/>
        <w:ind w:left="0" w:firstLine="0"/>
        <w:rPr>
          <w:sz w:val="21"/>
          <w:szCs w:val="21"/>
        </w:rPr>
      </w:pPr>
      <w:r w:rsidDel="00000000" w:rsidR="00000000" w:rsidRPr="00000000">
        <w:rPr>
          <w:sz w:val="21"/>
          <w:szCs w:val="21"/>
        </w:rPr>
        <w:drawing>
          <wp:inline distB="114300" distT="114300" distL="114300" distR="114300">
            <wp:extent cx="6675120" cy="1231900"/>
            <wp:effectExtent b="0" l="0" r="0" t="0"/>
            <wp:docPr id="105" name="image102.png"/>
            <a:graphic>
              <a:graphicData uri="http://schemas.openxmlformats.org/drawingml/2006/picture">
                <pic:pic>
                  <pic:nvPicPr>
                    <pic:cNvPr id="0" name="image102.png"/>
                    <pic:cNvPicPr preferRelativeResize="0"/>
                  </pic:nvPicPr>
                  <pic:blipFill>
                    <a:blip r:embed="rId61"/>
                    <a:srcRect b="0" l="0" r="0" t="0"/>
                    <a:stretch>
                      <a:fillRect/>
                    </a:stretch>
                  </pic:blipFill>
                  <pic:spPr>
                    <a:xfrm>
                      <a:off x="0" y="0"/>
                      <a:ext cx="667512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spacing w:after="0" w:lineRule="auto"/>
        <w:ind w:left="234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Application display sequence:</w:t>
      </w:r>
    </w:p>
    <w:p w:rsidR="00000000" w:rsidDel="00000000" w:rsidP="00000000" w:rsidRDefault="00000000" w:rsidRPr="00000000" w14:paraId="00000768">
      <w:pPr>
        <w:spacing w:after="0" w:lineRule="auto"/>
        <w:ind w:left="1660" w:firstLine="0"/>
        <w:rPr>
          <w:sz w:val="21"/>
          <w:szCs w:val="21"/>
        </w:rPr>
      </w:pPr>
      <w:r w:rsidDel="00000000" w:rsidR="00000000" w:rsidRPr="00000000">
        <w:rPr>
          <w:rFonts w:ascii="Arial Unicode MS" w:cs="Arial Unicode MS" w:eastAsia="Arial Unicode MS" w:hAnsi="Arial Unicode MS"/>
          <w:sz w:val="21"/>
          <w:szCs w:val="21"/>
          <w:rtl w:val="0"/>
        </w:rPr>
        <w:t xml:space="preserve">1. Priority Display：​ Green Lane=Yes</w:t>
      </w:r>
    </w:p>
    <w:p w:rsidR="00000000" w:rsidDel="00000000" w:rsidP="00000000" w:rsidRDefault="00000000" w:rsidRPr="00000000" w14:paraId="00000769">
      <w:pPr>
        <w:spacing w:after="0" w:lineRule="auto"/>
        <w:ind w:left="1660" w:firstLine="0"/>
        <w:rPr>
          <w:sz w:val="21"/>
          <w:szCs w:val="21"/>
        </w:rPr>
      </w:pPr>
      <w:r w:rsidDel="00000000" w:rsidR="00000000" w:rsidRPr="00000000">
        <w:rPr>
          <w:sz w:val="21"/>
          <w:szCs w:val="21"/>
          <w:rtl w:val="0"/>
        </w:rPr>
        <w:t xml:space="preserve">2. Sorted by Date assigned in ascending order.</w:t>
      </w:r>
    </w:p>
    <w:p w:rsidR="00000000" w:rsidDel="00000000" w:rsidP="00000000" w:rsidRDefault="00000000" w:rsidRPr="00000000" w14:paraId="0000076A">
      <w:pPr>
        <w:spacing w:after="0" w:lineRule="auto"/>
        <w:ind w:left="1660" w:firstLine="0"/>
        <w:rPr>
          <w:sz w:val="21"/>
          <w:szCs w:val="21"/>
        </w:rPr>
      </w:pPr>
      <w:r w:rsidDel="00000000" w:rsidR="00000000" w:rsidRPr="00000000">
        <w:rPr>
          <w:sz w:val="21"/>
          <w:szCs w:val="21"/>
          <w:rtl w:val="0"/>
        </w:rPr>
        <w:t xml:space="preserve">3. Sorted by Application reference number in ascending order.</w:t>
      </w:r>
    </w:p>
    <w:p w:rsidR="00000000" w:rsidDel="00000000" w:rsidP="00000000" w:rsidRDefault="00000000" w:rsidRPr="00000000" w14:paraId="0000076B">
      <w:pPr>
        <w:spacing w:after="0" w:lineRule="auto"/>
        <w:ind w:left="234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Fields Displayed in List:</w:t>
      </w:r>
    </w:p>
    <w:p w:rsidR="00000000" w:rsidDel="00000000" w:rsidP="00000000" w:rsidRDefault="00000000" w:rsidRPr="00000000" w14:paraId="0000076C">
      <w:pPr>
        <w:spacing w:after="0" w:lineRule="auto"/>
        <w:ind w:left="1660" w:firstLine="0"/>
        <w:rPr>
          <w:sz w:val="21"/>
          <w:szCs w:val="21"/>
        </w:rPr>
      </w:pPr>
      <w:r w:rsidDel="00000000" w:rsidR="00000000" w:rsidRPr="00000000">
        <w:rPr>
          <w:sz w:val="21"/>
          <w:szCs w:val="21"/>
          <w:rtl w:val="0"/>
        </w:rPr>
        <w:t xml:space="preserve"> </w:t>
      </w:r>
    </w:p>
    <w:tbl>
      <w:tblPr>
        <w:tblStyle w:val="Table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930"/>
        <w:gridCol w:w="1665"/>
        <w:gridCol w:w="1320"/>
        <w:gridCol w:w="1320"/>
        <w:gridCol w:w="2250"/>
        <w:tblGridChange w:id="0">
          <w:tblGrid>
            <w:gridCol w:w="1320"/>
            <w:gridCol w:w="930"/>
            <w:gridCol w:w="1665"/>
            <w:gridCol w:w="1320"/>
            <w:gridCol w:w="1320"/>
            <w:gridCol w:w="2250"/>
          </w:tblGrid>
        </w:tblGridChange>
      </w:tblGrid>
      <w:tr>
        <w:trPr>
          <w:cantSplit w:val="0"/>
          <w:trHeight w:val="63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6D">
            <w:pPr>
              <w:spacing w:after="0" w:lineRule="auto"/>
              <w:ind w:left="0" w:right="-45.59055118110223" w:firstLine="0"/>
              <w:rPr>
                <w:b w:val="1"/>
                <w:bCs w:val="1"/>
                <w:sz w:val="18"/>
                <w:szCs w:val="18"/>
              </w:rPr>
            </w:pPr>
            <w:r w:rsidDel="00000000" w:rsidR="00000000" w:rsidRPr="00000000">
              <w:rPr>
                <w:b w:val="1"/>
                <w:bCs w:val="1"/>
                <w:sz w:val="18"/>
                <w:szCs w:val="18"/>
                <w:rtl w:val="0"/>
              </w:rPr>
              <w:t xml:space="preserve">Display  Fields in result List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6E">
            <w:pPr>
              <w:spacing w:after="0" w:lineRule="auto"/>
              <w:ind w:left="0" w:right="-45.59055118110223" w:firstLine="0"/>
              <w:rPr>
                <w:b w:val="1"/>
                <w:bCs w:val="1"/>
                <w:sz w:val="18"/>
                <w:szCs w:val="18"/>
              </w:rPr>
            </w:pPr>
            <w:r w:rsidDel="00000000" w:rsidR="00000000" w:rsidRPr="00000000">
              <w:rPr>
                <w:b w:val="1"/>
                <w:bCs w:val="1"/>
                <w:sz w:val="18"/>
                <w:szCs w:val="18"/>
                <w:rtl w:val="0"/>
              </w:rPr>
              <w:t xml:space="preserve">Control Type</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6F">
            <w:pPr>
              <w:spacing w:after="0" w:lineRule="auto"/>
              <w:ind w:left="0" w:right="-45.59055118110223" w:firstLine="0"/>
              <w:rPr>
                <w:b w:val="1"/>
                <w:bCs w:val="1"/>
                <w:sz w:val="18"/>
                <w:szCs w:val="18"/>
              </w:rPr>
            </w:pPr>
            <w:r w:rsidDel="00000000" w:rsidR="00000000" w:rsidRPr="00000000">
              <w:rPr>
                <w:b w:val="1"/>
                <w:bCs w:val="1"/>
                <w:sz w:val="18"/>
                <w:szCs w:val="18"/>
                <w:rtl w:val="0"/>
              </w:rPr>
              <w:t xml:space="preserve">Display Format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70">
            <w:pPr>
              <w:spacing w:after="0" w:lineRule="auto"/>
              <w:ind w:left="0" w:right="-45.59055118110223" w:firstLine="0"/>
              <w:rPr>
                <w:b w:val="1"/>
                <w:bCs w:val="1"/>
                <w:sz w:val="18"/>
                <w:szCs w:val="18"/>
              </w:rPr>
            </w:pPr>
            <w:r w:rsidDel="00000000" w:rsidR="00000000" w:rsidRPr="00000000">
              <w:rPr>
                <w:b w:val="1"/>
                <w:bCs w:val="1"/>
                <w:sz w:val="18"/>
                <w:szCs w:val="18"/>
                <w:rtl w:val="0"/>
              </w:rPr>
              <w:t xml:space="preserve">Description</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71">
            <w:pPr>
              <w:spacing w:after="0" w:lineRule="auto"/>
              <w:ind w:left="0" w:right="-45.59055118110223" w:firstLine="0"/>
              <w:rPr>
                <w:b w:val="1"/>
                <w:bCs w:val="1"/>
                <w:sz w:val="18"/>
                <w:szCs w:val="18"/>
              </w:rPr>
            </w:pPr>
            <w:r w:rsidDel="00000000" w:rsidR="00000000" w:rsidRPr="00000000">
              <w:rPr>
                <w:b w:val="1"/>
                <w:bCs w:val="1"/>
                <w:sz w:val="18"/>
                <w:szCs w:val="18"/>
                <w:rtl w:val="0"/>
              </w:rPr>
              <w:t xml:space="preserve">Display Name</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72">
            <w:pPr>
              <w:spacing w:after="0" w:lineRule="auto"/>
              <w:ind w:left="0" w:right="-45.59055118110223" w:firstLine="0"/>
              <w:rPr>
                <w:b w:val="1"/>
                <w:bCs w:val="1"/>
                <w:sz w:val="18"/>
                <w:szCs w:val="18"/>
              </w:rPr>
            </w:pPr>
            <w:r w:rsidDel="00000000" w:rsidR="00000000" w:rsidRPr="00000000">
              <w:rPr>
                <w:b w:val="1"/>
                <w:bCs w:val="1"/>
                <w:sz w:val="18"/>
                <w:szCs w:val="18"/>
                <w:rtl w:val="0"/>
              </w:rPr>
              <w:t xml:space="preserve">Value Example</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3">
            <w:pPr>
              <w:spacing w:after="0" w:lineRule="auto"/>
              <w:ind w:left="0" w:right="-45.59055118110223" w:firstLine="0"/>
              <w:rPr>
                <w:sz w:val="18"/>
                <w:szCs w:val="18"/>
              </w:rPr>
            </w:pPr>
            <w:r w:rsidDel="00000000" w:rsidR="00000000" w:rsidRPr="00000000">
              <w:rPr>
                <w:sz w:val="18"/>
                <w:szCs w:val="18"/>
                <w:rtl w:val="0"/>
              </w:rPr>
              <w:t xml:space="preserve">Green Lane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4">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5">
            <w:pPr>
              <w:spacing w:after="0" w:lineRule="auto"/>
              <w:ind w:left="0" w:right="-45.59055118110223" w:firstLine="0"/>
              <w:rPr>
                <w:sz w:val="18"/>
                <w:szCs w:val="18"/>
              </w:rPr>
            </w:pPr>
            <w:r w:rsidDel="00000000" w:rsidR="00000000" w:rsidRPr="00000000">
              <w:rPr>
                <w:sz w:val="18"/>
                <w:szCs w:val="18"/>
                <w:rtl w:val="0"/>
              </w:rPr>
              <w:t xml:space="preserve">VARCHAR2(3)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6">
            <w:pPr>
              <w:spacing w:after="0" w:lineRule="auto"/>
              <w:ind w:left="0" w:right="-45.59055118110223" w:firstLine="0"/>
              <w:rPr>
                <w:sz w:val="18"/>
                <w:szCs w:val="18"/>
              </w:rPr>
            </w:pPr>
            <w:r w:rsidDel="00000000" w:rsidR="00000000" w:rsidRPr="00000000">
              <w:rPr>
                <w:sz w:val="18"/>
                <w:szCs w:val="18"/>
                <w:rtl w:val="0"/>
              </w:rPr>
              <w:t xml:space="preserve">Yes or 'empty'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7">
            <w:pPr>
              <w:spacing w:after="0" w:lineRule="auto"/>
              <w:ind w:left="0" w:right="-45.59055118110223" w:firstLine="0"/>
              <w:rPr>
                <w:sz w:val="18"/>
                <w:szCs w:val="18"/>
              </w:rPr>
            </w:pPr>
            <w:r w:rsidDel="00000000" w:rsidR="00000000" w:rsidRPr="00000000">
              <w:rPr>
                <w:sz w:val="18"/>
                <w:szCs w:val="18"/>
                <w:rtl w:val="0"/>
              </w:rPr>
              <w:t xml:space="preserve">Green  Lane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8">
            <w:pPr>
              <w:spacing w:after="0" w:lineRule="auto"/>
              <w:ind w:left="0" w:right="-45.59055118110223" w:firstLine="0"/>
              <w:rPr>
                <w:sz w:val="18"/>
                <w:szCs w:val="18"/>
              </w:rPr>
            </w:pPr>
            <w:r w:rsidDel="00000000" w:rsidR="00000000" w:rsidRPr="00000000">
              <w:rPr>
                <w:sz w:val="18"/>
                <w:szCs w:val="18"/>
                <w:rtl w:val="0"/>
              </w:rPr>
              <w:t xml:space="preserve">Yes</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9">
            <w:pPr>
              <w:spacing w:after="0" w:lineRule="auto"/>
              <w:ind w:left="0" w:right="-45.59055118110223" w:firstLine="0"/>
              <w:rPr>
                <w:sz w:val="18"/>
                <w:szCs w:val="18"/>
              </w:rPr>
            </w:pPr>
            <w:r w:rsidDel="00000000" w:rsidR="00000000" w:rsidRPr="00000000">
              <w:rPr>
                <w:sz w:val="18"/>
                <w:szCs w:val="18"/>
                <w:rtl w:val="0"/>
              </w:rPr>
              <w:t xml:space="preserve">Datetime Assigned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A">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B">
            <w:pPr>
              <w:spacing w:after="0" w:lineRule="auto"/>
              <w:ind w:left="0" w:right="-45.59055118110223" w:firstLine="0"/>
              <w:rPr>
                <w:sz w:val="18"/>
                <w:szCs w:val="18"/>
              </w:rPr>
            </w:pPr>
            <w:r w:rsidDel="00000000" w:rsidR="00000000" w:rsidRPr="00000000">
              <w:rPr>
                <w:sz w:val="18"/>
                <w:szCs w:val="18"/>
                <w:rtl w:val="0"/>
              </w:rPr>
              <w:t xml:space="preserve">DD/MM/YYYY  HH:MM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C">
            <w:pPr>
              <w:spacing w:after="0" w:lineRule="auto"/>
              <w:ind w:left="0" w:right="-45.59055118110223"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D">
            <w:pPr>
              <w:spacing w:after="0" w:lineRule="auto"/>
              <w:ind w:left="0" w:right="-45.59055118110223" w:firstLine="0"/>
              <w:rPr>
                <w:sz w:val="18"/>
                <w:szCs w:val="18"/>
              </w:rPr>
            </w:pPr>
            <w:r w:rsidDel="00000000" w:rsidR="00000000" w:rsidRPr="00000000">
              <w:rPr>
                <w:sz w:val="18"/>
                <w:szCs w:val="18"/>
                <w:rtl w:val="0"/>
              </w:rPr>
              <w:t xml:space="preserve">Date  Assigned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E">
            <w:pPr>
              <w:spacing w:after="0" w:lineRule="auto"/>
              <w:ind w:left="0" w:right="-45.59055118110223" w:firstLine="0"/>
              <w:rPr>
                <w:sz w:val="18"/>
                <w:szCs w:val="18"/>
              </w:rPr>
            </w:pPr>
            <w:r w:rsidDel="00000000" w:rsidR="00000000" w:rsidRPr="00000000">
              <w:rPr>
                <w:sz w:val="18"/>
                <w:szCs w:val="18"/>
                <w:rtl w:val="0"/>
              </w:rPr>
              <w:t xml:space="preserve">05/11/2025  11:32</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F">
            <w:pPr>
              <w:spacing w:after="0" w:lineRule="auto"/>
              <w:ind w:left="0" w:right="-45.59055118110223" w:firstLine="0"/>
              <w:rPr>
                <w:sz w:val="18"/>
                <w:szCs w:val="18"/>
              </w:rPr>
            </w:pPr>
            <w:r w:rsidDel="00000000" w:rsidR="00000000" w:rsidRPr="00000000">
              <w:rPr>
                <w:sz w:val="18"/>
                <w:szCs w:val="18"/>
                <w:rtl w:val="0"/>
              </w:rPr>
              <w:t xml:space="preserve">Closing Branch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0">
            <w:pPr>
              <w:spacing w:after="0" w:lineRule="auto"/>
              <w:ind w:left="0" w:right="-45.59055118110223" w:firstLine="0"/>
              <w:rPr>
                <w:sz w:val="18"/>
                <w:szCs w:val="18"/>
              </w:rPr>
            </w:pPr>
            <w:r w:rsidDel="00000000" w:rsidR="00000000" w:rsidRPr="00000000">
              <w:rPr>
                <w:sz w:val="18"/>
                <w:szCs w:val="18"/>
                <w:rtl w:val="0"/>
              </w:rPr>
              <w:t xml:space="preserve">Display</w:t>
            </w:r>
          </w:p>
          <w:p w:rsidR="00000000" w:rsidDel="00000000" w:rsidP="00000000" w:rsidRDefault="00000000" w:rsidRPr="00000000" w14:paraId="00000781">
            <w:pPr>
              <w:spacing w:after="0" w:lineRule="auto"/>
              <w:ind w:left="0" w:right="-45.59055118110223"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2">
            <w:pPr>
              <w:spacing w:after="0" w:lineRule="auto"/>
              <w:ind w:left="0" w:right="-45.59055118110223" w:firstLine="0"/>
              <w:rPr>
                <w:sz w:val="18"/>
                <w:szCs w:val="18"/>
              </w:rPr>
            </w:pPr>
            <w:r w:rsidDel="00000000" w:rsidR="00000000" w:rsidRPr="00000000">
              <w:rPr>
                <w:sz w:val="18"/>
                <w:szCs w:val="18"/>
                <w:rtl w:val="0"/>
              </w:rPr>
              <w:t xml:space="preserve">VARCHAR2(50)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3">
            <w:pPr>
              <w:spacing w:after="0" w:lineRule="auto"/>
              <w:ind w:left="0" w:right="-45.59055118110223"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4">
            <w:pPr>
              <w:spacing w:after="0" w:lineRule="auto"/>
              <w:ind w:left="0" w:right="-45.59055118110223" w:firstLine="0"/>
              <w:rPr>
                <w:sz w:val="18"/>
                <w:szCs w:val="18"/>
              </w:rPr>
            </w:pPr>
            <w:r w:rsidDel="00000000" w:rsidR="00000000" w:rsidRPr="00000000">
              <w:rPr>
                <w:sz w:val="18"/>
                <w:szCs w:val="18"/>
                <w:rtl w:val="0"/>
              </w:rPr>
              <w:t xml:space="preserve">Closing  Branch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5">
            <w:pPr>
              <w:spacing w:after="0" w:lineRule="auto"/>
              <w:ind w:left="0" w:right="-45.59055118110223" w:firstLine="0"/>
              <w:rPr>
                <w:sz w:val="18"/>
                <w:szCs w:val="18"/>
              </w:rPr>
            </w:pPr>
            <w:r w:rsidDel="00000000" w:rsidR="00000000" w:rsidRPr="00000000">
              <w:rPr>
                <w:sz w:val="18"/>
                <w:szCs w:val="18"/>
                <w:rtl w:val="0"/>
              </w:rPr>
              <w:t xml:space="preserve">Kepong  Branch</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6">
            <w:pPr>
              <w:spacing w:after="0" w:lineRule="auto"/>
              <w:ind w:left="0" w:right="-45.59055118110223" w:firstLine="0"/>
              <w:rPr>
                <w:sz w:val="18"/>
                <w:szCs w:val="18"/>
              </w:rPr>
            </w:pPr>
            <w:r w:rsidDel="00000000" w:rsidR="00000000" w:rsidRPr="00000000">
              <w:rPr>
                <w:sz w:val="18"/>
                <w:szCs w:val="18"/>
                <w:rtl w:val="0"/>
              </w:rPr>
              <w:t xml:space="preserve">App.Date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7">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spacing w:after="0" w:lineRule="auto"/>
              <w:ind w:left="0" w:right="-45.59055118110223" w:firstLine="0"/>
              <w:rPr>
                <w:sz w:val="18"/>
                <w:szCs w:val="18"/>
              </w:rPr>
            </w:pPr>
            <w:r w:rsidDel="00000000" w:rsidR="00000000" w:rsidRPr="00000000">
              <w:rPr>
                <w:sz w:val="18"/>
                <w:szCs w:val="18"/>
                <w:rtl w:val="0"/>
              </w:rPr>
              <w:t xml:space="preserve">DD/MM/YYYY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9">
            <w:pPr>
              <w:spacing w:after="0" w:lineRule="auto"/>
              <w:ind w:left="0" w:right="-45.59055118110223"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A">
            <w:pPr>
              <w:spacing w:after="0" w:lineRule="auto"/>
              <w:ind w:left="0" w:right="-45.59055118110223" w:firstLine="0"/>
              <w:rPr>
                <w:sz w:val="18"/>
                <w:szCs w:val="18"/>
              </w:rPr>
            </w:pPr>
            <w:r w:rsidDel="00000000" w:rsidR="00000000" w:rsidRPr="00000000">
              <w:rPr>
                <w:sz w:val="18"/>
                <w:szCs w:val="18"/>
                <w:rtl w:val="0"/>
              </w:rPr>
              <w:t xml:space="preserve">App.Date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spacing w:after="0" w:lineRule="auto"/>
              <w:ind w:left="0" w:right="-45.59055118110223" w:firstLine="0"/>
              <w:rPr>
                <w:sz w:val="18"/>
                <w:szCs w:val="18"/>
              </w:rPr>
            </w:pPr>
            <w:r w:rsidDel="00000000" w:rsidR="00000000" w:rsidRPr="00000000">
              <w:rPr>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C">
            <w:pPr>
              <w:spacing w:after="0" w:lineRule="auto"/>
              <w:ind w:left="0" w:right="-45.59055118110223" w:firstLine="0"/>
              <w:rPr>
                <w:sz w:val="18"/>
                <w:szCs w:val="18"/>
              </w:rPr>
            </w:pPr>
            <w:r w:rsidDel="00000000" w:rsidR="00000000" w:rsidRPr="00000000">
              <w:rPr>
                <w:sz w:val="18"/>
                <w:szCs w:val="18"/>
                <w:rtl w:val="0"/>
              </w:rPr>
              <w:t xml:space="preserve">App.Ref.No.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D">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E">
            <w:pPr>
              <w:spacing w:after="0" w:lineRule="auto"/>
              <w:ind w:left="0" w:right="-45.59055118110223" w:firstLine="0"/>
              <w:rPr>
                <w:sz w:val="18"/>
                <w:szCs w:val="18"/>
              </w:rPr>
            </w:pPr>
            <w:r w:rsidDel="00000000" w:rsidR="00000000" w:rsidRPr="00000000">
              <w:rPr>
                <w:sz w:val="18"/>
                <w:szCs w:val="18"/>
                <w:rtl w:val="0"/>
              </w:rPr>
              <w:t xml:space="preserve">VARCHAR2(20)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spacing w:after="0" w:lineRule="auto"/>
              <w:ind w:left="0" w:right="-45.59055118110223"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spacing w:after="0" w:lineRule="auto"/>
              <w:ind w:left="0" w:right="-45.59055118110223" w:firstLine="0"/>
              <w:rPr>
                <w:sz w:val="18"/>
                <w:szCs w:val="18"/>
              </w:rPr>
            </w:pPr>
            <w:r w:rsidDel="00000000" w:rsidR="00000000" w:rsidRPr="00000000">
              <w:rPr>
                <w:sz w:val="18"/>
                <w:szCs w:val="18"/>
                <w:rtl w:val="0"/>
              </w:rPr>
              <w:t xml:space="preserve">App.Ref.No.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1">
            <w:pPr>
              <w:spacing w:after="0" w:lineRule="auto"/>
              <w:ind w:left="0" w:right="-45.59055118110223" w:firstLine="0"/>
              <w:rPr>
                <w:sz w:val="18"/>
                <w:szCs w:val="18"/>
              </w:rPr>
            </w:pPr>
            <w:r w:rsidDel="00000000" w:rsidR="00000000" w:rsidRPr="00000000">
              <w:rPr>
                <w:sz w:val="18"/>
                <w:szCs w:val="18"/>
                <w:rtl w:val="0"/>
              </w:rPr>
              <w:t xml:space="preserve">KEP/HP/2015/Z0001325</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2">
            <w:pPr>
              <w:spacing w:after="0" w:lineRule="auto"/>
              <w:ind w:left="0" w:right="-45.59055118110223" w:firstLine="0"/>
              <w:rPr>
                <w:sz w:val="18"/>
                <w:szCs w:val="18"/>
              </w:rPr>
            </w:pPr>
            <w:r w:rsidDel="00000000" w:rsidR="00000000" w:rsidRPr="00000000">
              <w:rPr>
                <w:sz w:val="18"/>
                <w:szCs w:val="18"/>
                <w:rtl w:val="0"/>
              </w:rPr>
              <w:t xml:space="preserve">Applicant Name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3">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4">
            <w:pPr>
              <w:spacing w:after="0" w:lineRule="auto"/>
              <w:ind w:left="0" w:right="-45.59055118110223" w:firstLine="0"/>
              <w:rPr>
                <w:sz w:val="18"/>
                <w:szCs w:val="18"/>
              </w:rPr>
            </w:pPr>
            <w:r w:rsidDel="00000000" w:rsidR="00000000" w:rsidRPr="00000000">
              <w:rPr>
                <w:sz w:val="18"/>
                <w:szCs w:val="18"/>
                <w:rtl w:val="0"/>
              </w:rPr>
              <w:t xml:space="preserve">VARCHAR2(250)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5">
            <w:pPr>
              <w:spacing w:after="0" w:lineRule="auto"/>
              <w:ind w:left="0" w:right="-45.59055118110223" w:firstLine="0"/>
              <w:rPr>
                <w:sz w:val="18"/>
                <w:szCs w:val="18"/>
              </w:rPr>
            </w:pPr>
            <w:r w:rsidDel="00000000" w:rsidR="00000000" w:rsidRPr="00000000">
              <w:rPr>
                <w:sz w:val="18"/>
                <w:szCs w:val="18"/>
                <w:rtl w:val="0"/>
              </w:rPr>
              <w:t xml:space="preserve">From sales key in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6">
            <w:pPr>
              <w:spacing w:after="0" w:lineRule="auto"/>
              <w:ind w:left="0" w:right="-45.59055118110223" w:firstLine="0"/>
              <w:rPr>
                <w:sz w:val="18"/>
                <w:szCs w:val="18"/>
              </w:rPr>
            </w:pPr>
            <w:r w:rsidDel="00000000" w:rsidR="00000000" w:rsidRPr="00000000">
              <w:rPr>
                <w:sz w:val="18"/>
                <w:szCs w:val="18"/>
                <w:rtl w:val="0"/>
              </w:rPr>
              <w:t xml:space="preserve">Applicant  Name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7">
            <w:pPr>
              <w:spacing w:after="0" w:lineRule="auto"/>
              <w:ind w:left="0" w:right="-45.59055118110223" w:firstLine="0"/>
              <w:rPr>
                <w:sz w:val="18"/>
                <w:szCs w:val="18"/>
              </w:rPr>
            </w:pPr>
            <w:r w:rsidDel="00000000" w:rsidR="00000000" w:rsidRPr="00000000">
              <w:rPr>
                <w:sz w:val="18"/>
                <w:szCs w:val="18"/>
                <w:rtl w:val="0"/>
              </w:rPr>
              <w:t xml:space="preserve"> </w:t>
            </w:r>
          </w:p>
        </w:tc>
      </w:tr>
      <w:tr>
        <w:trPr>
          <w:cantSplit w:val="0"/>
          <w:trHeight w:val="312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98">
            <w:pPr>
              <w:spacing w:after="0" w:lineRule="auto"/>
              <w:ind w:left="0" w:right="-45.59055118110223" w:firstLine="0"/>
              <w:rPr>
                <w:sz w:val="18"/>
                <w:szCs w:val="18"/>
              </w:rPr>
            </w:pPr>
            <w:r w:rsidDel="00000000" w:rsidR="00000000" w:rsidRPr="00000000">
              <w:rPr>
                <w:sz w:val="18"/>
                <w:szCs w:val="18"/>
                <w:rtl w:val="0"/>
              </w:rPr>
              <w:t xml:space="preserve">Aging</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99">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9A">
            <w:pPr>
              <w:spacing w:after="0" w:lineRule="auto"/>
              <w:ind w:left="0" w:right="-45.59055118110223" w:firstLine="0"/>
              <w:rPr>
                <w:sz w:val="18"/>
                <w:szCs w:val="18"/>
              </w:rPr>
            </w:pPr>
            <w:r w:rsidDel="00000000" w:rsidR="00000000" w:rsidRPr="00000000">
              <w:rPr>
                <w:sz w:val="18"/>
                <w:szCs w:val="18"/>
                <w:rtl w:val="0"/>
              </w:rPr>
              <w:t xml:space="preserve">VARCHAR2(3)</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9B">
            <w:pPr>
              <w:spacing w:after="0" w:lineRule="auto"/>
              <w:ind w:left="0" w:right="-45.59055118110223" w:firstLine="0"/>
              <w:rPr>
                <w:sz w:val="18"/>
                <w:szCs w:val="18"/>
              </w:rPr>
            </w:pPr>
            <w:r w:rsidDel="00000000" w:rsidR="00000000" w:rsidRPr="00000000">
              <w:rPr>
                <w:sz w:val="18"/>
                <w:szCs w:val="18"/>
                <w:rtl w:val="0"/>
              </w:rPr>
              <w:t xml:space="preserve">Only for FBR/FBT and status equals "Disbursed Pending Post Maintenance" or "Disbursed Pending Post Authorization" display Aging value.</w:t>
            </w:r>
          </w:p>
          <w:p w:rsidR="00000000" w:rsidDel="00000000" w:rsidP="00000000" w:rsidRDefault="00000000" w:rsidRPr="00000000" w14:paraId="0000079C">
            <w:pPr>
              <w:spacing w:after="0" w:lineRule="auto"/>
              <w:ind w:left="0" w:right="-45.59055118110223" w:firstLine="0"/>
              <w:rPr>
                <w:sz w:val="18"/>
                <w:szCs w:val="18"/>
              </w:rPr>
            </w:pPr>
            <w:r w:rsidDel="00000000" w:rsidR="00000000" w:rsidRPr="00000000">
              <w:rPr>
                <w:sz w:val="18"/>
                <w:szCs w:val="18"/>
                <w:rtl w:val="0"/>
              </w:rPr>
              <w:t xml:space="preserve">Aging value = Current date - Funding date + 1</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9D">
            <w:pPr>
              <w:spacing w:after="0" w:lineRule="auto"/>
              <w:ind w:left="0" w:right="-45.59055118110223" w:firstLine="0"/>
              <w:rPr>
                <w:sz w:val="18"/>
                <w:szCs w:val="18"/>
              </w:rPr>
            </w:pPr>
            <w:r w:rsidDel="00000000" w:rsidR="00000000" w:rsidRPr="00000000">
              <w:rPr>
                <w:sz w:val="18"/>
                <w:szCs w:val="18"/>
                <w:rtl w:val="0"/>
              </w:rPr>
              <w:t xml:space="preserve">Aging</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9E">
            <w:pPr>
              <w:spacing w:after="0" w:lineRule="auto"/>
              <w:ind w:left="0" w:right="-45.59055118110223" w:firstLine="0"/>
              <w:rPr>
                <w:sz w:val="18"/>
                <w:szCs w:val="18"/>
              </w:rPr>
            </w:pPr>
            <w:r w:rsidDel="00000000" w:rsidR="00000000" w:rsidRPr="00000000">
              <w:rPr>
                <w:sz w:val="18"/>
                <w:szCs w:val="18"/>
                <w:rtl w:val="0"/>
              </w:rPr>
              <w:t xml:space="preserve">10</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F">
            <w:pPr>
              <w:spacing w:after="0" w:lineRule="auto"/>
              <w:ind w:left="0" w:right="-45.59055118110223" w:firstLine="0"/>
              <w:rPr>
                <w:sz w:val="18"/>
                <w:szCs w:val="18"/>
              </w:rPr>
            </w:pPr>
            <w:r w:rsidDel="00000000" w:rsidR="00000000" w:rsidRPr="00000000">
              <w:rPr>
                <w:sz w:val="18"/>
                <w:szCs w:val="18"/>
                <w:rtl w:val="0"/>
              </w:rPr>
              <w:t xml:space="preserve">Product / Amount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0">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1">
            <w:pPr>
              <w:spacing w:after="0" w:lineRule="auto"/>
              <w:ind w:left="0" w:right="-45.59055118110223" w:firstLine="0"/>
              <w:rPr>
                <w:sz w:val="18"/>
                <w:szCs w:val="18"/>
              </w:rPr>
            </w:pPr>
            <w:r w:rsidDel="00000000" w:rsidR="00000000" w:rsidRPr="00000000">
              <w:rPr>
                <w:sz w:val="18"/>
                <w:szCs w:val="18"/>
                <w:rtl w:val="0"/>
              </w:rPr>
              <w:t xml:space="preserve">VARCHAR2(30)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2">
            <w:pPr>
              <w:spacing w:after="0" w:lineRule="auto"/>
              <w:ind w:left="0" w:right="-45.59055118110223"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spacing w:after="0" w:lineRule="auto"/>
              <w:ind w:left="0" w:right="-45.59055118110223" w:firstLine="0"/>
              <w:rPr>
                <w:sz w:val="18"/>
                <w:szCs w:val="18"/>
              </w:rPr>
            </w:pPr>
            <w:r w:rsidDel="00000000" w:rsidR="00000000" w:rsidRPr="00000000">
              <w:rPr>
                <w:sz w:val="18"/>
                <w:szCs w:val="18"/>
                <w:rtl w:val="0"/>
              </w:rPr>
              <w:t xml:space="preserve">Product  / Amount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4">
            <w:pPr>
              <w:spacing w:after="0" w:lineRule="auto"/>
              <w:ind w:left="0" w:right="-45.59055118110223" w:firstLine="0"/>
              <w:rPr>
                <w:sz w:val="18"/>
                <w:szCs w:val="18"/>
              </w:rPr>
            </w:pPr>
            <w:r w:rsidDel="00000000" w:rsidR="00000000" w:rsidRPr="00000000">
              <w:rPr>
                <w:sz w:val="18"/>
                <w:szCs w:val="18"/>
                <w:rtl w:val="0"/>
              </w:rPr>
              <w:t xml:space="preserve">VIUP  (MYR 50,000.00)</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5">
            <w:pPr>
              <w:spacing w:after="0" w:lineRule="auto"/>
              <w:ind w:left="0" w:right="-45.59055118110223" w:firstLine="0"/>
              <w:rPr>
                <w:sz w:val="18"/>
                <w:szCs w:val="18"/>
              </w:rPr>
            </w:pPr>
            <w:r w:rsidDel="00000000" w:rsidR="00000000" w:rsidRPr="00000000">
              <w:rPr>
                <w:sz w:val="18"/>
                <w:szCs w:val="18"/>
                <w:rtl w:val="0"/>
              </w:rPr>
              <w:t xml:space="preserve">Delivery Channel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6">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7">
            <w:pPr>
              <w:spacing w:after="0" w:lineRule="auto"/>
              <w:ind w:left="0" w:right="-45.59055118110223" w:firstLine="0"/>
              <w:rPr>
                <w:sz w:val="18"/>
                <w:szCs w:val="18"/>
              </w:rPr>
            </w:pPr>
            <w:r w:rsidDel="00000000" w:rsidR="00000000" w:rsidRPr="00000000">
              <w:rPr>
                <w:sz w:val="18"/>
                <w:szCs w:val="18"/>
                <w:rtl w:val="0"/>
              </w:rPr>
              <w:t xml:space="preserve">VARCHAR2(5)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8">
            <w:pPr>
              <w:spacing w:after="0" w:lineRule="auto"/>
              <w:ind w:left="0" w:right="-45.59055118110223" w:firstLine="0"/>
              <w:rPr>
                <w:sz w:val="18"/>
                <w:szCs w:val="18"/>
              </w:rPr>
            </w:pPr>
            <w:r w:rsidDel="00000000" w:rsidR="00000000" w:rsidRPr="00000000">
              <w:rPr>
                <w:sz w:val="18"/>
                <w:szCs w:val="18"/>
                <w:rtl w:val="0"/>
              </w:rPr>
              <w:t xml:space="preserve">From sales key in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9">
            <w:pPr>
              <w:spacing w:after="0" w:lineRule="auto"/>
              <w:ind w:left="0" w:right="-45.59055118110223"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A">
            <w:pPr>
              <w:spacing w:after="0" w:lineRule="auto"/>
              <w:ind w:left="0" w:right="-45.59055118110223" w:firstLine="0"/>
              <w:rPr>
                <w:sz w:val="18"/>
                <w:szCs w:val="18"/>
              </w:rPr>
            </w:pPr>
            <w:r w:rsidDel="00000000" w:rsidR="00000000" w:rsidRPr="00000000">
              <w:rPr>
                <w:sz w:val="18"/>
                <w:szCs w:val="18"/>
                <w:rtl w:val="0"/>
              </w:rPr>
              <w:t xml:space="preserve">H05</w:t>
            </w:r>
          </w:p>
        </w:tc>
      </w:tr>
      <w:tr>
        <w:trPr>
          <w:cantSplit w:val="0"/>
          <w:trHeight w:val="8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AB">
            <w:pPr>
              <w:spacing w:after="0" w:lineRule="auto"/>
              <w:ind w:left="0" w:right="-45.59055118110223" w:firstLine="0"/>
              <w:rPr>
                <w:sz w:val="18"/>
                <w:szCs w:val="18"/>
              </w:rPr>
            </w:pPr>
            <w:r w:rsidDel="00000000" w:rsidR="00000000" w:rsidRPr="00000000">
              <w:rPr>
                <w:sz w:val="18"/>
                <w:szCs w:val="18"/>
                <w:rtl w:val="0"/>
              </w:rPr>
              <w:t xml:space="preserve">OCR Status</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AC">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AD">
            <w:pPr>
              <w:spacing w:after="0" w:lineRule="auto"/>
              <w:ind w:left="0" w:right="-45.59055118110223" w:firstLine="0"/>
              <w:rPr>
                <w:sz w:val="18"/>
                <w:szCs w:val="18"/>
              </w:rPr>
            </w:pPr>
            <w:r w:rsidDel="00000000" w:rsidR="00000000" w:rsidRPr="00000000">
              <w:rPr>
                <w:sz w:val="18"/>
                <w:szCs w:val="18"/>
                <w:rtl w:val="0"/>
              </w:rPr>
              <w:t xml:space="preserve">VARCHAR2(5)</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AE">
            <w:pPr>
              <w:spacing w:after="0" w:lineRule="auto"/>
              <w:ind w:left="0" w:right="-45.59055118110223" w:firstLine="0"/>
              <w:rPr>
                <w:sz w:val="18"/>
                <w:szCs w:val="18"/>
              </w:rPr>
            </w:pPr>
            <w:r w:rsidDel="00000000" w:rsidR="00000000" w:rsidRPr="00000000">
              <w:rPr>
                <w:sz w:val="18"/>
                <w:szCs w:val="18"/>
                <w:rtl w:val="0"/>
              </w:rPr>
              <w:t xml:space="preserve">Finish-green</w:t>
            </w:r>
          </w:p>
          <w:p w:rsidR="00000000" w:rsidDel="00000000" w:rsidP="00000000" w:rsidRDefault="00000000" w:rsidRPr="00000000" w14:paraId="000007AF">
            <w:pPr>
              <w:spacing w:after="0" w:lineRule="auto"/>
              <w:ind w:left="0" w:right="-45.59055118110223" w:firstLine="0"/>
              <w:rPr>
                <w:sz w:val="18"/>
                <w:szCs w:val="18"/>
              </w:rPr>
            </w:pPr>
            <w:r w:rsidDel="00000000" w:rsidR="00000000" w:rsidRPr="00000000">
              <w:rPr>
                <w:sz w:val="18"/>
                <w:szCs w:val="18"/>
                <w:rtl w:val="0"/>
              </w:rPr>
              <w:t xml:space="preserve">Processing-yellow</w:t>
            </w:r>
          </w:p>
          <w:p w:rsidR="00000000" w:rsidDel="00000000" w:rsidP="00000000" w:rsidRDefault="00000000" w:rsidRPr="00000000" w14:paraId="000007B0">
            <w:pPr>
              <w:spacing w:after="0" w:lineRule="auto"/>
              <w:ind w:left="0" w:right="-45.59055118110223" w:firstLine="0"/>
              <w:rPr>
                <w:sz w:val="18"/>
                <w:szCs w:val="18"/>
              </w:rPr>
            </w:pPr>
            <w:r w:rsidDel="00000000" w:rsidR="00000000" w:rsidRPr="00000000">
              <w:rPr>
                <w:sz w:val="18"/>
                <w:szCs w:val="18"/>
                <w:rtl w:val="0"/>
              </w:rPr>
              <w:t xml:space="preserve">Failed-red</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B1">
            <w:pPr>
              <w:spacing w:after="0" w:lineRule="auto"/>
              <w:ind w:left="0" w:right="-45.59055118110223" w:firstLine="0"/>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B2">
            <w:pPr>
              <w:spacing w:after="0" w:lineRule="auto"/>
              <w:ind w:left="0" w:right="-45.59055118110223" w:firstLine="0"/>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14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3">
            <w:pPr>
              <w:spacing w:after="0" w:lineRule="auto"/>
              <w:ind w:left="0" w:right="-45.59055118110223" w:firstLine="0"/>
              <w:rPr>
                <w:sz w:val="18"/>
                <w:szCs w:val="18"/>
              </w:rPr>
            </w:pPr>
            <w:r w:rsidDel="00000000" w:rsidR="00000000" w:rsidRPr="00000000">
              <w:rPr>
                <w:sz w:val="18"/>
                <w:szCs w:val="18"/>
                <w:rtl w:val="0"/>
              </w:rPr>
              <w:t xml:space="preserve">E-Acceptance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4">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5">
            <w:pPr>
              <w:spacing w:after="0" w:lineRule="auto"/>
              <w:ind w:left="0" w:right="-45.59055118110223" w:firstLine="0"/>
              <w:rPr>
                <w:sz w:val="18"/>
                <w:szCs w:val="18"/>
              </w:rPr>
            </w:pPr>
            <w:r w:rsidDel="00000000" w:rsidR="00000000" w:rsidRPr="00000000">
              <w:rPr>
                <w:sz w:val="18"/>
                <w:szCs w:val="18"/>
                <w:rtl w:val="0"/>
              </w:rPr>
              <w:t xml:space="preserve">VARCHAR2(10)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6">
            <w:pPr>
              <w:spacing w:after="0" w:lineRule="auto"/>
              <w:ind w:left="0" w:right="-45.59055118110223" w:firstLine="0"/>
              <w:rPr>
                <w:sz w:val="18"/>
                <w:szCs w:val="18"/>
              </w:rPr>
            </w:pPr>
            <w:r w:rsidDel="00000000" w:rsidR="00000000" w:rsidRPr="00000000">
              <w:rPr>
                <w:sz w:val="18"/>
                <w:szCs w:val="18"/>
                <w:rtl w:val="0"/>
              </w:rPr>
              <w:t xml:space="preserve">Completed /Manual /’empty’. If non-manual and incomplete, leave empty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7">
            <w:pPr>
              <w:spacing w:after="0" w:lineRule="auto"/>
              <w:ind w:left="0" w:right="-45.59055118110223"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8">
            <w:pPr>
              <w:spacing w:after="0" w:lineRule="auto"/>
              <w:ind w:left="0" w:right="-45.59055118110223" w:firstLine="0"/>
              <w:rPr>
                <w:sz w:val="18"/>
                <w:szCs w:val="18"/>
              </w:rPr>
            </w:pPr>
            <w:r w:rsidDel="00000000" w:rsidR="00000000" w:rsidRPr="00000000">
              <w:rPr>
                <w:sz w:val="18"/>
                <w:szCs w:val="18"/>
                <w:rtl w:val="0"/>
              </w:rPr>
              <w:t xml:space="preserve">Completed</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9">
            <w:pPr>
              <w:spacing w:after="0" w:lineRule="auto"/>
              <w:ind w:left="0" w:right="-45.59055118110223" w:firstLine="0"/>
              <w:rPr>
                <w:sz w:val="18"/>
                <w:szCs w:val="18"/>
              </w:rPr>
            </w:pPr>
            <w:r w:rsidDel="00000000" w:rsidR="00000000" w:rsidRPr="00000000">
              <w:rPr>
                <w:sz w:val="18"/>
                <w:szCs w:val="18"/>
                <w:rtl w:val="0"/>
              </w:rPr>
              <w:t xml:space="preserve">Region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A">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B">
            <w:pPr>
              <w:spacing w:after="0" w:lineRule="auto"/>
              <w:ind w:left="0" w:right="-45.59055118110223" w:firstLine="0"/>
              <w:rPr>
                <w:sz w:val="18"/>
                <w:szCs w:val="18"/>
              </w:rPr>
            </w:pPr>
            <w:r w:rsidDel="00000000" w:rsidR="00000000" w:rsidRPr="00000000">
              <w:rPr>
                <w:sz w:val="18"/>
                <w:szCs w:val="18"/>
                <w:rtl w:val="0"/>
              </w:rPr>
              <w:t xml:space="preserve">VARCHAR2(2)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C">
            <w:pPr>
              <w:spacing w:after="0" w:lineRule="auto"/>
              <w:ind w:left="0" w:right="-45.59055118110223" w:firstLine="0"/>
              <w:rPr>
                <w:sz w:val="18"/>
                <w:szCs w:val="18"/>
              </w:rPr>
            </w:pPr>
            <w:r w:rsidDel="00000000" w:rsidR="00000000" w:rsidRPr="00000000">
              <w:rPr>
                <w:sz w:val="18"/>
                <w:szCs w:val="18"/>
                <w:rtl w:val="0"/>
              </w:rPr>
              <w:t xml:space="preserve">WM/EM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D">
            <w:pPr>
              <w:spacing w:after="0" w:lineRule="auto"/>
              <w:ind w:left="0" w:right="-45.59055118110223"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E">
            <w:pPr>
              <w:spacing w:after="0" w:lineRule="auto"/>
              <w:ind w:left="0" w:right="-45.59055118110223" w:firstLine="0"/>
              <w:rPr>
                <w:sz w:val="18"/>
                <w:szCs w:val="18"/>
              </w:rPr>
            </w:pPr>
            <w:r w:rsidDel="00000000" w:rsidR="00000000" w:rsidRPr="00000000">
              <w:rPr>
                <w:sz w:val="18"/>
                <w:szCs w:val="18"/>
                <w:rtl w:val="0"/>
              </w:rPr>
              <w:t xml:space="preserve">WM-west Malaysia</w:t>
            </w:r>
          </w:p>
          <w:p w:rsidR="00000000" w:rsidDel="00000000" w:rsidP="00000000" w:rsidRDefault="00000000" w:rsidRPr="00000000" w14:paraId="000007BF">
            <w:pPr>
              <w:spacing w:after="0" w:lineRule="auto"/>
              <w:ind w:left="0" w:right="-45.59055118110223" w:firstLine="0"/>
              <w:rPr>
                <w:sz w:val="18"/>
                <w:szCs w:val="18"/>
              </w:rPr>
            </w:pPr>
            <w:r w:rsidDel="00000000" w:rsidR="00000000" w:rsidRPr="00000000">
              <w:rPr>
                <w:sz w:val="18"/>
                <w:szCs w:val="18"/>
                <w:rtl w:val="0"/>
              </w:rPr>
              <w:t xml:space="preserve">EM-East Malaysia</w:t>
            </w:r>
          </w:p>
        </w:tc>
      </w:tr>
      <w:tr>
        <w:trPr>
          <w:cantSplit w:val="0"/>
          <w:trHeight w:val="436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C0">
            <w:pPr>
              <w:spacing w:after="0" w:lineRule="auto"/>
              <w:ind w:left="0" w:right="-45.59055118110223" w:firstLine="0"/>
              <w:rPr>
                <w:sz w:val="18"/>
                <w:szCs w:val="18"/>
              </w:rPr>
            </w:pPr>
            <w:r w:rsidDel="00000000" w:rsidR="00000000" w:rsidRPr="00000000">
              <w:rPr>
                <w:sz w:val="18"/>
                <w:szCs w:val="18"/>
                <w:rtl w:val="0"/>
              </w:rPr>
              <w:t xml:space="preserve">Elapsed Time</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C1">
            <w:pPr>
              <w:spacing w:after="0" w:lineRule="auto"/>
              <w:ind w:left="0" w:right="-45.59055118110223" w:firstLine="0"/>
              <w:rPr>
                <w:sz w:val="18"/>
                <w:szCs w:val="18"/>
              </w:rPr>
            </w:pPr>
            <w:r w:rsidDel="00000000" w:rsidR="00000000" w:rsidRPr="00000000">
              <w:rPr>
                <w:sz w:val="18"/>
                <w:szCs w:val="18"/>
                <w:rtl w:val="0"/>
              </w:rPr>
              <w:t xml:space="preserve">Display</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C2">
            <w:pPr>
              <w:spacing w:after="0" w:lineRule="auto"/>
              <w:ind w:left="0" w:right="-45.59055118110223" w:firstLine="0"/>
              <w:rPr>
                <w:sz w:val="18"/>
                <w:szCs w:val="18"/>
              </w:rPr>
            </w:pPr>
            <w:r w:rsidDel="00000000" w:rsidR="00000000" w:rsidRPr="00000000">
              <w:rPr>
                <w:sz w:val="18"/>
                <w:szCs w:val="18"/>
                <w:rtl w:val="0"/>
              </w:rPr>
              <w:t xml:space="preserve">VARCHAR2(5)</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C3">
            <w:pPr>
              <w:spacing w:after="0" w:lineRule="auto"/>
              <w:ind w:left="0" w:right="-45.59055118110223" w:firstLine="0"/>
              <w:rPr>
                <w:sz w:val="18"/>
                <w:szCs w:val="18"/>
              </w:rPr>
            </w:pPr>
            <w:r w:rsidDel="00000000" w:rsidR="00000000" w:rsidRPr="00000000">
              <w:rPr>
                <w:rFonts w:ascii="Arial Unicode MS" w:cs="Arial Unicode MS" w:eastAsia="Arial Unicode MS" w:hAnsi="Arial Unicode MS"/>
                <w:sz w:val="18"/>
                <w:szCs w:val="18"/>
                <w:rtl w:val="0"/>
              </w:rPr>
              <w:t xml:space="preserve">In user todolist, equals to current datetime - assignate datetime；In application pool, equals to current datetime - datetime on which this application turn into current status.</w:t>
            </w:r>
          </w:p>
          <w:p w:rsidR="00000000" w:rsidDel="00000000" w:rsidP="00000000" w:rsidRDefault="00000000" w:rsidRPr="00000000" w14:paraId="000007C4">
            <w:pPr>
              <w:spacing w:after="0" w:lineRule="auto"/>
              <w:ind w:left="0" w:right="-45.59055118110223" w:firstLine="0"/>
              <w:rPr>
                <w:sz w:val="18"/>
                <w:szCs w:val="18"/>
              </w:rPr>
            </w:pPr>
            <w:r w:rsidDel="00000000" w:rsidR="00000000" w:rsidRPr="00000000">
              <w:rPr>
                <w:sz w:val="18"/>
                <w:szCs w:val="18"/>
                <w:rtl w:val="0"/>
              </w:rPr>
              <w:t xml:space="preserve">Transfer to X hours.</w:t>
            </w:r>
          </w:p>
          <w:p w:rsidR="00000000" w:rsidDel="00000000" w:rsidP="00000000" w:rsidRDefault="00000000" w:rsidRPr="00000000" w14:paraId="000007C5">
            <w:pPr>
              <w:spacing w:after="0" w:lineRule="auto"/>
              <w:ind w:left="0" w:right="-45.59055118110223" w:firstLine="0"/>
              <w:rPr>
                <w:sz w:val="18"/>
                <w:szCs w:val="18"/>
              </w:rPr>
            </w:pPr>
            <w:r w:rsidDel="00000000" w:rsidR="00000000" w:rsidRPr="00000000">
              <w:rPr>
                <w:sz w:val="18"/>
                <w:szCs w:val="18"/>
                <w:rtl w:val="0"/>
              </w:rPr>
              <w:t xml:space="preserve">Round up to the nearest hour.</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C6">
            <w:pPr>
              <w:spacing w:after="0" w:lineRule="auto"/>
              <w:ind w:left="0" w:right="-45.59055118110223" w:firstLine="0"/>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7C7">
            <w:pPr>
              <w:spacing w:after="0" w:lineRule="auto"/>
              <w:ind w:left="0" w:right="-45.59055118110223" w:firstLine="0"/>
              <w:rPr>
                <w:sz w:val="18"/>
                <w:szCs w:val="18"/>
              </w:rPr>
            </w:pPr>
            <w:r w:rsidDel="00000000" w:rsidR="00000000" w:rsidRPr="00000000">
              <w:rPr>
                <w:sz w:val="18"/>
                <w:szCs w:val="18"/>
                <w:rtl w:val="0"/>
              </w:rPr>
              <w:t xml:space="preserve">24</w:t>
            </w:r>
          </w:p>
        </w:tc>
      </w:tr>
    </w:tbl>
    <w:p w:rsidR="00000000" w:rsidDel="00000000" w:rsidP="00000000" w:rsidRDefault="00000000" w:rsidRPr="00000000" w14:paraId="000007C8">
      <w:pPr>
        <w:spacing w:after="0" w:lineRule="auto"/>
        <w:ind w:left="16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7C9">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Display by Queue​: new, rework</w:t>
      </w:r>
    </w:p>
    <w:p w:rsidR="00000000" w:rsidDel="00000000" w:rsidP="00000000" w:rsidRDefault="00000000" w:rsidRPr="00000000" w14:paraId="000007CA">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associated tab shall be hidden when no cases exist in its queue.</w:t>
      </w:r>
    </w:p>
    <w:p w:rsidR="00000000" w:rsidDel="00000000" w:rsidP="00000000" w:rsidRDefault="00000000" w:rsidRPr="00000000" w14:paraId="000007CB">
      <w:pPr>
        <w:spacing w:after="0" w:lineRule="auto"/>
        <w:ind w:left="2000" w:hanging="3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Action in Display list:</w:t>
      </w:r>
    </w:p>
    <w:p w:rsidR="00000000" w:rsidDel="00000000" w:rsidP="00000000" w:rsidRDefault="00000000" w:rsidRPr="00000000" w14:paraId="000007CC">
      <w:pPr>
        <w:spacing w:after="0" w:lineRule="auto"/>
        <w:rPr>
          <w:sz w:val="21"/>
          <w:szCs w:val="21"/>
        </w:rPr>
      </w:pPr>
      <w:r w:rsidDel="00000000" w:rsidR="00000000" w:rsidRPr="00000000">
        <w:rPr>
          <w:sz w:val="21"/>
          <w:szCs w:val="21"/>
          <w:rtl w:val="0"/>
        </w:rPr>
        <w:t xml:space="preserve"> </w:t>
      </w:r>
    </w:p>
    <w:tbl>
      <w:tblPr>
        <w:tblStyle w:val="Table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230"/>
        <w:tblGridChange w:id="0">
          <w:tblGrid>
            <w:gridCol w:w="4590"/>
            <w:gridCol w:w="423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CD">
            <w:pPr>
              <w:spacing w:after="0" w:lineRule="auto"/>
              <w:rPr>
                <w:b w:val="1"/>
                <w:bCs w:val="1"/>
                <w:sz w:val="18"/>
                <w:szCs w:val="18"/>
              </w:rPr>
            </w:pPr>
            <w:r w:rsidDel="00000000" w:rsidR="00000000" w:rsidRPr="00000000">
              <w:rPr>
                <w:b w:val="1"/>
                <w:bCs w:val="1"/>
                <w:sz w:val="18"/>
                <w:szCs w:val="18"/>
                <w:rtl w:val="0"/>
              </w:rPr>
              <w:t xml:space="preserve">Action in Display List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7CE">
            <w:pPr>
              <w:spacing w:after="0" w:lineRule="auto"/>
              <w:rPr>
                <w:b w:val="1"/>
                <w:bCs w:val="1"/>
                <w:sz w:val="18"/>
                <w:szCs w:val="18"/>
              </w:rPr>
            </w:pPr>
            <w:r w:rsidDel="00000000" w:rsidR="00000000" w:rsidRPr="00000000">
              <w:rPr>
                <w:b w:val="1"/>
                <w:bCs w:val="1"/>
                <w:sz w:val="18"/>
                <w:szCs w:val="18"/>
                <w:rtl w:val="0"/>
              </w:rPr>
              <w:t xml:space="preserve">Role</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F">
            <w:pPr>
              <w:spacing w:after="0" w:lineRule="auto"/>
              <w:rPr>
                <w:sz w:val="18"/>
                <w:szCs w:val="18"/>
              </w:rPr>
            </w:pPr>
            <w:r w:rsidDel="00000000" w:rsidR="00000000" w:rsidRPr="00000000">
              <w:rPr>
                <w:sz w:val="18"/>
                <w:szCs w:val="18"/>
                <w:rtl w:val="0"/>
              </w:rPr>
              <w:t xml:space="preserve">View Details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0">
            <w:pPr>
              <w:spacing w:after="0" w:lineRule="auto"/>
              <w:rPr>
                <w:sz w:val="18"/>
                <w:szCs w:val="18"/>
              </w:rPr>
            </w:pPr>
            <w:r w:rsidDel="00000000" w:rsidR="00000000" w:rsidRPr="00000000">
              <w:rPr>
                <w:sz w:val="18"/>
                <w:szCs w:val="18"/>
                <w:rtl w:val="0"/>
              </w:rPr>
              <w:t xml:space="preserve">ALL</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1">
            <w:pPr>
              <w:spacing w:after="0" w:lineRule="auto"/>
              <w:rPr>
                <w:sz w:val="18"/>
                <w:szCs w:val="18"/>
              </w:rPr>
            </w:pPr>
            <w:r w:rsidDel="00000000" w:rsidR="00000000" w:rsidRPr="00000000">
              <w:rPr>
                <w:sz w:val="18"/>
                <w:szCs w:val="18"/>
                <w:rtl w:val="0"/>
              </w:rPr>
              <w:t xml:space="preserve">Reassign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2">
            <w:pPr>
              <w:spacing w:after="0" w:lineRule="auto"/>
              <w:rPr>
                <w:sz w:val="18"/>
                <w:szCs w:val="18"/>
              </w:rPr>
            </w:pPr>
            <w:r w:rsidDel="00000000" w:rsidR="00000000" w:rsidRPr="00000000">
              <w:rPr>
                <w:sz w:val="18"/>
                <w:szCs w:val="18"/>
                <w:rtl w:val="0"/>
              </w:rPr>
              <w:t xml:space="preserve">Manager  Only</w:t>
            </w:r>
          </w:p>
        </w:tc>
      </w:tr>
    </w:tbl>
    <w:p w:rsidR="00000000" w:rsidDel="00000000" w:rsidP="00000000" w:rsidRDefault="00000000" w:rsidRPr="00000000" w14:paraId="000007D3">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7D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kdkus212jyg4" w:id="134"/>
      <w:bookmarkEnd w:id="134"/>
      <w:r w:rsidDel="00000000" w:rsidR="00000000" w:rsidRPr="00000000">
        <w:rPr>
          <w:sz w:val="22"/>
          <w:szCs w:val="22"/>
          <w:rtl w:val="0"/>
        </w:rPr>
        <w:t xml:space="preserve">12.3.</w:t>
      </w:r>
      <w:r w:rsidDel="00000000" w:rsidR="00000000" w:rsidRPr="00000000">
        <w:rPr>
          <w:sz w:val="22"/>
          <w:szCs w:val="22"/>
          <w:rtl w:val="0"/>
        </w:rPr>
        <w:t xml:space="preserve">  </w:t>
      </w:r>
      <w:r w:rsidDel="00000000" w:rsidR="00000000" w:rsidRPr="00000000">
        <w:rPr>
          <w:sz w:val="22"/>
          <w:szCs w:val="22"/>
          <w:rtl w:val="0"/>
        </w:rPr>
        <w:t xml:space="preserve">Post-Agreement Overdue Reminder</w:t>
      </w:r>
    </w:p>
    <w:p w:rsidR="00000000" w:rsidDel="00000000" w:rsidP="00000000" w:rsidRDefault="00000000" w:rsidRPr="00000000" w14:paraId="000007D5">
      <w:pPr>
        <w:spacing w:after="60" w:before="60" w:lineRule="auto"/>
        <w:ind w:left="84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 </w:t>
      </w:r>
      <w:r w:rsidDel="00000000" w:rsidR="00000000" w:rsidRPr="00000000">
        <w:rPr>
          <w:b w:val="1"/>
          <w:bCs w:val="1"/>
          <w:sz w:val="21"/>
          <w:szCs w:val="21"/>
          <w:rtl w:val="0"/>
        </w:rPr>
        <w:t xml:space="preserve">I WANT </w:t>
      </w:r>
      <w:r w:rsidDel="00000000" w:rsidR="00000000" w:rsidRPr="00000000">
        <w:rPr>
          <w:sz w:val="21"/>
          <w:szCs w:val="21"/>
          <w:rtl w:val="0"/>
        </w:rPr>
        <w:t xml:space="preserve">Prominently prompt warning information if the number of days that have passed from the agreement date of the current loan application to the current date is exceeds X days (where X is a system-defined parameter), </w:t>
      </w:r>
      <w:r w:rsidDel="00000000" w:rsidR="00000000" w:rsidRPr="00000000">
        <w:rPr>
          <w:b w:val="1"/>
          <w:bCs w:val="1"/>
          <w:sz w:val="21"/>
          <w:szCs w:val="21"/>
          <w:rtl w:val="0"/>
        </w:rPr>
        <w:t xml:space="preserve">IN ORDER TO</w:t>
      </w:r>
      <w:r w:rsidDel="00000000" w:rsidR="00000000" w:rsidRPr="00000000">
        <w:rPr>
          <w:sz w:val="21"/>
          <w:szCs w:val="21"/>
          <w:rtl w:val="0"/>
        </w:rPr>
        <w:t xml:space="preserve"> assess whether disbursement can proceed</w:t>
      </w:r>
    </w:p>
    <w:p w:rsidR="00000000" w:rsidDel="00000000" w:rsidP="00000000" w:rsidRDefault="00000000" w:rsidRPr="00000000" w14:paraId="000007D6">
      <w:pPr>
        <w:spacing w:after="0" w:before="60" w:lineRule="auto"/>
        <w:ind w:left="1720" w:hanging="44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Business Rule</w:t>
      </w:r>
    </w:p>
    <w:p w:rsidR="00000000" w:rsidDel="00000000" w:rsidP="00000000" w:rsidRDefault="00000000" w:rsidRPr="00000000" w14:paraId="000007D7">
      <w:pPr>
        <w:spacing w:after="0" w:lineRule="auto"/>
        <w:ind w:left="2160" w:hanging="44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user select a case in CRA To Do List or </w:t>
      </w:r>
      <w:r w:rsidDel="00000000" w:rsidR="00000000" w:rsidRPr="00000000">
        <w:rPr>
          <w:b w:val="1"/>
          <w:bCs w:val="1"/>
          <w:rtl w:val="0"/>
        </w:rPr>
        <w:t xml:space="preserve">Queue Query, </w:t>
      </w:r>
      <w:r w:rsidDel="00000000" w:rsidR="00000000" w:rsidRPr="00000000">
        <w:rPr>
          <w:rtl w:val="0"/>
        </w:rPr>
        <w:t xml:space="preserve">system prompt warning to user if current date is X days(</w:t>
      </w:r>
      <w:r w:rsidDel="00000000" w:rsidR="00000000" w:rsidRPr="00000000">
        <w:rPr>
          <w:sz w:val="21"/>
          <w:szCs w:val="21"/>
          <w:rtl w:val="0"/>
        </w:rPr>
        <w:t xml:space="preserve">The system initializes the overdue threshold (X) to </w:t>
      </w:r>
      <w:r w:rsidDel="00000000" w:rsidR="00000000" w:rsidRPr="00000000">
        <w:rPr>
          <w:b w:val="1"/>
          <w:bCs w:val="1"/>
          <w:sz w:val="21"/>
          <w:szCs w:val="21"/>
          <w:rtl w:val="0"/>
        </w:rPr>
        <w:t xml:space="preserve">5 days</w:t>
      </w:r>
      <w:r w:rsidDel="00000000" w:rsidR="00000000" w:rsidRPr="00000000">
        <w:rPr>
          <w:sz w:val="21"/>
          <w:szCs w:val="21"/>
          <w:rtl w:val="0"/>
        </w:rPr>
        <w:t xml:space="preserve">.</w:t>
      </w:r>
      <w:r w:rsidDel="00000000" w:rsidR="00000000" w:rsidRPr="00000000">
        <w:rPr>
          <w:rtl w:val="0"/>
        </w:rPr>
        <w:t xml:space="preserve">) after the agreement date of the corresponding application.</w:t>
      </w:r>
    </w:p>
    <w:p w:rsidR="00000000" w:rsidDel="00000000" w:rsidP="00000000" w:rsidRDefault="00000000" w:rsidRPr="00000000" w14:paraId="000007D8">
      <w:pPr>
        <w:spacing w:after="0" w:lineRule="auto"/>
        <w:ind w:left="2160" w:hanging="44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is configurable, refer to “Parameter Management - Post-agreement Overdue Reminder Parameter”</w:t>
      </w:r>
    </w:p>
    <w:p w:rsidR="00000000" w:rsidDel="00000000" w:rsidP="00000000" w:rsidRDefault="00000000" w:rsidRPr="00000000" w14:paraId="000007D9">
      <w:pPr>
        <w:spacing w:after="60" w:lineRule="auto"/>
        <w:ind w:left="2160" w:hanging="44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prompt is only suitable for manual acceptance applications.</w:t>
      </w:r>
    </w:p>
    <w:p w:rsidR="00000000" w:rsidDel="00000000" w:rsidP="00000000" w:rsidRDefault="00000000" w:rsidRPr="00000000" w14:paraId="000007DA">
      <w:pPr>
        <w:spacing w:after="60" w:before="60" w:lineRule="auto"/>
        <w:rPr/>
      </w:pPr>
      <w:r w:rsidDel="00000000" w:rsidR="00000000" w:rsidRPr="00000000">
        <w:rPr>
          <w:rtl w:val="0"/>
        </w:rPr>
        <w:t xml:space="preserve"> </w:t>
      </w:r>
    </w:p>
    <w:p w:rsidR="00000000" w:rsidDel="00000000" w:rsidP="00000000" w:rsidRDefault="00000000" w:rsidRPr="00000000" w14:paraId="000007D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qh0rrkrv2ac3" w:id="135"/>
      <w:bookmarkEnd w:id="135"/>
      <w:r w:rsidDel="00000000" w:rsidR="00000000" w:rsidRPr="00000000">
        <w:rPr>
          <w:sz w:val="22"/>
          <w:szCs w:val="22"/>
          <w:rtl w:val="0"/>
        </w:rPr>
        <w:t xml:space="preserve">12.4. Post-Approval Overdue Reminder</w:t>
      </w:r>
    </w:p>
    <w:p w:rsidR="00000000" w:rsidDel="00000000" w:rsidP="00000000" w:rsidRDefault="00000000" w:rsidRPr="00000000" w14:paraId="000007DC">
      <w:pPr>
        <w:spacing w:after="60" w:before="60" w:lineRule="auto"/>
        <w:ind w:left="84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 </w:t>
      </w:r>
      <w:r w:rsidDel="00000000" w:rsidR="00000000" w:rsidRPr="00000000">
        <w:rPr>
          <w:b w:val="1"/>
          <w:bCs w:val="1"/>
          <w:sz w:val="21"/>
          <w:szCs w:val="21"/>
          <w:rtl w:val="0"/>
        </w:rPr>
        <w:t xml:space="preserve">I WANT </w:t>
      </w:r>
      <w:r w:rsidDel="00000000" w:rsidR="00000000" w:rsidRPr="00000000">
        <w:rPr>
          <w:sz w:val="21"/>
          <w:szCs w:val="21"/>
          <w:rtl w:val="0"/>
        </w:rPr>
        <w:t xml:space="preserve">Prominently prompt warning information if the number of days that have passed from the approval date of the current loan application to the current date is exceeds X days (where X is a system-defined parameter), </w:t>
      </w:r>
      <w:r w:rsidDel="00000000" w:rsidR="00000000" w:rsidRPr="00000000">
        <w:rPr>
          <w:b w:val="1"/>
          <w:bCs w:val="1"/>
          <w:sz w:val="21"/>
          <w:szCs w:val="21"/>
          <w:rtl w:val="0"/>
        </w:rPr>
        <w:t xml:space="preserve">IN ORDER TO</w:t>
      </w:r>
      <w:r w:rsidDel="00000000" w:rsidR="00000000" w:rsidRPr="00000000">
        <w:rPr>
          <w:sz w:val="21"/>
          <w:szCs w:val="21"/>
          <w:rtl w:val="0"/>
        </w:rPr>
        <w:t xml:space="preserve"> assess whether disbursement can proceed.</w:t>
      </w:r>
    </w:p>
    <w:p w:rsidR="00000000" w:rsidDel="00000000" w:rsidP="00000000" w:rsidRDefault="00000000" w:rsidRPr="00000000" w14:paraId="000007DD">
      <w:pPr>
        <w:spacing w:after="0" w:before="60" w:lineRule="auto"/>
        <w:ind w:left="1720" w:hanging="44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Business Rule</w:t>
      </w:r>
    </w:p>
    <w:p w:rsidR="00000000" w:rsidDel="00000000" w:rsidP="00000000" w:rsidRDefault="00000000" w:rsidRPr="00000000" w14:paraId="000007DE">
      <w:pPr>
        <w:spacing w:after="0" w:lineRule="auto"/>
        <w:ind w:left="2160" w:hanging="44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user select a case in CRA To Do List or </w:t>
      </w:r>
      <w:r w:rsidDel="00000000" w:rsidR="00000000" w:rsidRPr="00000000">
        <w:rPr>
          <w:b w:val="1"/>
          <w:bCs w:val="1"/>
          <w:rtl w:val="0"/>
        </w:rPr>
        <w:t xml:space="preserve">Queue Query, </w:t>
      </w:r>
      <w:r w:rsidDel="00000000" w:rsidR="00000000" w:rsidRPr="00000000">
        <w:rPr>
          <w:rtl w:val="0"/>
        </w:rPr>
        <w:t xml:space="preserve">system prompt warning to user if current date is X days(</w:t>
      </w:r>
      <w:r w:rsidDel="00000000" w:rsidR="00000000" w:rsidRPr="00000000">
        <w:rPr>
          <w:sz w:val="21"/>
          <w:szCs w:val="21"/>
          <w:rtl w:val="0"/>
        </w:rPr>
        <w:t xml:space="preserve">The system initializes the overdue threshold (X) to </w:t>
      </w:r>
      <w:r w:rsidDel="00000000" w:rsidR="00000000" w:rsidRPr="00000000">
        <w:rPr>
          <w:b w:val="1"/>
          <w:bCs w:val="1"/>
          <w:sz w:val="21"/>
          <w:szCs w:val="21"/>
          <w:rtl w:val="0"/>
        </w:rPr>
        <w:t xml:space="preserve">90 days</w:t>
      </w:r>
      <w:r w:rsidDel="00000000" w:rsidR="00000000" w:rsidRPr="00000000">
        <w:rPr>
          <w:sz w:val="21"/>
          <w:szCs w:val="21"/>
          <w:rtl w:val="0"/>
        </w:rPr>
        <w:t xml:space="preserve">.</w:t>
      </w:r>
      <w:r w:rsidDel="00000000" w:rsidR="00000000" w:rsidRPr="00000000">
        <w:rPr>
          <w:rtl w:val="0"/>
        </w:rPr>
        <w:t xml:space="preserve">) after 1</w:t>
      </w:r>
      <w:r w:rsidDel="00000000" w:rsidR="00000000" w:rsidRPr="00000000">
        <w:rPr>
          <w:vertAlign w:val="superscript"/>
          <w:rtl w:val="0"/>
        </w:rPr>
        <w:t xml:space="preserve">st</w:t>
      </w:r>
      <w:r w:rsidDel="00000000" w:rsidR="00000000" w:rsidRPr="00000000">
        <w:rPr>
          <w:rtl w:val="0"/>
        </w:rPr>
        <w:t xml:space="preserve"> approval date of the corresponding application.</w:t>
      </w:r>
    </w:p>
    <w:p w:rsidR="00000000" w:rsidDel="00000000" w:rsidP="00000000" w:rsidRDefault="00000000" w:rsidRPr="00000000" w14:paraId="000007DF">
      <w:pPr>
        <w:spacing w:after="0" w:lineRule="auto"/>
        <w:ind w:left="2160" w:hanging="44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Warning Message:</w:t>
      </w:r>
      <w:r w:rsidDel="00000000" w:rsidR="00000000" w:rsidRPr="00000000">
        <w:rPr>
          <w:rtl w:val="0"/>
        </w:rPr>
        <w:t xml:space="preserve"> Loan approval has exceeded the maximum validity period. Do you want to continue reviewing this application?</w:t>
      </w:r>
    </w:p>
    <w:p w:rsidR="00000000" w:rsidDel="00000000" w:rsidP="00000000" w:rsidRDefault="00000000" w:rsidRPr="00000000" w14:paraId="000007E0">
      <w:pPr>
        <w:spacing w:after="0" w:lineRule="auto"/>
        <w:ind w:left="2160" w:hanging="440"/>
        <w:rPr/>
      </w:pPr>
      <w:r w:rsidDel="00000000" w:rsidR="00000000" w:rsidRPr="00000000">
        <w:rPr>
          <w:rtl w:val="0"/>
        </w:rPr>
      </w:r>
    </w:p>
    <w:p w:rsidR="00000000" w:rsidDel="00000000" w:rsidP="00000000" w:rsidRDefault="00000000" w:rsidRPr="00000000" w14:paraId="000007E1">
      <w:pPr>
        <w:spacing w:after="0" w:lineRule="auto"/>
        <w:ind w:left="0" w:firstLine="0"/>
        <w:rPr/>
      </w:pPr>
      <w:r w:rsidDel="00000000" w:rsidR="00000000" w:rsidRPr="00000000">
        <w:rPr/>
        <w:drawing>
          <wp:inline distB="114300" distT="114300" distL="114300" distR="114300">
            <wp:extent cx="6675120" cy="3124200"/>
            <wp:effectExtent b="0" l="0" r="0" t="0"/>
            <wp:docPr id="52" name="image69.png"/>
            <a:graphic>
              <a:graphicData uri="http://schemas.openxmlformats.org/drawingml/2006/picture">
                <pic:pic>
                  <pic:nvPicPr>
                    <pic:cNvPr id="0" name="image69.png"/>
                    <pic:cNvPicPr preferRelativeResize="0"/>
                  </pic:nvPicPr>
                  <pic:blipFill>
                    <a:blip r:embed="rId62"/>
                    <a:srcRect b="0" l="0" r="0" t="0"/>
                    <a:stretch>
                      <a:fillRect/>
                    </a:stretch>
                  </pic:blipFill>
                  <pic:spPr>
                    <a:xfrm>
                      <a:off x="0" y="0"/>
                      <a:ext cx="667512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spacing w:after="0" w:lineRule="auto"/>
        <w:jc w:val="center"/>
        <w:rPr/>
      </w:pPr>
      <w:r w:rsidDel="00000000" w:rsidR="00000000" w:rsidRPr="00000000">
        <w:rPr>
          <w:rtl w:val="0"/>
        </w:rPr>
      </w:r>
    </w:p>
    <w:p w:rsidR="00000000" w:rsidDel="00000000" w:rsidP="00000000" w:rsidRDefault="00000000" w:rsidRPr="00000000" w14:paraId="000007E3">
      <w:pPr>
        <w:spacing w:after="60" w:lineRule="auto"/>
        <w:ind w:left="2160" w:hanging="44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is configurable, refer to “Parameter Management - Post-Approval Overdue Reminder Parameter”</w:t>
      </w:r>
    </w:p>
    <w:p w:rsidR="00000000" w:rsidDel="00000000" w:rsidP="00000000" w:rsidRDefault="00000000" w:rsidRPr="00000000" w14:paraId="000007E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ci6qmrt22o8f" w:id="136"/>
      <w:bookmarkEnd w:id="136"/>
      <w:r w:rsidDel="00000000" w:rsidR="00000000" w:rsidRPr="00000000">
        <w:rPr>
          <w:sz w:val="22"/>
          <w:szCs w:val="22"/>
          <w:rtl w:val="0"/>
        </w:rPr>
        <w:t xml:space="preserve">12.5. Trigger Lodgment</w:t>
      </w:r>
    </w:p>
    <w:p w:rsidR="00000000" w:rsidDel="00000000" w:rsidP="00000000" w:rsidRDefault="00000000" w:rsidRPr="00000000" w14:paraId="000007E5">
      <w:pPr>
        <w:spacing w:after="60" w:before="60" w:lineRule="auto"/>
        <w:ind w:left="840" w:firstLine="420"/>
        <w:rPr>
          <w:color w:val="444746"/>
          <w:sz w:val="21"/>
          <w:szCs w:val="21"/>
        </w:rPr>
      </w:pPr>
      <w:r w:rsidDel="00000000" w:rsidR="00000000" w:rsidRPr="00000000">
        <w:rPr>
          <w:b w:val="1"/>
          <w:bCs w:val="1"/>
          <w:rtl w:val="0"/>
        </w:rPr>
        <w:t xml:space="preserve">AS </w:t>
      </w:r>
      <w:r w:rsidDel="00000000" w:rsidR="00000000" w:rsidRPr="00000000">
        <w:rPr>
          <w:rtl w:val="0"/>
        </w:rPr>
        <w:t xml:space="preserve">CRA Team and sales</w:t>
      </w:r>
      <w:r w:rsidDel="00000000" w:rsidR="00000000" w:rsidRPr="00000000">
        <w:rPr>
          <w:b w:val="1"/>
          <w:bCs w:val="1"/>
          <w:rtl w:val="0"/>
        </w:rPr>
        <w:t xml:space="preserve"> I WANT </w:t>
      </w:r>
      <w:r w:rsidDel="00000000" w:rsidR="00000000" w:rsidRPr="00000000">
        <w:rPr>
          <w:sz w:val="21"/>
          <w:szCs w:val="21"/>
          <w:rtl w:val="0"/>
        </w:rPr>
        <w:t xml:space="preserve">System support to do lodgment, </w:t>
      </w:r>
      <w:r w:rsidDel="00000000" w:rsidR="00000000" w:rsidRPr="00000000">
        <w:rPr>
          <w:b w:val="1"/>
          <w:bCs w:val="1"/>
          <w:sz w:val="21"/>
          <w:szCs w:val="21"/>
          <w:rtl w:val="0"/>
        </w:rPr>
        <w:t xml:space="preserve">IN ORDER THAT </w:t>
      </w:r>
      <w:r w:rsidDel="00000000" w:rsidR="00000000" w:rsidRPr="00000000">
        <w:rPr>
          <w:sz w:val="21"/>
          <w:szCs w:val="21"/>
          <w:rtl w:val="0"/>
        </w:rPr>
        <w:t xml:space="preserve"> </w:t>
      </w:r>
      <w:r w:rsidDel="00000000" w:rsidR="00000000" w:rsidRPr="00000000">
        <w:rPr>
          <w:color w:val="444746"/>
          <w:sz w:val="21"/>
          <w:szCs w:val="21"/>
          <w:rtl w:val="0"/>
        </w:rPr>
        <w:t xml:space="preserve">System auto populate details for fields in the FIS lodgement screen.</w:t>
      </w:r>
    </w:p>
    <w:p w:rsidR="00000000" w:rsidDel="00000000" w:rsidP="00000000" w:rsidRDefault="00000000" w:rsidRPr="00000000" w14:paraId="000007E6">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User page</w:t>
      </w:r>
    </w:p>
    <w:p w:rsidR="00000000" w:rsidDel="00000000" w:rsidP="00000000" w:rsidRDefault="00000000" w:rsidRPr="00000000" w14:paraId="000007E7">
      <w:pPr>
        <w:spacing w:after="0" w:lineRule="auto"/>
        <w:ind w:left="1740" w:hanging="4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User enter trigger lodgment page</w:t>
      </w:r>
    </w:p>
    <w:p w:rsidR="00000000" w:rsidDel="00000000" w:rsidP="00000000" w:rsidRDefault="00000000" w:rsidRPr="00000000" w14:paraId="000007E8">
      <w:pPr>
        <w:spacing w:after="0" w:lineRule="auto"/>
        <w:ind w:left="720" w:firstLine="720"/>
        <w:rPr>
          <w:sz w:val="21"/>
          <w:szCs w:val="21"/>
        </w:rPr>
      </w:pPr>
      <w:r w:rsidDel="00000000" w:rsidR="00000000" w:rsidRPr="00000000">
        <w:rPr>
          <w:b w:val="1"/>
          <w:bCs w:val="1"/>
          <w:sz w:val="21"/>
          <w:szCs w:val="21"/>
          <w:rtl w:val="0"/>
        </w:rPr>
        <w:t xml:space="preserve">a)  </w:t>
      </w:r>
      <w:r w:rsidDel="00000000" w:rsidR="00000000" w:rsidRPr="00000000">
        <w:rPr>
          <w:sz w:val="21"/>
          <w:szCs w:val="21"/>
          <w:rtl w:val="0"/>
        </w:rPr>
        <w:t xml:space="preserve">Page Entry Point: Common Function -&gt; E-Hakmilik -&gt; Add/View</w:t>
      </w:r>
    </w:p>
    <w:p w:rsidR="00000000" w:rsidDel="00000000" w:rsidP="00000000" w:rsidRDefault="00000000" w:rsidRPr="00000000" w14:paraId="000007E9">
      <w:pPr>
        <w:spacing w:after="0" w:lineRule="auto"/>
        <w:ind w:left="1800" w:hanging="360"/>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System checks if </w:t>
      </w:r>
      <w:r w:rsidDel="00000000" w:rsidR="00000000" w:rsidRPr="00000000">
        <w:rPr>
          <w:rtl w:val="0"/>
        </w:rPr>
        <w:t xml:space="preserve">EHAK_LODGEMENT_SWITCH is OFF, prompt ”E-Haklimik lodgment is out of service, please try later.”</w:t>
      </w:r>
    </w:p>
    <w:p w:rsidR="00000000" w:rsidDel="00000000" w:rsidP="00000000" w:rsidRDefault="00000000" w:rsidRPr="00000000" w14:paraId="000007EA">
      <w:pPr>
        <w:spacing w:after="0" w:lineRule="auto"/>
        <w:ind w:left="1740" w:hanging="4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User start to trigger lodgment from the key in App Ref No.</w:t>
      </w:r>
    </w:p>
    <w:p w:rsidR="00000000" w:rsidDel="00000000" w:rsidP="00000000" w:rsidRDefault="00000000" w:rsidRPr="00000000" w14:paraId="000007EB">
      <w:pPr>
        <w:spacing w:after="0" w:lineRule="auto"/>
        <w:ind w:left="1800" w:hanging="360"/>
        <w:rPr>
          <w:sz w:val="21"/>
          <w:szCs w:val="21"/>
        </w:rPr>
      </w:pPr>
      <w:r w:rsidDel="00000000" w:rsidR="00000000" w:rsidRPr="00000000">
        <w:rPr>
          <w:b w:val="1"/>
          <w:bCs w:val="1"/>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User input App Ref No., system retrieve application information from data base and auto populate. Auto populate rules refer to</w:t>
      </w:r>
      <w:r w:rsidDel="00000000" w:rsidR="00000000" w:rsidRPr="00000000">
        <w:rPr>
          <w:b w:val="1"/>
          <w:bCs w:val="1"/>
          <w:sz w:val="21"/>
          <w:szCs w:val="21"/>
          <w:rtl w:val="0"/>
        </w:rPr>
        <w:t xml:space="preserve"> “File list” </w:t>
      </w:r>
      <w:r w:rsidDel="00000000" w:rsidR="00000000" w:rsidRPr="00000000">
        <w:rPr>
          <w:sz w:val="21"/>
          <w:szCs w:val="21"/>
          <w:rtl w:val="0"/>
        </w:rPr>
        <w:t xml:space="preserve">below</w:t>
      </w:r>
    </w:p>
    <w:p w:rsidR="00000000" w:rsidDel="00000000" w:rsidP="00000000" w:rsidRDefault="00000000" w:rsidRPr="00000000" w14:paraId="000007EC">
      <w:pPr>
        <w:spacing w:after="0" w:lineRule="auto"/>
        <w:ind w:left="18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dealer of the corresponding application is a non-panel dealer, the system prompts “Non-panel dealer detected, please confirm First Deposit Receipt Provided”.</w:t>
      </w:r>
    </w:p>
    <w:p w:rsidR="00000000" w:rsidDel="00000000" w:rsidP="00000000" w:rsidRDefault="00000000" w:rsidRPr="00000000" w14:paraId="000007ED">
      <w:pPr>
        <w:spacing w:after="0" w:lineRule="auto"/>
        <w:ind w:left="1740" w:hanging="4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Trigger Lodgment page</w:t>
      </w:r>
    </w:p>
    <w:p w:rsidR="00000000" w:rsidDel="00000000" w:rsidP="00000000" w:rsidRDefault="00000000" w:rsidRPr="00000000" w14:paraId="000007EE">
      <w:pPr>
        <w:spacing w:after="0" w:lineRule="auto"/>
        <w:ind w:left="0" w:firstLine="0"/>
        <w:rPr>
          <w:b w:val="1"/>
          <w:bCs w:val="1"/>
          <w:sz w:val="21"/>
          <w:szCs w:val="21"/>
        </w:rPr>
      </w:pPr>
      <w:r w:rsidDel="00000000" w:rsidR="00000000" w:rsidRPr="00000000">
        <w:rPr>
          <w:b w:val="1"/>
          <w:bCs w:val="1"/>
          <w:sz w:val="21"/>
          <w:szCs w:val="21"/>
        </w:rPr>
        <w:drawing>
          <wp:inline distB="114300" distT="114300" distL="114300" distR="114300">
            <wp:extent cx="6675120" cy="3175000"/>
            <wp:effectExtent b="0" l="0" r="0" t="0"/>
            <wp:docPr id="17"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667512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spacing w:after="0"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7F0">
      <w:pPr>
        <w:spacing w:after="0" w:lineRule="auto"/>
        <w:ind w:left="1740" w:hanging="4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f1f1f"/>
          <w:sz w:val="21"/>
          <w:szCs w:val="21"/>
          <w:rtl w:val="0"/>
        </w:rPr>
        <w:t xml:space="preserve">E-Hakmilik and Inquiry</w:t>
      </w:r>
      <w:r w:rsidDel="00000000" w:rsidR="00000000" w:rsidRPr="00000000">
        <w:rPr>
          <w:rtl w:val="0"/>
        </w:rPr>
      </w:r>
    </w:p>
    <w:p w:rsidR="00000000" w:rsidDel="00000000" w:rsidP="00000000" w:rsidRDefault="00000000" w:rsidRPr="00000000" w14:paraId="000007F1">
      <w:pPr>
        <w:spacing w:after="0" w:lineRule="auto"/>
        <w:ind w:left="860" w:firstLine="580"/>
        <w:rPr>
          <w:b w:val="1"/>
          <w:bCs w:val="1"/>
          <w:sz w:val="21"/>
          <w:szCs w:val="21"/>
        </w:rPr>
      </w:pPr>
      <w:r w:rsidDel="00000000" w:rsidR="00000000" w:rsidRPr="00000000">
        <w:rPr>
          <w:b w:val="1"/>
          <w:bCs w:val="1"/>
          <w:sz w:val="21"/>
          <w:szCs w:val="21"/>
          <w:rtl w:val="0"/>
        </w:rPr>
        <w:t xml:space="preserve">Note:</w:t>
      </w:r>
    </w:p>
    <w:p w:rsidR="00000000" w:rsidDel="00000000" w:rsidP="00000000" w:rsidRDefault="00000000" w:rsidRPr="00000000" w14:paraId="000007F2">
      <w:pPr>
        <w:spacing w:after="0" w:lineRule="auto"/>
        <w:ind w:left="252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Besides the filter conditions displayed in the following demo picture, additional “App Ref No.” needed.</w:t>
      </w:r>
    </w:p>
    <w:p w:rsidR="00000000" w:rsidDel="00000000" w:rsidP="00000000" w:rsidRDefault="00000000" w:rsidRPr="00000000" w14:paraId="000007F3">
      <w:pPr>
        <w:spacing w:after="0" w:lineRule="auto"/>
        <w:ind w:left="252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After query, system support use to “Download” e-hakmilik slip in pdf version</w:t>
      </w:r>
    </w:p>
    <w:p w:rsidR="00000000" w:rsidDel="00000000" w:rsidP="00000000" w:rsidRDefault="00000000" w:rsidRPr="00000000" w14:paraId="000007F4">
      <w:pPr>
        <w:spacing w:after="0" w:lineRule="auto"/>
        <w:rPr>
          <w:sz w:val="21"/>
          <w:szCs w:val="21"/>
        </w:rPr>
      </w:pPr>
      <w:r w:rsidDel="00000000" w:rsidR="00000000" w:rsidRPr="00000000">
        <w:rPr>
          <w:sz w:val="21"/>
          <w:szCs w:val="21"/>
        </w:rPr>
        <w:drawing>
          <wp:inline distB="114300" distT="114300" distL="114300" distR="114300">
            <wp:extent cx="6675120" cy="2565400"/>
            <wp:effectExtent b="0" l="0" r="0" t="0"/>
            <wp:docPr id="38"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667512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spacing w:after="0" w:lineRule="auto"/>
        <w:ind w:left="1600" w:hanging="360"/>
        <w:rPr>
          <w:b w:val="1"/>
          <w:bCs w:val="1"/>
          <w:sz w:val="21"/>
          <w:szCs w:val="21"/>
        </w:rPr>
      </w:pPr>
      <w:r w:rsidDel="00000000" w:rsidR="00000000" w:rsidRPr="00000000">
        <w:rPr>
          <w:b w:val="1"/>
          <w:bCs w:val="1"/>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Field list</w:t>
      </w:r>
      <w:r w:rsidDel="00000000" w:rsidR="00000000" w:rsidRPr="00000000">
        <w:rPr>
          <w:rtl w:val="0"/>
        </w:rPr>
      </w:r>
    </w:p>
    <w:tbl>
      <w:tblPr>
        <w:tblStyle w:val="Table2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485"/>
        <w:gridCol w:w="4770"/>
        <w:gridCol w:w="240"/>
        <w:gridCol w:w="240"/>
        <w:tblGridChange w:id="0">
          <w:tblGrid>
            <w:gridCol w:w="2310"/>
            <w:gridCol w:w="1485"/>
            <w:gridCol w:w="4770"/>
            <w:gridCol w:w="240"/>
            <w:gridCol w:w="240"/>
          </w:tblGrid>
        </w:tblGridChange>
      </w:tblGrid>
      <w:tr>
        <w:trPr>
          <w:cantSplit w:val="0"/>
          <w:trHeight w:val="770" w:hRule="atLeast"/>
          <w:tblHeader w:val="0"/>
        </w:trPr>
        <w:tc>
          <w:tcPr>
            <w:vMerge w:val="restart"/>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7F6">
            <w:pPr>
              <w:spacing w:after="0" w:line="240" w:lineRule="auto"/>
              <w:ind w:left="0" w:right="-25.98425196850357" w:firstLine="0"/>
              <w:jc w:val="center"/>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7F7">
            <w:pPr>
              <w:spacing w:after="0" w:line="240" w:lineRule="auto"/>
              <w:ind w:left="0" w:right="-25.98425196850357" w:firstLine="0"/>
              <w:jc w:val="center"/>
              <w:rPr>
                <w:b w:val="1"/>
                <w:bCs w:val="1"/>
              </w:rPr>
            </w:pPr>
            <w:r w:rsidDel="00000000" w:rsidR="00000000" w:rsidRPr="00000000">
              <w:rPr>
                <w:b w:val="1"/>
                <w:bCs w:val="1"/>
                <w:rtl w:val="0"/>
              </w:rPr>
              <w:t xml:space="preserve">Mandatory</w:t>
            </w:r>
          </w:p>
        </w:tc>
        <w:tc>
          <w:tcPr>
            <w:vMerge w:val="restart"/>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7F8">
            <w:pPr>
              <w:spacing w:after="0" w:line="240" w:lineRule="auto"/>
              <w:ind w:left="0" w:right="-25.98425196850357" w:firstLine="0"/>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F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FA">
            <w:pPr>
              <w:ind w:left="360" w:firstLine="0"/>
              <w:rPr/>
            </w:pPr>
            <w:r w:rsidDel="00000000" w:rsidR="00000000" w:rsidRPr="00000000">
              <w:rPr>
                <w:rtl w:val="0"/>
              </w:rPr>
            </w:r>
          </w:p>
        </w:tc>
      </w:tr>
      <w:tr>
        <w:trPr>
          <w:cantSplit w:val="0"/>
          <w:trHeight w:val="7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FB">
            <w:pPr>
              <w:ind w:left="3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7FC">
            <w:pPr>
              <w:spacing w:after="0" w:line="240" w:lineRule="auto"/>
              <w:ind w:left="0" w:right="-25.98425196850357" w:firstLine="0"/>
              <w:jc w:val="center"/>
              <w:rPr>
                <w:b w:val="1"/>
                <w:bCs w:val="1"/>
              </w:rPr>
            </w:pPr>
            <w:r w:rsidDel="00000000" w:rsidR="00000000" w:rsidRPr="00000000">
              <w:rPr>
                <w:b w:val="1"/>
                <w:bCs w:val="1"/>
                <w:rtl w:val="0"/>
              </w:rPr>
              <w:t xml:space="preserve">(Not null)</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FD">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F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FF">
            <w:pPr>
              <w:ind w:left="360" w:firstLine="0"/>
              <w:rPr/>
            </w:pPr>
            <w:r w:rsidDel="00000000" w:rsidR="00000000" w:rsidRPr="00000000">
              <w:rPr>
                <w:rtl w:val="0"/>
              </w:rPr>
            </w:r>
          </w:p>
        </w:tc>
      </w:tr>
      <w:tr>
        <w:trPr>
          <w:cantSplit w:val="0"/>
          <w:trHeight w:val="225" w:hRule="atLeast"/>
          <w:tblHeader w:val="0"/>
        </w:trPr>
        <w:tc>
          <w:tcPr>
            <w:tcBorders>
              <w:top w:color="000000" w:space="0" w:sz="0" w:val="nil"/>
              <w:left w:color="000000" w:space="0" w:sz="5" w:val="single"/>
              <w:bottom w:color="000000" w:space="0" w:sz="0" w:val="nil"/>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0">
            <w:pPr>
              <w:spacing w:after="0" w:line="240" w:lineRule="auto"/>
              <w:ind w:left="0" w:right="-25.98425196850357" w:firstLine="0"/>
              <w:rPr/>
            </w:pPr>
            <w:r w:rsidDel="00000000" w:rsidR="00000000" w:rsidRPr="00000000">
              <w:rPr>
                <w:rtl w:val="0"/>
              </w:rPr>
              <w:t xml:space="preserve">Branch Code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01">
            <w:pPr>
              <w:spacing w:after="0" w:line="240" w:lineRule="auto"/>
              <w:ind w:left="0" w:right="-25.98425196850357" w:firstLine="0"/>
              <w:jc w:val="center"/>
              <w:rPr/>
            </w:pPr>
            <w:r w:rsidDel="00000000" w:rsidR="00000000" w:rsidRPr="00000000">
              <w:rPr>
                <w:rtl w:val="0"/>
              </w:rPr>
              <w:t xml:space="preserve">Y</w:t>
            </w:r>
          </w:p>
        </w:tc>
        <w:tc>
          <w:tcPr>
            <w:tcBorders>
              <w:top w:color="000000" w:space="0" w:sz="0" w:val="nil"/>
              <w:left w:color="000000" w:space="0" w:sz="5" w:val="single"/>
              <w:bottom w:color="000000" w:space="0" w:sz="0" w:val="nil"/>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2">
            <w:pPr>
              <w:spacing w:after="0" w:line="240" w:lineRule="auto"/>
              <w:ind w:left="0" w:right="-25.98425196850357" w:firstLine="0"/>
              <w:rPr/>
            </w:pPr>
            <w:r w:rsidDel="00000000" w:rsidR="00000000" w:rsidRPr="00000000">
              <w:rPr>
                <w:rtl w:val="0"/>
              </w:rPr>
              <w:t xml:space="preserve">Branch Code for the Ownership</w:t>
            </w:r>
          </w:p>
          <w:p w:rsidR="00000000" w:rsidDel="00000000" w:rsidP="00000000" w:rsidRDefault="00000000" w:rsidRPr="00000000" w14:paraId="00000803">
            <w:pPr>
              <w:spacing w:after="0" w:line="240" w:lineRule="auto"/>
              <w:ind w:left="0" w:right="-25.98425196850357" w:firstLine="0"/>
              <w:rPr/>
            </w:pPr>
            <w:r w:rsidDel="00000000" w:rsidR="00000000" w:rsidRPr="00000000">
              <w:rPr>
                <w:rtl w:val="0"/>
              </w:rPr>
              <w:t xml:space="preserve">Auto populate FIS Branch Code in Branch configuration.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0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5">
            <w:pPr>
              <w:ind w:left="360" w:firstLine="0"/>
              <w:rPr/>
            </w:pPr>
            <w:r w:rsidDel="00000000" w:rsidR="00000000" w:rsidRPr="00000000">
              <w:rPr>
                <w:rtl w:val="0"/>
              </w:rPr>
            </w:r>
          </w:p>
        </w:tc>
      </w:tr>
      <w:tr>
        <w:trPr>
          <w:cantSplit w:val="0"/>
          <w:trHeight w:val="1340"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6">
            <w:pPr>
              <w:spacing w:after="0" w:line="240" w:lineRule="auto"/>
              <w:ind w:left="0" w:right="-25.98425196850357" w:firstLine="0"/>
              <w:rPr/>
            </w:pPr>
            <w:r w:rsidDel="00000000" w:rsidR="00000000" w:rsidRPr="00000000">
              <w:rPr>
                <w:rtl w:val="0"/>
              </w:rPr>
              <w:t xml:space="preserve"> Claim Type</w:t>
            </w:r>
          </w:p>
        </w:tc>
        <w:tc>
          <w:tcPr>
            <w:vMerge w:val="restart"/>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7">
            <w:pPr>
              <w:spacing w:after="0" w:line="240" w:lineRule="auto"/>
              <w:ind w:left="0" w:right="-25.98425196850357" w:firstLine="0"/>
              <w:jc w:val="center"/>
              <w:rPr/>
            </w:pPr>
            <w:r w:rsidDel="00000000" w:rsidR="00000000" w:rsidRPr="00000000">
              <w:rPr>
                <w:rtl w:val="0"/>
              </w:rPr>
              <w:t xml:space="preserve">Y</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spacing w:after="0" w:line="240" w:lineRule="auto"/>
              <w:ind w:left="0" w:right="-25.98425196850357" w:firstLine="0"/>
              <w:rPr/>
            </w:pPr>
            <w:r w:rsidDel="00000000" w:rsidR="00000000" w:rsidRPr="00000000">
              <w:rPr>
                <w:rtl w:val="0"/>
              </w:rPr>
              <w:t xml:space="preserve">0: Ownership New</w:t>
            </w:r>
          </w:p>
          <w:p w:rsidR="00000000" w:rsidDel="00000000" w:rsidP="00000000" w:rsidRDefault="00000000" w:rsidRPr="00000000" w14:paraId="00000809">
            <w:pPr>
              <w:spacing w:after="0" w:line="240" w:lineRule="auto"/>
              <w:ind w:left="0" w:right="-25.98425196850357" w:firstLine="0"/>
              <w:rPr/>
            </w:pPr>
            <w:r w:rsidDel="00000000" w:rsidR="00000000" w:rsidRPr="00000000">
              <w:rPr>
                <w:rtl w:val="0"/>
              </w:rPr>
              <w:t xml:space="preserve">1: Ownership Used2: Discharge</w:t>
              <w:br w:type="textWrapping"/>
              <w:t xml:space="preserve"> Claim Type 2 is allowed only if for the same vehicle the ownership claim is available in the system.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0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B">
            <w:pPr>
              <w:ind w:left="360" w:firstLine="0"/>
              <w:rPr/>
            </w:pPr>
            <w:r w:rsidDel="00000000" w:rsidR="00000000" w:rsidRPr="00000000">
              <w:rPr>
                <w:rtl w:val="0"/>
              </w:rPr>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C">
            <w:pPr>
              <w:ind w:left="360" w:firstLine="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0D">
            <w:pPr>
              <w:ind w:left="3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E">
            <w:pPr>
              <w:spacing w:after="0" w:line="240" w:lineRule="auto"/>
              <w:ind w:left="0" w:right="-25.98425196850357" w:firstLine="0"/>
              <w:rPr/>
            </w:pPr>
            <w:r w:rsidDel="00000000" w:rsidR="00000000" w:rsidRPr="00000000">
              <w:rPr>
                <w:rtl w:val="0"/>
              </w:rPr>
              <w:t xml:space="preserve"> Auto populate based on sales input.</w:t>
            </w:r>
          </w:p>
          <w:p w:rsidR="00000000" w:rsidDel="00000000" w:rsidP="00000000" w:rsidRDefault="00000000" w:rsidRPr="00000000" w14:paraId="0000080F">
            <w:pPr>
              <w:spacing w:after="0" w:line="240" w:lineRule="auto"/>
              <w:ind w:left="0" w:right="-25.98425196850357" w:firstLine="0"/>
              <w:rPr/>
            </w:pPr>
            <w:r w:rsidDel="00000000" w:rsidR="00000000" w:rsidRPr="00000000">
              <w:rPr>
                <w:rtl w:val="0"/>
              </w:rPr>
              <w:t xml:space="preserve">Mapping rules refer to “</w:t>
            </w:r>
            <w:r w:rsidDel="00000000" w:rsidR="00000000" w:rsidRPr="00000000">
              <w:rPr>
                <w:b w:val="1"/>
                <w:bCs w:val="1"/>
                <w:sz w:val="21"/>
                <w:szCs w:val="21"/>
                <w:rtl w:val="0"/>
              </w:rPr>
              <w:t xml:space="preserve">Vehicle Status System Code Setup (FIS Claim Type) </w:t>
            </w:r>
            <w:r w:rsidDel="00000000" w:rsidR="00000000" w:rsidRPr="00000000">
              <w:rPr>
                <w:rtl w:val="0"/>
              </w:rPr>
              <w:t xml:space="preserve">” in this chapter below.</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1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1">
            <w:pPr>
              <w:ind w:left="360" w:firstLine="0"/>
              <w:rPr/>
            </w:pPr>
            <w:r w:rsidDel="00000000" w:rsidR="00000000" w:rsidRPr="00000000">
              <w:rPr>
                <w:rtl w:val="0"/>
              </w:rPr>
            </w:r>
          </w:p>
        </w:tc>
      </w:tr>
      <w:tr>
        <w:trPr>
          <w:cantSplit w:val="0"/>
          <w:trHeight w:val="1485" w:hRule="atLeast"/>
          <w:tblHeader w:val="0"/>
        </w:trPr>
        <w:tc>
          <w:tcPr>
            <w:tcBorders>
              <w:top w:color="000000" w:space="0" w:sz="0" w:val="nil"/>
              <w:left w:color="000000" w:space="0" w:sz="5" w:val="single"/>
              <w:bottom w:color="000000" w:space="0" w:sz="0" w:val="nil"/>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2">
            <w:pPr>
              <w:spacing w:after="0" w:line="240" w:lineRule="auto"/>
              <w:ind w:left="0" w:right="-25.98425196850357" w:firstLine="0"/>
              <w:rPr/>
            </w:pPr>
            <w:r w:rsidDel="00000000" w:rsidR="00000000" w:rsidRPr="00000000">
              <w:rPr>
                <w:rtl w:val="0"/>
              </w:rPr>
              <w:t xml:space="preserve">Original Company Code</w:t>
            </w:r>
          </w:p>
        </w:tc>
        <w:tc>
          <w:tcPr>
            <w:tcBorders>
              <w:top w:color="000000" w:space="0" w:sz="0" w:val="nil"/>
              <w:left w:color="000000" w:space="0" w:sz="0" w:val="nil"/>
              <w:bottom w:color="000000" w:space="0" w:sz="0" w:val="nil"/>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3">
            <w:pPr>
              <w:spacing w:after="0" w:line="240" w:lineRule="auto"/>
              <w:ind w:left="0" w:right="-25.98425196850357" w:firstLine="0"/>
              <w:jc w:val="cente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4">
            <w:pPr>
              <w:spacing w:after="0" w:line="240" w:lineRule="auto"/>
              <w:ind w:left="0" w:right="-25.98425196850357" w:firstLine="0"/>
              <w:rPr/>
            </w:pPr>
            <w:r w:rsidDel="00000000" w:rsidR="00000000" w:rsidRPr="00000000">
              <w:rPr>
                <w:rtl w:val="0"/>
              </w:rPr>
              <w:t xml:space="preserve">Applies only for Claim Type = 2 and if the company is a newly merged with another.</w:t>
              <w:br w:type="textWrapping"/>
              <w:t xml:space="preserve"> Provide the original FIS Assigned Company Code, that had issued the Ownership claim of this vehicle.</w:t>
            </w:r>
          </w:p>
          <w:p w:rsidR="00000000" w:rsidDel="00000000" w:rsidP="00000000" w:rsidRDefault="00000000" w:rsidRPr="00000000" w14:paraId="00000815">
            <w:pPr>
              <w:spacing w:after="0" w:line="240" w:lineRule="auto"/>
              <w:ind w:left="0" w:right="-25.98425196850357" w:firstLine="0"/>
              <w:rPr/>
            </w:pPr>
            <w:r w:rsidDel="00000000" w:rsidR="00000000" w:rsidRPr="00000000">
              <w:rPr>
                <w:rtl w:val="0"/>
              </w:rPr>
              <w:t xml:space="preserve">Interface field, not display.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1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7">
            <w:pPr>
              <w:ind w:left="360" w:firstLine="0"/>
              <w:rPr/>
            </w:pPr>
            <w:r w:rsidDel="00000000" w:rsidR="00000000" w:rsidRPr="00000000">
              <w:rPr>
                <w:rtl w:val="0"/>
              </w:rPr>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8">
            <w:pPr>
              <w:spacing w:after="0" w:line="240" w:lineRule="auto"/>
              <w:ind w:left="0" w:right="-25.98425196850357" w:firstLine="0"/>
              <w:rPr/>
            </w:pPr>
            <w:r w:rsidDel="00000000" w:rsidR="00000000" w:rsidRPr="00000000">
              <w:rPr>
                <w:rtl w:val="0"/>
              </w:rPr>
              <w:t xml:space="preserve">Vehicle Type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9">
            <w:pPr>
              <w:spacing w:after="0" w:line="240" w:lineRule="auto"/>
              <w:ind w:left="0" w:right="-25.98425196850357" w:firstLine="0"/>
              <w:jc w:val="center"/>
              <w:rPr/>
            </w:pPr>
            <w:r w:rsidDel="00000000" w:rsidR="00000000" w:rsidRPr="00000000">
              <w:rPr>
                <w:rtl w:val="0"/>
              </w:rPr>
              <w:t xml:space="preserve">Y</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A">
            <w:pPr>
              <w:spacing w:after="0" w:line="240" w:lineRule="auto"/>
              <w:ind w:left="0" w:right="-25.98425196850357" w:firstLine="0"/>
              <w:rPr/>
            </w:pPr>
            <w:r w:rsidDel="00000000" w:rsidR="00000000" w:rsidRPr="00000000">
              <w:rPr>
                <w:rtl w:val="0"/>
              </w:rPr>
              <w:t xml:space="preserve">V: Vehicle, M: Motor, T: Trailer</w:t>
            </w:r>
          </w:p>
          <w:p w:rsidR="00000000" w:rsidDel="00000000" w:rsidP="00000000" w:rsidRDefault="00000000" w:rsidRPr="00000000" w14:paraId="0000081B">
            <w:pPr>
              <w:spacing w:after="0" w:line="240" w:lineRule="auto"/>
              <w:ind w:left="0" w:right="-25.98425196850357" w:firstLine="0"/>
              <w:rPr/>
            </w:pPr>
            <w:r w:rsidDel="00000000" w:rsidR="00000000" w:rsidRPr="00000000">
              <w:rPr>
                <w:rtl w:val="0"/>
              </w:rPr>
              <w:t xml:space="preserve">Auto populate V</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1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D">
            <w:pPr>
              <w:ind w:left="360" w:firstLine="0"/>
              <w:rPr/>
            </w:pPr>
            <w:r w:rsidDel="00000000" w:rsidR="00000000" w:rsidRPr="00000000">
              <w:rPr>
                <w:rtl w:val="0"/>
              </w:rPr>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E">
            <w:pPr>
              <w:spacing w:after="0" w:line="240" w:lineRule="auto"/>
              <w:ind w:left="0" w:right="-25.98425196850357" w:firstLine="0"/>
              <w:rPr/>
            </w:pPr>
            <w:r w:rsidDel="00000000" w:rsidR="00000000" w:rsidRPr="00000000">
              <w:rPr>
                <w:rtl w:val="0"/>
              </w:rPr>
              <w:t xml:space="preserve">Chassis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F">
            <w:pPr>
              <w:spacing w:after="0" w:line="240" w:lineRule="auto"/>
              <w:ind w:left="0" w:right="-25.98425196850357" w:firstLine="0"/>
              <w:jc w:val="center"/>
              <w:rPr/>
            </w:pPr>
            <w:r w:rsidDel="00000000" w:rsidR="00000000" w:rsidRPr="00000000">
              <w:rPr>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0">
            <w:pPr>
              <w:spacing w:after="0" w:line="240" w:lineRule="auto"/>
              <w:ind w:left="0" w:right="-25.98425196850357" w:firstLine="0"/>
              <w:rPr/>
            </w:pPr>
            <w:r w:rsidDel="00000000" w:rsidR="00000000" w:rsidRPr="00000000">
              <w:rPr>
                <w:rtl w:val="0"/>
              </w:rPr>
              <w:t xml:space="preserve">Chassis Number need to be specified as available on the vehicle/Trailer. No spaces allowed.</w:t>
            </w:r>
          </w:p>
          <w:p w:rsidR="00000000" w:rsidDel="00000000" w:rsidP="00000000" w:rsidRDefault="00000000" w:rsidRPr="00000000" w14:paraId="00000821">
            <w:pPr>
              <w:spacing w:after="0" w:line="240" w:lineRule="auto"/>
              <w:ind w:left="0" w:right="-25.98425196850357" w:firstLine="0"/>
              <w:rPr/>
            </w:pPr>
            <w:r w:rsidDel="00000000" w:rsidR="00000000" w:rsidRPr="00000000">
              <w:rPr>
                <w:rtl w:val="0"/>
              </w:rPr>
              <w:t xml:space="preserve">Auto populate based on sales input if existing for Used/Recond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2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3">
            <w:pPr>
              <w:ind w:left="360" w:firstLine="0"/>
              <w:rPr/>
            </w:pPr>
            <w:r w:rsidDel="00000000" w:rsidR="00000000" w:rsidRPr="00000000">
              <w:rPr>
                <w:rtl w:val="0"/>
              </w:rPr>
            </w:r>
          </w:p>
        </w:tc>
      </w:tr>
      <w:tr>
        <w:trPr>
          <w:cantSplit w:val="0"/>
          <w:trHeight w:val="15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4">
            <w:pPr>
              <w:spacing w:after="0" w:line="240" w:lineRule="auto"/>
              <w:ind w:left="0" w:right="-25.98425196850357" w:firstLine="0"/>
              <w:rPr/>
            </w:pPr>
            <w:r w:rsidDel="00000000" w:rsidR="00000000" w:rsidRPr="00000000">
              <w:rPr>
                <w:rtl w:val="0"/>
              </w:rPr>
              <w:t xml:space="preserve">Engine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5">
            <w:pPr>
              <w:spacing w:after="0" w:line="240" w:lineRule="auto"/>
              <w:ind w:left="0" w:right="-25.98425196850357" w:firstLine="0"/>
              <w:jc w:val="center"/>
              <w:rPr/>
            </w:pPr>
            <w:r w:rsidDel="00000000" w:rsidR="00000000" w:rsidRPr="00000000">
              <w:rPr>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6">
            <w:pPr>
              <w:spacing w:after="0" w:line="240" w:lineRule="auto"/>
              <w:ind w:left="0" w:right="-25.98425196850357" w:firstLine="0"/>
              <w:rPr/>
            </w:pPr>
            <w:r w:rsidDel="00000000" w:rsidR="00000000" w:rsidRPr="00000000">
              <w:rPr>
                <w:rtl w:val="0"/>
              </w:rPr>
              <w:t xml:space="preserve">Engine Number need to be specified as available on the vehicle excluding spaces.</w:t>
              <w:br w:type="textWrapping"/>
              <w:t xml:space="preserve"> Engine  Number is mandatory for Vehicle Types: M and V</w:t>
            </w:r>
          </w:p>
          <w:p w:rsidR="00000000" w:rsidDel="00000000" w:rsidP="00000000" w:rsidRDefault="00000000" w:rsidRPr="00000000" w14:paraId="00000827">
            <w:pPr>
              <w:spacing w:after="0" w:line="240" w:lineRule="auto"/>
              <w:ind w:left="0" w:right="-25.98425196850357" w:firstLine="0"/>
              <w:rPr/>
            </w:pPr>
            <w:r w:rsidDel="00000000" w:rsidR="00000000" w:rsidRPr="00000000">
              <w:rPr>
                <w:rtl w:val="0"/>
              </w:rPr>
              <w:t xml:space="preserve">Auto populate based on sales input if existing for Used/Recond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2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9">
            <w:pPr>
              <w:ind w:left="360" w:firstLine="0"/>
              <w:rPr/>
            </w:pPr>
            <w:r w:rsidDel="00000000" w:rsidR="00000000" w:rsidRPr="00000000">
              <w:rPr>
                <w:rtl w:val="0"/>
              </w:rPr>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A">
            <w:pPr>
              <w:spacing w:after="0" w:line="240" w:lineRule="auto"/>
              <w:ind w:left="0" w:right="-25.98425196850357" w:firstLine="0"/>
              <w:rPr/>
            </w:pPr>
            <w:r w:rsidDel="00000000" w:rsidR="00000000" w:rsidRPr="00000000">
              <w:rPr>
                <w:rtl w:val="0"/>
              </w:rPr>
              <w:t xml:space="preserve">Registration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B">
            <w:pPr>
              <w:spacing w:after="0" w:line="240" w:lineRule="auto"/>
              <w:ind w:left="0" w:right="-25.98425196850357" w:firstLine="0"/>
              <w:jc w:val="center"/>
              <w:rPr/>
            </w:pPr>
            <w:r w:rsidDel="00000000" w:rsidR="00000000" w:rsidRPr="00000000">
              <w:rPr>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C">
            <w:pPr>
              <w:spacing w:after="0" w:line="240" w:lineRule="auto"/>
              <w:ind w:left="0" w:right="-25.98425196850357" w:firstLine="0"/>
              <w:rPr/>
            </w:pPr>
            <w:r w:rsidDel="00000000" w:rsidR="00000000" w:rsidRPr="00000000">
              <w:rPr>
                <w:rtl w:val="0"/>
              </w:rPr>
              <w:t xml:space="preserve">Registration Number of the Vehicle/Trailer.</w:t>
              <w:br w:type="textWrapping"/>
              <w:t xml:space="preserve"> Mandatory for Claim Type = 1 or 2.</w:t>
              <w:br w:type="textWrapping"/>
              <w:t xml:space="preserve"> Specify as printed on the Registration Certificate, excluding spaces.</w:t>
            </w:r>
          </w:p>
          <w:p w:rsidR="00000000" w:rsidDel="00000000" w:rsidP="00000000" w:rsidRDefault="00000000" w:rsidRPr="00000000" w14:paraId="0000082D">
            <w:pPr>
              <w:spacing w:after="0" w:line="240" w:lineRule="auto"/>
              <w:ind w:left="0" w:right="-25.98425196850357" w:firstLine="0"/>
              <w:rPr/>
            </w:pPr>
            <w:r w:rsidDel="00000000" w:rsidR="00000000" w:rsidRPr="00000000">
              <w:rPr>
                <w:rtl w:val="0"/>
              </w:rPr>
              <w:t xml:space="preserve">Auto populate based on sales input if existing for Used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2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F">
            <w:pPr>
              <w:ind w:left="360" w:firstLine="0"/>
              <w:rPr/>
            </w:pPr>
            <w:r w:rsidDel="00000000" w:rsidR="00000000" w:rsidRPr="00000000">
              <w:rPr>
                <w:rtl w:val="0"/>
              </w:rPr>
            </w:r>
          </w:p>
        </w:tc>
      </w:tr>
      <w:tr>
        <w:trPr>
          <w:cantSplit w:val="0"/>
          <w:trHeight w:val="75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0">
            <w:pPr>
              <w:spacing w:after="0" w:line="240" w:lineRule="auto"/>
              <w:ind w:left="0" w:right="-25.98425196850357" w:firstLine="0"/>
              <w:rPr/>
            </w:pPr>
            <w:r w:rsidDel="00000000" w:rsidR="00000000" w:rsidRPr="00000000">
              <w:rPr>
                <w:rtl w:val="0"/>
              </w:rPr>
              <w:t xml:space="preserve">Business Code</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1">
            <w:pPr>
              <w:spacing w:after="0" w:line="240" w:lineRule="auto"/>
              <w:ind w:left="0" w:right="-25.98425196850357" w:firstLine="0"/>
              <w:jc w:val="center"/>
              <w:rPr/>
            </w:pPr>
            <w:r w:rsidDel="00000000" w:rsidR="00000000" w:rsidRPr="00000000">
              <w:rPr>
                <w:rtl w:val="0"/>
              </w:rPr>
              <w:t xml:space="preserve">Y</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2">
            <w:pPr>
              <w:spacing w:after="0" w:line="240" w:lineRule="auto"/>
              <w:ind w:left="0" w:right="-25.98425196850357" w:firstLine="0"/>
              <w:rPr/>
            </w:pPr>
            <w:r w:rsidDel="00000000" w:rsidR="00000000" w:rsidRPr="00000000">
              <w:rPr>
                <w:rtl w:val="0"/>
              </w:rPr>
              <w:t xml:space="preserve">The business code/category code</w:t>
              <w:br w:type="textWrapping"/>
              <w:t xml:space="preserve"> 0 – Permanent Resident of Malaysia</w:t>
              <w:br w:type="textWrapping"/>
              <w:t xml:space="preserve"> 1 – Malaysian Resident</w:t>
              <w:br w:type="textWrapping"/>
              <w:t xml:space="preserve"> 2 – Police</w:t>
              <w:br w:type="textWrapping"/>
              <w:t xml:space="preserve"> 3 – Army</w:t>
              <w:br w:type="textWrapping"/>
              <w:t xml:space="preserve"> 4 – Company/Organization</w:t>
              <w:br w:type="textWrapping"/>
              <w:t xml:space="preserve"> 5 – Government</w:t>
              <w:br w:type="textWrapping"/>
              <w:t xml:space="preserve"> 6 – Statutory bodies</w:t>
              <w:br w:type="textWrapping"/>
              <w:t xml:space="preserve"> 7 – Malaysian Birth Certificate</w:t>
              <w:br w:type="textWrapping"/>
              <w:t xml:space="preserve"> 8 – Temporary ID receipt</w:t>
              <w:br w:type="textWrapping"/>
              <w:t xml:space="preserve"> 9 – Non-Citizens/Non-Residents of Malaysia</w:t>
              <w:br w:type="textWrapping"/>
              <w:t xml:space="preserve"> A – Pendatang Tanpa Izin</w:t>
              <w:br w:type="textWrapping"/>
              <w:t xml:space="preserve"> S – Penduduk Sementara</w:t>
              <w:br w:type="textWrapping"/>
              <w:t xml:space="preserve"> For Business Code 1, Either New IC No or the Old IC  Number has to be specified.</w:t>
            </w:r>
          </w:p>
          <w:p w:rsidR="00000000" w:rsidDel="00000000" w:rsidP="00000000" w:rsidRDefault="00000000" w:rsidRPr="00000000" w14:paraId="00000833">
            <w:pPr>
              <w:spacing w:after="0" w:line="240" w:lineRule="auto"/>
              <w:ind w:left="0" w:right="-25.98425196850357" w:firstLine="0"/>
              <w:rPr/>
            </w:pPr>
            <w:r w:rsidDel="00000000" w:rsidR="00000000" w:rsidRPr="00000000">
              <w:rPr>
                <w:rtl w:val="0"/>
              </w:rPr>
              <w:t xml:space="preserve">Auto populate based on sales input.</w:t>
            </w:r>
          </w:p>
          <w:p w:rsidR="00000000" w:rsidDel="00000000" w:rsidP="00000000" w:rsidRDefault="00000000" w:rsidRPr="00000000" w14:paraId="00000834">
            <w:pPr>
              <w:spacing w:after="0" w:line="240" w:lineRule="auto"/>
              <w:ind w:left="0" w:right="-25.98425196850357" w:firstLine="0"/>
              <w:rPr/>
            </w:pPr>
            <w:r w:rsidDel="00000000" w:rsidR="00000000" w:rsidRPr="00000000">
              <w:rPr>
                <w:rtl w:val="0"/>
              </w:rPr>
              <w:t xml:space="preserve">If IC type equals IC-blue, then “1”</w:t>
            </w:r>
          </w:p>
          <w:p w:rsidR="00000000" w:rsidDel="00000000" w:rsidP="00000000" w:rsidRDefault="00000000" w:rsidRPr="00000000" w14:paraId="00000835">
            <w:pPr>
              <w:spacing w:after="0" w:line="240" w:lineRule="auto"/>
              <w:ind w:left="0" w:right="-25.98425196850357" w:firstLine="0"/>
              <w:rPr/>
            </w:pPr>
            <w:r w:rsidDel="00000000" w:rsidR="00000000" w:rsidRPr="00000000">
              <w:rPr>
                <w:rtl w:val="0"/>
              </w:rPr>
              <w:t xml:space="preserve">If IC type equals SSM or Business registration number, then “4”</w:t>
            </w:r>
          </w:p>
          <w:p w:rsidR="00000000" w:rsidDel="00000000" w:rsidP="00000000" w:rsidRDefault="00000000" w:rsidRPr="00000000" w14:paraId="00000836">
            <w:pPr>
              <w:spacing w:after="0" w:line="240" w:lineRule="auto"/>
              <w:ind w:left="0" w:right="-25.98425196850357" w:firstLine="0"/>
              <w:rPr/>
            </w:pPr>
            <w:r w:rsidDel="00000000" w:rsidR="00000000" w:rsidRPr="00000000">
              <w:rPr>
                <w:rtl w:val="0"/>
              </w:rPr>
              <w:t xml:space="preserve">If IC type equals IC-red, then “0”</w:t>
            </w:r>
          </w:p>
          <w:p w:rsidR="00000000" w:rsidDel="00000000" w:rsidP="00000000" w:rsidRDefault="00000000" w:rsidRPr="00000000" w14:paraId="00000837">
            <w:pPr>
              <w:spacing w:after="0" w:line="240" w:lineRule="auto"/>
              <w:ind w:left="0" w:right="-25.98425196850357" w:firstLine="0"/>
              <w:rPr/>
            </w:pPr>
            <w:r w:rsidDel="00000000" w:rsidR="00000000" w:rsidRPr="00000000">
              <w:rPr>
                <w:rtl w:val="0"/>
              </w:rPr>
              <w:t xml:space="preserve">Otherwise not auto populate.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3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9">
            <w:pPr>
              <w:ind w:left="360" w:firstLine="0"/>
              <w:rPr/>
            </w:pPr>
            <w:r w:rsidDel="00000000" w:rsidR="00000000" w:rsidRPr="00000000">
              <w:rPr>
                <w:rtl w:val="0"/>
              </w:rPr>
            </w:r>
          </w:p>
        </w:tc>
      </w:tr>
      <w:tr>
        <w:trPr>
          <w:cantSplit w:val="0"/>
          <w:trHeight w:val="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A">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3D">
            <w:pPr>
              <w:spacing w:after="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E">
            <w:pPr>
              <w:ind w:left="360" w:firstLine="0"/>
              <w:rPr/>
            </w:pPr>
            <w:r w:rsidDel="00000000" w:rsidR="00000000" w:rsidRPr="00000000">
              <w:rPr>
                <w:rtl w:val="0"/>
              </w:rPr>
            </w:r>
          </w:p>
        </w:tc>
      </w:tr>
      <w:tr>
        <w:trPr>
          <w:cantSplit w:val="0"/>
          <w:trHeight w:val="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3F">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43">
            <w:pPr>
              <w:ind w:left="360" w:firstLine="0"/>
              <w:rPr/>
            </w:pPr>
            <w:r w:rsidDel="00000000" w:rsidR="00000000" w:rsidRPr="00000000">
              <w:rPr>
                <w:rtl w:val="0"/>
              </w:rPr>
            </w:r>
          </w:p>
        </w:tc>
      </w:tr>
      <w:tr>
        <w:trPr>
          <w:cantSplit w:val="0"/>
          <w:trHeight w:val="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4">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5">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6">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48">
            <w:pPr>
              <w:ind w:left="360" w:firstLine="0"/>
              <w:rPr/>
            </w:pPr>
            <w:r w:rsidDel="00000000" w:rsidR="00000000" w:rsidRPr="00000000">
              <w:rPr>
                <w:rtl w:val="0"/>
              </w:rPr>
            </w:r>
          </w:p>
        </w:tc>
      </w:tr>
      <w:tr>
        <w:trPr>
          <w:cantSplit w:val="0"/>
          <w:trHeight w:val="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A">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4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4D">
            <w:pPr>
              <w:ind w:left="360" w:firstLine="0"/>
              <w:rPr/>
            </w:pPr>
            <w:r w:rsidDel="00000000" w:rsidR="00000000" w:rsidRPr="00000000">
              <w:rPr>
                <w:rtl w:val="0"/>
              </w:rPr>
            </w:r>
          </w:p>
        </w:tc>
      </w:tr>
      <w:tr>
        <w:trPr>
          <w:cantSplit w:val="0"/>
          <w:trHeight w:val="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E">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4F">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50">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2">
            <w:pPr>
              <w:ind w:left="360" w:firstLine="0"/>
              <w:rPr/>
            </w:pPr>
            <w:r w:rsidDel="00000000" w:rsidR="00000000" w:rsidRPr="00000000">
              <w:rPr>
                <w:rtl w:val="0"/>
              </w:rPr>
            </w:r>
          </w:p>
        </w:tc>
      </w:tr>
      <w:tr>
        <w:trPr>
          <w:cantSplit w:val="0"/>
          <w:trHeight w:val="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53">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54">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55">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7">
            <w:pPr>
              <w:ind w:left="360" w:firstLine="0"/>
              <w:rPr/>
            </w:pPr>
            <w:r w:rsidDel="00000000" w:rsidR="00000000" w:rsidRPr="00000000">
              <w:rPr>
                <w:rtl w:val="0"/>
              </w:rPr>
            </w:r>
          </w:p>
        </w:tc>
      </w:tr>
      <w:tr>
        <w:trPr>
          <w:cantSplit w:val="0"/>
          <w:trHeight w:val="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58">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59">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5A">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5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C">
            <w:pPr>
              <w:ind w:left="360" w:firstLine="0"/>
              <w:rPr/>
            </w:pPr>
            <w:r w:rsidDel="00000000" w:rsidR="00000000" w:rsidRPr="00000000">
              <w:rPr>
                <w:rtl w:val="0"/>
              </w:rPr>
            </w:r>
          </w:p>
        </w:tc>
      </w:tr>
      <w:tr>
        <w:trPr>
          <w:cantSplit w:val="0"/>
          <w:trHeight w:val="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5D">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5E">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5F">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61">
            <w:pPr>
              <w:ind w:left="360" w:firstLine="0"/>
              <w:rPr/>
            </w:pPr>
            <w:r w:rsidDel="00000000" w:rsidR="00000000" w:rsidRPr="00000000">
              <w:rPr>
                <w:rtl w:val="0"/>
              </w:rPr>
            </w:r>
          </w:p>
        </w:tc>
      </w:tr>
      <w:tr>
        <w:trPr>
          <w:cantSplit w:val="0"/>
          <w:trHeight w:val="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62">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63">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64">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66">
            <w:pPr>
              <w:ind w:left="360" w:firstLine="0"/>
              <w:rPr/>
            </w:pPr>
            <w:r w:rsidDel="00000000" w:rsidR="00000000" w:rsidRPr="00000000">
              <w:rPr>
                <w:rtl w:val="0"/>
              </w:rPr>
            </w:r>
          </w:p>
        </w:tc>
      </w:tr>
      <w:tr>
        <w:trPr>
          <w:cantSplit w:val="0"/>
          <w:trHeight w:val="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68">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69">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6B">
            <w:pPr>
              <w:ind w:left="360" w:firstLine="0"/>
              <w:rPr/>
            </w:pPr>
            <w:r w:rsidDel="00000000" w:rsidR="00000000" w:rsidRPr="00000000">
              <w:rPr>
                <w:rtl w:val="0"/>
              </w:rPr>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6D">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6E">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6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0">
            <w:pPr>
              <w:ind w:left="360" w:firstLine="0"/>
              <w:rPr/>
            </w:pPr>
            <w:r w:rsidDel="00000000" w:rsidR="00000000" w:rsidRPr="00000000">
              <w:rPr>
                <w:rtl w:val="0"/>
              </w:rPr>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71">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72">
            <w:pPr>
              <w:ind w:left="36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873">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87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5">
            <w:pPr>
              <w:ind w:left="360" w:firstLine="0"/>
              <w:rPr/>
            </w:pPr>
            <w:r w:rsidDel="00000000" w:rsidR="00000000" w:rsidRPr="00000000">
              <w:rPr>
                <w:rtl w:val="0"/>
              </w:rPr>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6">
            <w:pPr>
              <w:spacing w:after="0" w:line="240" w:lineRule="auto"/>
              <w:ind w:left="0" w:right="-25.98425196850357" w:firstLine="0"/>
              <w:rPr/>
            </w:pPr>
            <w:r w:rsidDel="00000000" w:rsidR="00000000" w:rsidRPr="00000000">
              <w:rPr>
                <w:rtl w:val="0"/>
              </w:rPr>
              <w:t xml:space="preserve">Vehicle Owner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7">
            <w:pPr>
              <w:spacing w:after="0" w:line="240" w:lineRule="auto"/>
              <w:ind w:left="0" w:right="-25.98425196850357" w:firstLine="0"/>
              <w:jc w:val="center"/>
              <w:rPr/>
            </w:pPr>
            <w:r w:rsidDel="00000000" w:rsidR="00000000" w:rsidRPr="00000000">
              <w:rPr>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spacing w:after="0" w:line="240" w:lineRule="auto"/>
              <w:ind w:left="0" w:right="-25.98425196850357" w:firstLine="0"/>
              <w:rPr/>
            </w:pPr>
            <w:r w:rsidDel="00000000" w:rsidR="00000000" w:rsidRPr="00000000">
              <w:rPr>
                <w:rtl w:val="0"/>
              </w:rPr>
              <w:t xml:space="preserve">For Business Code 1 – Specify the New IC without Special Characters or spaces.</w:t>
              <w:br w:type="textWrapping"/>
              <w:t xml:space="preserve"> For All other Business codes – Specify the Identification  Number as exists in the actual document, excluding spaces.</w:t>
            </w:r>
          </w:p>
          <w:p w:rsidR="00000000" w:rsidDel="00000000" w:rsidP="00000000" w:rsidRDefault="00000000" w:rsidRPr="00000000" w14:paraId="00000879">
            <w:pPr>
              <w:spacing w:after="0" w:line="240" w:lineRule="auto"/>
              <w:ind w:left="0" w:right="-25.98425196850357" w:firstLine="0"/>
              <w:rPr/>
            </w:pPr>
            <w:r w:rsidDel="00000000" w:rsidR="00000000" w:rsidRPr="00000000">
              <w:rPr>
                <w:rtl w:val="0"/>
              </w:rPr>
              <w:t xml:space="preserve"> </w:t>
            </w:r>
          </w:p>
          <w:p w:rsidR="00000000" w:rsidDel="00000000" w:rsidP="00000000" w:rsidRDefault="00000000" w:rsidRPr="00000000" w14:paraId="0000087A">
            <w:pPr>
              <w:spacing w:after="0" w:line="240" w:lineRule="auto"/>
              <w:ind w:left="0" w:right="-25.98425196850357" w:firstLine="0"/>
              <w:rPr/>
            </w:pPr>
            <w:r w:rsidDel="00000000" w:rsidR="00000000" w:rsidRPr="00000000">
              <w:rPr>
                <w:rtl w:val="0"/>
              </w:rPr>
              <w:t xml:space="preserve">Auto populate based on sales input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7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C">
            <w:pPr>
              <w:ind w:left="360" w:firstLine="0"/>
              <w:rPr/>
            </w:pPr>
            <w:r w:rsidDel="00000000" w:rsidR="00000000" w:rsidRPr="00000000">
              <w:rPr>
                <w:rtl w:val="0"/>
              </w:rPr>
            </w:r>
          </w:p>
        </w:tc>
      </w:tr>
      <w:tr>
        <w:trPr>
          <w:cantSplit w:val="0"/>
          <w:trHeight w:val="1115" w:hRule="atLeast"/>
          <w:tblHeader w:val="0"/>
        </w:trPr>
        <w:tc>
          <w:tcPr>
            <w:tcBorders>
              <w:top w:color="000000" w:space="0" w:sz="0" w:val="nil"/>
              <w:left w:color="000000" w:space="0" w:sz="5" w:val="single"/>
              <w:bottom w:color="000000" w:space="0" w:sz="0" w:val="nil"/>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D">
            <w:pPr>
              <w:spacing w:after="0" w:line="240" w:lineRule="auto"/>
              <w:ind w:left="0" w:right="-25.98425196850357" w:firstLine="0"/>
              <w:rPr/>
            </w:pPr>
            <w:r w:rsidDel="00000000" w:rsidR="00000000" w:rsidRPr="00000000">
              <w:rPr>
                <w:rtl w:val="0"/>
              </w:rPr>
              <w:t xml:space="preserve">Old IC no.</w:t>
            </w:r>
          </w:p>
        </w:tc>
        <w:tc>
          <w:tcPr>
            <w:tcBorders>
              <w:top w:color="000000" w:space="0" w:sz="0" w:val="nil"/>
              <w:left w:color="000000" w:space="0" w:sz="0" w:val="nil"/>
              <w:bottom w:color="000000" w:space="0" w:sz="0" w:val="nil"/>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E">
            <w:pPr>
              <w:spacing w:after="0" w:line="240" w:lineRule="auto"/>
              <w:ind w:left="0" w:right="-25.98425196850357" w:firstLine="0"/>
              <w:jc w:val="center"/>
              <w:rPr/>
            </w:pPr>
            <w:r w:rsidDel="00000000" w:rsidR="00000000" w:rsidRPr="00000000">
              <w:rPr>
                <w:rtl w:val="0"/>
              </w:rPr>
              <w:t xml:space="preserve">Y/N</w:t>
            </w:r>
          </w:p>
        </w:tc>
        <w:tc>
          <w:tcPr>
            <w:tcBorders>
              <w:top w:color="000000" w:space="0" w:sz="0" w:val="nil"/>
              <w:left w:color="000000" w:space="0" w:sz="0" w:val="nil"/>
              <w:bottom w:color="000000" w:space="0" w:sz="0" w:val="nil"/>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F">
            <w:pPr>
              <w:spacing w:after="0" w:line="240" w:lineRule="auto"/>
              <w:ind w:left="0" w:right="-25.98425196850357" w:firstLine="0"/>
              <w:rPr/>
            </w:pPr>
            <w:r w:rsidDel="00000000" w:rsidR="00000000" w:rsidRPr="00000000">
              <w:rPr>
                <w:rtl w:val="0"/>
              </w:rPr>
              <w:t xml:space="preserve">For Business Code 1 – Specify the Old IC  Number, no special characters or spaces allowed.</w:t>
            </w:r>
          </w:p>
          <w:p w:rsidR="00000000" w:rsidDel="00000000" w:rsidP="00000000" w:rsidRDefault="00000000" w:rsidRPr="00000000" w14:paraId="00000880">
            <w:pPr>
              <w:spacing w:after="0" w:line="240" w:lineRule="auto"/>
              <w:ind w:left="0" w:right="-25.98425196850357" w:firstLine="0"/>
              <w:rPr/>
            </w:pPr>
            <w:r w:rsidDel="00000000" w:rsidR="00000000" w:rsidRPr="00000000">
              <w:rPr>
                <w:rtl w:val="0"/>
              </w:rPr>
              <w:t xml:space="preserve">Auto populate based on sales input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8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2">
            <w:pPr>
              <w:ind w:left="360" w:firstLine="0"/>
              <w:rPr/>
            </w:pPr>
            <w:r w:rsidDel="00000000" w:rsidR="00000000" w:rsidRPr="00000000">
              <w:rPr>
                <w:rtl w:val="0"/>
              </w:rPr>
            </w:r>
          </w:p>
        </w:tc>
      </w:tr>
      <w:tr>
        <w:trPr>
          <w:cantSplit w:val="0"/>
          <w:trHeight w:val="13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3">
            <w:pPr>
              <w:spacing w:after="0" w:line="240" w:lineRule="auto"/>
              <w:ind w:left="0" w:right="-25.98425196850357" w:firstLine="0"/>
              <w:rPr/>
            </w:pPr>
            <w:r w:rsidDel="00000000" w:rsidR="00000000" w:rsidRPr="00000000">
              <w:rPr>
                <w:rtl w:val="0"/>
              </w:rPr>
              <w:t xml:space="preserve">Effective date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4">
            <w:pPr>
              <w:spacing w:after="0" w:line="240" w:lineRule="auto"/>
              <w:ind w:left="0" w:right="-25.98425196850357" w:firstLine="0"/>
              <w:jc w:val="center"/>
              <w:rPr/>
            </w:pPr>
            <w:r w:rsidDel="00000000" w:rsidR="00000000" w:rsidRPr="00000000">
              <w:rPr>
                <w:rtl w:val="0"/>
              </w:rPr>
              <w:t xml:space="preserve">Y</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5">
            <w:pPr>
              <w:spacing w:after="0" w:line="240" w:lineRule="auto"/>
              <w:ind w:left="0" w:right="-25.98425196850357" w:firstLine="0"/>
              <w:rPr/>
            </w:pPr>
            <w:r w:rsidDel="00000000" w:rsidR="00000000" w:rsidRPr="00000000">
              <w:rPr>
                <w:rtl w:val="0"/>
              </w:rPr>
              <w:t xml:space="preserve">Effective Date of this claim the date must follow the format YYYYMMDD</w:t>
            </w:r>
          </w:p>
          <w:p w:rsidR="00000000" w:rsidDel="00000000" w:rsidP="00000000" w:rsidRDefault="00000000" w:rsidRPr="00000000" w14:paraId="00000886">
            <w:pPr>
              <w:spacing w:after="0" w:line="240" w:lineRule="auto"/>
              <w:ind w:left="0" w:right="-25.98425196850357" w:firstLine="0"/>
              <w:rPr/>
            </w:pPr>
            <w:r w:rsidDel="00000000" w:rsidR="00000000" w:rsidRPr="00000000">
              <w:rPr>
                <w:rtl w:val="0"/>
              </w:rPr>
              <w:t xml:space="preserve"> </w:t>
            </w:r>
          </w:p>
          <w:p w:rsidR="00000000" w:rsidDel="00000000" w:rsidP="00000000" w:rsidRDefault="00000000" w:rsidRPr="00000000" w14:paraId="00000887">
            <w:pPr>
              <w:spacing w:after="0" w:line="240" w:lineRule="auto"/>
              <w:ind w:left="0" w:right="-25.98425196850357" w:firstLine="0"/>
              <w:rPr/>
            </w:pPr>
            <w:r w:rsidDel="00000000" w:rsidR="00000000" w:rsidRPr="00000000">
              <w:rPr>
                <w:rtl w:val="0"/>
              </w:rPr>
              <w:t xml:space="preserve">Interface field, not display.</w:t>
            </w:r>
          </w:p>
          <w:p w:rsidR="00000000" w:rsidDel="00000000" w:rsidP="00000000" w:rsidRDefault="00000000" w:rsidRPr="00000000" w14:paraId="00000888">
            <w:pPr>
              <w:spacing w:after="0" w:line="240" w:lineRule="auto"/>
              <w:ind w:left="0" w:right="-25.98425196850357" w:firstLine="0"/>
              <w:rPr/>
            </w:pPr>
            <w:r w:rsidDel="00000000" w:rsidR="00000000" w:rsidRPr="00000000">
              <w:rPr>
                <w:rtl w:val="0"/>
              </w:rPr>
              <w:t xml:space="preserve">Default current date.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8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A">
            <w:pPr>
              <w:ind w:left="360" w:firstLine="0"/>
              <w:rPr/>
            </w:pPr>
            <w:r w:rsidDel="00000000" w:rsidR="00000000" w:rsidRPr="00000000">
              <w:rPr>
                <w:rtl w:val="0"/>
              </w:rPr>
            </w:r>
          </w:p>
        </w:tc>
      </w:tr>
      <w:tr>
        <w:trPr>
          <w:cantSplit w:val="0"/>
          <w:trHeight w:val="21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B">
            <w:pPr>
              <w:spacing w:after="0" w:line="240" w:lineRule="auto"/>
              <w:ind w:left="0" w:right="-25.98425196850357" w:firstLine="0"/>
              <w:rPr/>
            </w:pPr>
            <w:r w:rsidDel="00000000" w:rsidR="00000000" w:rsidRPr="00000000">
              <w:rPr>
                <w:rtl w:val="0"/>
              </w:rPr>
              <w:t xml:space="preserve">Ownership Claim Serial Number</w:t>
            </w:r>
          </w:p>
          <w:p w:rsidR="00000000" w:rsidDel="00000000" w:rsidP="00000000" w:rsidRDefault="00000000" w:rsidRPr="00000000" w14:paraId="0000088C">
            <w:pPr>
              <w:spacing w:after="0" w:line="240" w:lineRule="auto"/>
              <w:ind w:left="0" w:right="-25.98425196850357" w:firstLine="0"/>
              <w:rPr/>
            </w:pPr>
            <w:r w:rsidDel="00000000" w:rsidR="00000000" w:rsidRPr="00000000">
              <w:rPr>
                <w:rtl w:val="0"/>
              </w:rPr>
              <w:t xml:space="preserve">(E-Own OCL No. in 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D">
            <w:pPr>
              <w:spacing w:after="0" w:line="240" w:lineRule="auto"/>
              <w:ind w:left="0" w:right="-25.98425196850357" w:firstLine="0"/>
              <w:jc w:val="center"/>
              <w:rPr/>
            </w:pPr>
            <w:r w:rsidDel="00000000" w:rsidR="00000000" w:rsidRPr="00000000">
              <w:rPr>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E">
            <w:pPr>
              <w:spacing w:after="0" w:line="240" w:lineRule="auto"/>
              <w:ind w:left="0" w:right="-25.98425196850357" w:firstLine="0"/>
              <w:rPr/>
            </w:pPr>
            <w:r w:rsidDel="00000000" w:rsidR="00000000" w:rsidRPr="00000000">
              <w:rPr>
                <w:rtl w:val="0"/>
              </w:rPr>
              <w:t xml:space="preserve">Hire Purchase Serial Number. No spaces are allowed within the data. For claim type (2), HP Serial No should match with the one provided for the Ownership claim.</w:t>
            </w:r>
          </w:p>
          <w:p w:rsidR="00000000" w:rsidDel="00000000" w:rsidP="00000000" w:rsidRDefault="00000000" w:rsidRPr="00000000" w14:paraId="0000088F">
            <w:pPr>
              <w:spacing w:after="0" w:line="240" w:lineRule="auto"/>
              <w:ind w:left="0" w:right="-25.98425196850357" w:firstLine="0"/>
              <w:rPr/>
            </w:pPr>
            <w:r w:rsidDel="00000000" w:rsidR="00000000" w:rsidRPr="00000000">
              <w:rPr>
                <w:rtl w:val="0"/>
              </w:rPr>
              <w:t xml:space="preserve"> </w:t>
            </w:r>
          </w:p>
          <w:p w:rsidR="00000000" w:rsidDel="00000000" w:rsidP="00000000" w:rsidRDefault="00000000" w:rsidRPr="00000000" w14:paraId="00000890">
            <w:pPr>
              <w:spacing w:after="0" w:line="240" w:lineRule="auto"/>
              <w:ind w:left="0" w:right="-25.98425196850357" w:firstLine="0"/>
              <w:rPr>
                <w:color w:val="444746"/>
                <w:sz w:val="21"/>
                <w:szCs w:val="21"/>
              </w:rPr>
            </w:pPr>
            <w:r w:rsidDel="00000000" w:rsidR="00000000" w:rsidRPr="00000000">
              <w:rPr>
                <w:color w:val="444746"/>
                <w:sz w:val="21"/>
                <w:szCs w:val="21"/>
                <w:rtl w:val="0"/>
              </w:rPr>
              <w:t xml:space="preserve">Auto populate: Branch+HP+Last 2 digits of Year+Last section of App Ref Number.</w:t>
            </w:r>
          </w:p>
          <w:p w:rsidR="00000000" w:rsidDel="00000000" w:rsidP="00000000" w:rsidRDefault="00000000" w:rsidRPr="00000000" w14:paraId="00000891">
            <w:pPr>
              <w:spacing w:after="0" w:line="240" w:lineRule="auto"/>
              <w:ind w:left="0" w:right="-25.98425196850357" w:firstLine="0"/>
              <w:rPr>
                <w:color w:val="444746"/>
                <w:sz w:val="21"/>
                <w:szCs w:val="21"/>
              </w:rPr>
            </w:pPr>
            <w:r w:rsidDel="00000000" w:rsidR="00000000" w:rsidRPr="00000000">
              <w:rPr>
                <w:color w:val="444746"/>
                <w:sz w:val="21"/>
                <w:szCs w:val="21"/>
                <w:rtl w:val="0"/>
              </w:rPr>
              <w:t xml:space="preserve">example : 288HP25Z0001363</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9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3">
            <w:pPr>
              <w:ind w:left="360" w:firstLine="0"/>
              <w:rPr/>
            </w:pPr>
            <w:r w:rsidDel="00000000" w:rsidR="00000000" w:rsidRPr="00000000">
              <w:rPr>
                <w:rtl w:val="0"/>
              </w:rPr>
            </w:r>
          </w:p>
        </w:tc>
      </w:tr>
      <w:tr>
        <w:trPr>
          <w:cantSplit w:val="0"/>
          <w:trHeight w:val="10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4">
            <w:pPr>
              <w:spacing w:after="0" w:line="240" w:lineRule="auto"/>
              <w:ind w:left="0" w:right="-25.98425196850357" w:firstLine="0"/>
              <w:rPr/>
            </w:pPr>
            <w:r w:rsidDel="00000000" w:rsidR="00000000" w:rsidRPr="00000000">
              <w:rPr>
                <w:rtl w:val="0"/>
              </w:rPr>
              <w:t xml:space="preserve">Hirer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5">
            <w:pPr>
              <w:spacing w:after="0" w:line="240" w:lineRule="auto"/>
              <w:ind w:left="0" w:right="-25.98425196850357" w:firstLine="0"/>
              <w:jc w:val="center"/>
              <w:rPr/>
            </w:pPr>
            <w:r w:rsidDel="00000000" w:rsidR="00000000" w:rsidRPr="00000000">
              <w:rPr>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6">
            <w:pPr>
              <w:spacing w:after="0" w:line="240" w:lineRule="auto"/>
              <w:ind w:left="0" w:right="-25.98425196850357" w:firstLine="0"/>
              <w:rPr/>
            </w:pPr>
            <w:r w:rsidDel="00000000" w:rsidR="00000000" w:rsidRPr="00000000">
              <w:rPr>
                <w:rtl w:val="0"/>
              </w:rPr>
              <w:t xml:space="preserve">Specify the name of the Hirer. No special characters are allowed.</w:t>
            </w:r>
          </w:p>
          <w:p w:rsidR="00000000" w:rsidDel="00000000" w:rsidP="00000000" w:rsidRDefault="00000000" w:rsidRPr="00000000" w14:paraId="00000897">
            <w:pPr>
              <w:spacing w:after="0" w:line="240" w:lineRule="auto"/>
              <w:ind w:left="0" w:right="-25.98425196850357" w:firstLine="0"/>
              <w:rPr/>
            </w:pPr>
            <w:r w:rsidDel="00000000" w:rsidR="00000000" w:rsidRPr="00000000">
              <w:rPr>
                <w:rtl w:val="0"/>
              </w:rPr>
              <w:t xml:space="preserve">Auto populate based on sales input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9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9">
            <w:pPr>
              <w:ind w:left="360" w:firstLine="0"/>
              <w:rPr/>
            </w:pPr>
            <w:r w:rsidDel="00000000" w:rsidR="00000000" w:rsidRPr="00000000">
              <w:rPr>
                <w:rtl w:val="0"/>
              </w:rPr>
            </w:r>
          </w:p>
        </w:tc>
      </w:tr>
      <w:tr>
        <w:trPr>
          <w:cantSplit w:val="0"/>
          <w:trHeight w:val="2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A">
            <w:pPr>
              <w:spacing w:after="0" w:line="240" w:lineRule="auto"/>
              <w:ind w:left="0" w:right="-25.98425196850357" w:firstLine="0"/>
              <w:rPr/>
            </w:pPr>
            <w:r w:rsidDel="00000000" w:rsidR="00000000" w:rsidRPr="00000000">
              <w:rPr>
                <w:rtl w:val="0"/>
              </w:rPr>
              <w:t xml:space="preserve">TRANSAC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B">
            <w:pPr>
              <w:spacing w:after="0" w:line="240" w:lineRule="auto"/>
              <w:ind w:left="0" w:right="-25.98425196850357" w:firstLine="0"/>
              <w:jc w:val="center"/>
              <w:rPr/>
            </w:pPr>
            <w:r w:rsidDel="00000000" w:rsidR="00000000" w:rsidRPr="00000000">
              <w:rPr>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C">
            <w:pPr>
              <w:spacing w:after="0" w:line="240" w:lineRule="auto"/>
              <w:ind w:left="0" w:right="-25.98425196850357" w:firstLine="0"/>
              <w:rPr/>
            </w:pPr>
            <w:r w:rsidDel="00000000" w:rsidR="00000000" w:rsidRPr="00000000">
              <w:rPr>
                <w:rtl w:val="0"/>
              </w:rPr>
              <w:t xml:space="preserve">Specify the type of the Transaction.</w:t>
              <w:br w:type="textWrapping"/>
              <w:t xml:space="preserve"> H – HP Tenor in Months</w:t>
              <w:br w:type="textWrapping"/>
              <w:t xml:space="preserve"> R – HP Tenor in Years</w:t>
              <w:br w:type="textWrapping"/>
              <w:t xml:space="preserve"> L – Lessee</w:t>
              <w:br w:type="textWrapping"/>
              <w:t xml:space="preserve"> P – Personal Loan</w:t>
            </w:r>
          </w:p>
          <w:p w:rsidR="00000000" w:rsidDel="00000000" w:rsidP="00000000" w:rsidRDefault="00000000" w:rsidRPr="00000000" w14:paraId="0000089D">
            <w:pPr>
              <w:spacing w:after="0" w:line="240" w:lineRule="auto"/>
              <w:ind w:left="0" w:right="-25.98425196850357" w:firstLine="0"/>
              <w:rPr/>
            </w:pPr>
            <w:r w:rsidDel="00000000" w:rsidR="00000000" w:rsidRPr="00000000">
              <w:rPr>
                <w:rtl w:val="0"/>
              </w:rPr>
              <w:t xml:space="preserve"> </w:t>
            </w:r>
          </w:p>
          <w:p w:rsidR="00000000" w:rsidDel="00000000" w:rsidP="00000000" w:rsidRDefault="00000000" w:rsidRPr="00000000" w14:paraId="0000089E">
            <w:pPr>
              <w:spacing w:after="0" w:line="240" w:lineRule="auto"/>
              <w:ind w:left="0" w:right="-25.98425196850357" w:firstLine="0"/>
              <w:rPr/>
            </w:pPr>
            <w:r w:rsidDel="00000000" w:rsidR="00000000" w:rsidRPr="00000000">
              <w:rPr>
                <w:rtl w:val="0"/>
              </w:rPr>
              <w:t xml:space="preserve">If tenor is more than or equal to 100, then Auto populate “R”</w:t>
            </w:r>
          </w:p>
          <w:p w:rsidR="00000000" w:rsidDel="00000000" w:rsidP="00000000" w:rsidRDefault="00000000" w:rsidRPr="00000000" w14:paraId="0000089F">
            <w:pPr>
              <w:spacing w:after="0" w:line="240" w:lineRule="auto"/>
              <w:ind w:left="0" w:right="-25.98425196850357" w:firstLine="0"/>
              <w:rPr/>
            </w:pPr>
            <w:r w:rsidDel="00000000" w:rsidR="00000000" w:rsidRPr="00000000">
              <w:rPr>
                <w:rtl w:val="0"/>
              </w:rPr>
              <w:t xml:space="preserve">If tenor is less than 100, then Auto populate “H”</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A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1">
            <w:pPr>
              <w:ind w:left="360" w:firstLine="0"/>
              <w:rPr/>
            </w:pPr>
            <w:r w:rsidDel="00000000" w:rsidR="00000000" w:rsidRPr="00000000">
              <w:rPr>
                <w:rtl w:val="0"/>
              </w:rPr>
            </w:r>
          </w:p>
        </w:tc>
      </w:tr>
      <w:tr>
        <w:trPr>
          <w:cantSplit w:val="0"/>
          <w:trHeight w:val="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2">
            <w:pPr>
              <w:spacing w:after="0" w:line="240" w:lineRule="auto"/>
              <w:ind w:left="0" w:right="-25.98425196850357" w:firstLine="0"/>
              <w:rPr/>
            </w:pPr>
            <w:r w:rsidDel="00000000" w:rsidR="00000000" w:rsidRPr="00000000">
              <w:rPr>
                <w:rtl w:val="0"/>
              </w:rPr>
              <w:t xml:space="preserve">Log no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3">
            <w:pPr>
              <w:spacing w:after="0" w:line="240" w:lineRule="auto"/>
              <w:ind w:left="0" w:right="-25.98425196850357" w:firstLine="0"/>
              <w:jc w:val="center"/>
              <w:rPr/>
            </w:pPr>
            <w:r w:rsidDel="00000000" w:rsidR="00000000" w:rsidRPr="00000000">
              <w:rPr>
                <w:rtl w:val="0"/>
              </w:rPr>
              <w:t xml:space="preserv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4">
            <w:pPr>
              <w:spacing w:after="0" w:line="240" w:lineRule="auto"/>
              <w:ind w:left="0" w:right="-25.98425196850357" w:firstLine="0"/>
              <w:rPr/>
            </w:pPr>
            <w:r w:rsidDel="00000000" w:rsidR="00000000" w:rsidRPr="00000000">
              <w:rPr>
                <w:rtl w:val="0"/>
              </w:rPr>
              <w:t xml:space="preserve">Log Book Number – No Special Characters are allowed.</w:t>
            </w:r>
          </w:p>
          <w:p w:rsidR="00000000" w:rsidDel="00000000" w:rsidP="00000000" w:rsidRDefault="00000000" w:rsidRPr="00000000" w14:paraId="000008A5">
            <w:pPr>
              <w:spacing w:after="0" w:line="240" w:lineRule="auto"/>
              <w:ind w:left="0" w:right="-25.98425196850357" w:firstLine="0"/>
              <w:rPr/>
            </w:pPr>
            <w:r w:rsidDel="00000000" w:rsidR="00000000" w:rsidRPr="00000000">
              <w:rPr>
                <w:rtl w:val="0"/>
              </w:rPr>
              <w:t xml:space="preserve">Auto populate based on sales input if any.</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A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7">
            <w:pPr>
              <w:ind w:left="360" w:firstLine="0"/>
              <w:rPr/>
            </w:pPr>
            <w:r w:rsidDel="00000000" w:rsidR="00000000" w:rsidRPr="00000000">
              <w:rPr>
                <w:rtl w:val="0"/>
              </w:rPr>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8">
            <w:pPr>
              <w:spacing w:after="0" w:line="240" w:lineRule="auto"/>
              <w:ind w:left="0" w:right="-25.98425196850357" w:firstLine="0"/>
              <w:rPr/>
            </w:pPr>
            <w:r w:rsidDel="00000000" w:rsidR="00000000" w:rsidRPr="00000000">
              <w:rPr>
                <w:rtl w:val="0"/>
              </w:rPr>
              <w:t xml:space="preserve">Reference No.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9">
            <w:pPr>
              <w:spacing w:after="0" w:line="240" w:lineRule="auto"/>
              <w:ind w:left="0" w:right="-25.98425196850357" w:firstLine="0"/>
              <w:jc w:val="center"/>
              <w:rPr/>
            </w:pPr>
            <w:r w:rsidDel="00000000" w:rsidR="00000000" w:rsidRPr="00000000">
              <w:rPr>
                <w:rtl w:val="0"/>
              </w:rPr>
              <w:t xml:space="preserv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A">
            <w:pPr>
              <w:spacing w:after="0" w:line="240" w:lineRule="auto"/>
              <w:ind w:left="0" w:right="-25.98425196850357" w:firstLine="0"/>
              <w:rPr/>
            </w:pPr>
            <w:r w:rsidDel="00000000" w:rsidR="00000000" w:rsidRPr="00000000">
              <w:rPr>
                <w:rtl w:val="0"/>
              </w:rPr>
              <w:t xml:space="preserve">Individual Company’s Reference  Number</w:t>
            </w:r>
          </w:p>
          <w:p w:rsidR="00000000" w:rsidDel="00000000" w:rsidP="00000000" w:rsidRDefault="00000000" w:rsidRPr="00000000" w14:paraId="000008AB">
            <w:pPr>
              <w:spacing w:after="0" w:line="240" w:lineRule="auto"/>
              <w:ind w:left="0" w:right="-25.98425196850357" w:firstLine="0"/>
              <w:rPr/>
            </w:pPr>
            <w:r w:rsidDel="00000000" w:rsidR="00000000" w:rsidRPr="00000000">
              <w:rPr>
                <w:rtl w:val="0"/>
              </w:rPr>
              <w:t xml:space="preserve">Manual input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A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D">
            <w:pPr>
              <w:ind w:left="360" w:firstLine="0"/>
              <w:rPr/>
            </w:pPr>
            <w:r w:rsidDel="00000000" w:rsidR="00000000" w:rsidRPr="00000000">
              <w:rPr>
                <w:rtl w:val="0"/>
              </w:rPr>
            </w:r>
          </w:p>
        </w:tc>
      </w:tr>
      <w:tr>
        <w:trPr>
          <w:cantSplit w:val="0"/>
          <w:trHeight w:val="15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E">
            <w:pPr>
              <w:spacing w:after="0" w:line="240" w:lineRule="auto"/>
              <w:ind w:left="0" w:right="-25.98425196850357" w:firstLine="0"/>
              <w:rPr/>
            </w:pPr>
            <w:r w:rsidDel="00000000" w:rsidR="00000000" w:rsidRPr="00000000">
              <w:rPr>
                <w:rtl w:val="0"/>
              </w:rPr>
              <w:t xml:space="preserve">Tenor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F">
            <w:pPr>
              <w:spacing w:after="0" w:line="240" w:lineRule="auto"/>
              <w:ind w:left="0" w:right="-25.98425196850357" w:firstLine="0"/>
              <w:jc w:val="center"/>
              <w:rPr/>
            </w:pPr>
            <w:r w:rsidDel="00000000" w:rsidR="00000000" w:rsidRPr="00000000">
              <w:rPr>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0">
            <w:pPr>
              <w:spacing w:after="0" w:line="240" w:lineRule="auto"/>
              <w:ind w:left="0" w:right="-25.98425196850357" w:firstLine="0"/>
              <w:rPr/>
            </w:pPr>
            <w:r w:rsidDel="00000000" w:rsidR="00000000" w:rsidRPr="00000000">
              <w:rPr>
                <w:rtl w:val="0"/>
              </w:rPr>
              <w:t xml:space="preserve">Tenor</w:t>
            </w:r>
          </w:p>
          <w:p w:rsidR="00000000" w:rsidDel="00000000" w:rsidP="00000000" w:rsidRDefault="00000000" w:rsidRPr="00000000" w14:paraId="000008B1">
            <w:pPr>
              <w:spacing w:after="0" w:line="240" w:lineRule="auto"/>
              <w:ind w:left="0" w:right="-25.98425196850357" w:firstLine="0"/>
              <w:rPr/>
            </w:pPr>
            <w:r w:rsidDel="00000000" w:rsidR="00000000" w:rsidRPr="00000000">
              <w:rPr>
                <w:rtl w:val="0"/>
              </w:rPr>
              <w:t xml:space="preserve">If tenor is more than or equal to 100, then Auto populate (Tenor in month)/12, round up to nearest year.</w:t>
            </w:r>
          </w:p>
          <w:p w:rsidR="00000000" w:rsidDel="00000000" w:rsidP="00000000" w:rsidRDefault="00000000" w:rsidRPr="00000000" w14:paraId="000008B2">
            <w:pPr>
              <w:spacing w:after="0" w:line="240" w:lineRule="auto"/>
              <w:ind w:left="0" w:right="-25.98425196850357" w:firstLine="0"/>
              <w:rPr/>
            </w:pPr>
            <w:r w:rsidDel="00000000" w:rsidR="00000000" w:rsidRPr="00000000">
              <w:rPr>
                <w:rtl w:val="0"/>
              </w:rPr>
              <w:t xml:space="preserve">If tenor is less than 100, then Auto populates Tenor in month.</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B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B4">
            <w:pPr>
              <w:ind w:left="360" w:firstLine="0"/>
              <w:rPr/>
            </w:pPr>
            <w:r w:rsidDel="00000000" w:rsidR="00000000" w:rsidRPr="00000000">
              <w:rPr>
                <w:rtl w:val="0"/>
              </w:rPr>
            </w:r>
          </w:p>
        </w:tc>
      </w:tr>
      <w:tr>
        <w:trPr>
          <w:cantSplit w:val="0"/>
          <w:trHeight w:val="2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5">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Vehicle Make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6">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spacing w:after="0" w:line="240" w:lineRule="auto"/>
              <w:ind w:left="0" w:right="-25.98425196850357" w:firstLine="0"/>
              <w:rPr/>
            </w:pPr>
            <w:r w:rsidDel="00000000" w:rsidR="00000000" w:rsidRPr="00000000">
              <w:rPr>
                <w:rtl w:val="0"/>
              </w:rPr>
              <w:t xml:space="preserve">Specify the vehicle make code as in the Vehicle Make Table. </w:t>
              <w:br w:type="textWrapping"/>
              <w:t xml:space="preserve"> Vehicle make code is mandatory field for Vehicle Type – V and</w:t>
              <w:br w:type="textWrapping"/>
              <w:t xml:space="preserve"> Claim Type 0 - New Vehicle Ownership Claim or</w:t>
              <w:br w:type="textWrapping"/>
              <w:t xml:space="preserve"> Claim Type 1 - Used Vehicle Ownership Claim.  </w:t>
            </w:r>
          </w:p>
          <w:p w:rsidR="00000000" w:rsidDel="00000000" w:rsidP="00000000" w:rsidRDefault="00000000" w:rsidRPr="00000000" w14:paraId="000008B8">
            <w:pPr>
              <w:spacing w:after="0" w:line="240" w:lineRule="auto"/>
              <w:ind w:left="0" w:right="-25.98425196850357" w:firstLine="0"/>
              <w:rPr/>
            </w:pPr>
            <w:r w:rsidDel="00000000" w:rsidR="00000000" w:rsidRPr="00000000">
              <w:rPr>
                <w:rtl w:val="0"/>
              </w:rPr>
              <w:t xml:space="preserve"> </w:t>
            </w:r>
          </w:p>
          <w:p w:rsidR="00000000" w:rsidDel="00000000" w:rsidP="00000000" w:rsidRDefault="00000000" w:rsidRPr="00000000" w14:paraId="000008B9">
            <w:pPr>
              <w:spacing w:after="0" w:line="240" w:lineRule="auto"/>
              <w:ind w:left="0" w:right="-25.98425196850357" w:firstLine="0"/>
              <w:rPr/>
            </w:pPr>
            <w:r w:rsidDel="00000000" w:rsidR="00000000" w:rsidRPr="00000000">
              <w:rPr>
                <w:rtl w:val="0"/>
              </w:rPr>
              <w:t xml:space="preserve">Auto populate based on sales input.</w:t>
            </w:r>
          </w:p>
          <w:p w:rsidR="00000000" w:rsidDel="00000000" w:rsidP="00000000" w:rsidRDefault="00000000" w:rsidRPr="00000000" w14:paraId="000008BA">
            <w:pPr>
              <w:spacing w:after="0" w:line="240" w:lineRule="auto"/>
              <w:ind w:left="0" w:right="-25.98425196850357" w:firstLine="0"/>
              <w:rPr/>
            </w:pPr>
            <w:r w:rsidDel="00000000" w:rsidR="00000000" w:rsidRPr="00000000">
              <w:rPr>
                <w:rtl w:val="0"/>
              </w:rPr>
              <w:t xml:space="preserve">Source: FIS_VEHICLE_MAKE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B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B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BD">
            <w:pPr>
              <w:ind w:left="360" w:firstLine="0"/>
              <w:rPr/>
            </w:pPr>
            <w:r w:rsidDel="00000000" w:rsidR="00000000" w:rsidRPr="00000000">
              <w:rPr>
                <w:rtl w:val="0"/>
              </w:rPr>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E">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Vehicle Family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F">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0">
            <w:pPr>
              <w:spacing w:after="0" w:line="240" w:lineRule="auto"/>
              <w:ind w:left="0" w:right="-25.98425196850357" w:firstLine="0"/>
              <w:rPr/>
            </w:pPr>
            <w:r w:rsidDel="00000000" w:rsidR="00000000" w:rsidRPr="00000000">
              <w:rPr>
                <w:rtl w:val="0"/>
              </w:rPr>
              <w:t xml:space="preserve">Specify the vehicle family code using Vehicle Make Code as the key field to allow user to select the Vehicle Family Code from the Vehicle Family Table.</w:t>
              <w:br w:type="textWrapping"/>
              <w:br w:type="textWrapping"/>
              <w:t xml:space="preserve"> Vehicle Family Code is mandatory field for Vehicle Type - V and</w:t>
              <w:br w:type="textWrapping"/>
              <w:t xml:space="preserve"> Claim Type 0 - Ownership New or</w:t>
              <w:br w:type="textWrapping"/>
              <w:t xml:space="preserve"> Claim Type 1 - Ownership Used.</w:t>
            </w:r>
          </w:p>
          <w:p w:rsidR="00000000" w:rsidDel="00000000" w:rsidP="00000000" w:rsidRDefault="00000000" w:rsidRPr="00000000" w14:paraId="000008C1">
            <w:pPr>
              <w:spacing w:after="0" w:line="240" w:lineRule="auto"/>
              <w:ind w:left="0" w:right="-25.98425196850357" w:firstLine="0"/>
              <w:rPr/>
            </w:pPr>
            <w:r w:rsidDel="00000000" w:rsidR="00000000" w:rsidRPr="00000000">
              <w:rPr>
                <w:rtl w:val="0"/>
              </w:rPr>
              <w:t xml:space="preserve"> </w:t>
            </w:r>
          </w:p>
          <w:p w:rsidR="00000000" w:rsidDel="00000000" w:rsidP="00000000" w:rsidRDefault="00000000" w:rsidRPr="00000000" w14:paraId="000008C2">
            <w:pPr>
              <w:spacing w:after="0" w:line="240" w:lineRule="auto"/>
              <w:ind w:left="0" w:right="-25.98425196850357" w:firstLine="0"/>
              <w:rPr/>
            </w:pPr>
            <w:r w:rsidDel="00000000" w:rsidR="00000000" w:rsidRPr="00000000">
              <w:rPr>
                <w:rtl w:val="0"/>
              </w:rPr>
              <w:t xml:space="preserve">Auto populate based on sales input.</w:t>
            </w:r>
          </w:p>
          <w:p w:rsidR="00000000" w:rsidDel="00000000" w:rsidP="00000000" w:rsidRDefault="00000000" w:rsidRPr="00000000" w14:paraId="000008C3">
            <w:pPr>
              <w:spacing w:after="0" w:line="240" w:lineRule="auto"/>
              <w:ind w:left="0" w:right="-25.98425196850357" w:firstLine="0"/>
              <w:rPr/>
            </w:pPr>
            <w:r w:rsidDel="00000000" w:rsidR="00000000" w:rsidRPr="00000000">
              <w:rPr>
                <w:rtl w:val="0"/>
              </w:rPr>
              <w:t xml:space="preserve">Source: FIS_VEHICLE_MODEL</w:t>
            </w:r>
          </w:p>
          <w:p w:rsidR="00000000" w:rsidDel="00000000" w:rsidP="00000000" w:rsidRDefault="00000000" w:rsidRPr="00000000" w14:paraId="000008C4">
            <w:pPr>
              <w:spacing w:after="0" w:line="240" w:lineRule="auto"/>
              <w:ind w:left="0" w:right="-25.98425196850357"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C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6">
            <w:pPr>
              <w:ind w:left="360" w:firstLine="0"/>
              <w:rPr/>
            </w:pPr>
            <w:r w:rsidDel="00000000" w:rsidR="00000000" w:rsidRPr="00000000">
              <w:rPr>
                <w:rtl w:val="0"/>
              </w:rPr>
            </w:r>
          </w:p>
        </w:tc>
      </w:tr>
      <w:tr>
        <w:trPr>
          <w:cantSplit w:val="0"/>
          <w:trHeight w:val="18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7">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Vehicle 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8">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9">
            <w:pPr>
              <w:spacing w:after="0" w:line="240" w:lineRule="auto"/>
              <w:ind w:left="0" w:right="-25.98425196850357" w:firstLine="0"/>
              <w:rPr/>
            </w:pPr>
            <w:r w:rsidDel="00000000" w:rsidR="00000000" w:rsidRPr="00000000">
              <w:rPr>
                <w:rtl w:val="0"/>
              </w:rPr>
              <w:t xml:space="preserve">Specify the status of vehicle. Leave the field blank if none of below status stated.</w:t>
              <w:br w:type="textWrapping"/>
              <w:t xml:space="preserve"> REC - recon new</w:t>
              <w:br w:type="textWrapping"/>
              <w:t xml:space="preserve"> REB - Rebuild</w:t>
            </w:r>
          </w:p>
          <w:p w:rsidR="00000000" w:rsidDel="00000000" w:rsidP="00000000" w:rsidRDefault="00000000" w:rsidRPr="00000000" w14:paraId="000008CA">
            <w:pPr>
              <w:spacing w:after="0" w:line="240" w:lineRule="auto"/>
              <w:ind w:left="0" w:right="-25.98425196850357" w:firstLine="0"/>
              <w:rPr/>
            </w:pPr>
            <w:r w:rsidDel="00000000" w:rsidR="00000000" w:rsidRPr="00000000">
              <w:rPr>
                <w:rtl w:val="0"/>
              </w:rPr>
              <w:t xml:space="preserve"> </w:t>
            </w:r>
          </w:p>
          <w:p w:rsidR="00000000" w:rsidDel="00000000" w:rsidP="00000000" w:rsidRDefault="00000000" w:rsidRPr="00000000" w14:paraId="000008CB">
            <w:pPr>
              <w:spacing w:after="0" w:line="240" w:lineRule="auto"/>
              <w:ind w:left="0" w:right="-25.98425196850357" w:firstLine="0"/>
              <w:rPr/>
            </w:pPr>
            <w:r w:rsidDel="00000000" w:rsidR="00000000" w:rsidRPr="00000000">
              <w:rPr>
                <w:rtl w:val="0"/>
              </w:rPr>
              <w:t xml:space="preserve">Interface field, not display, if Recond then fill REC, otherwise empty.</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C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D">
            <w:pPr>
              <w:ind w:left="360" w:firstLine="0"/>
              <w:rPr/>
            </w:pPr>
            <w:r w:rsidDel="00000000" w:rsidR="00000000" w:rsidRPr="00000000">
              <w:rPr>
                <w:rtl w:val="0"/>
              </w:rPr>
            </w:r>
          </w:p>
        </w:tc>
      </w:tr>
      <w:tr>
        <w:trPr>
          <w:cantSplit w:val="0"/>
          <w:trHeight w:val="25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E">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Manufacture Year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F">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0">
            <w:pPr>
              <w:spacing w:after="0" w:line="240" w:lineRule="auto"/>
              <w:ind w:left="0" w:right="-25.98425196850357" w:firstLine="0"/>
              <w:rPr/>
            </w:pPr>
            <w:r w:rsidDel="00000000" w:rsidR="00000000" w:rsidRPr="00000000">
              <w:rPr>
                <w:rtl w:val="0"/>
              </w:rPr>
              <w:t xml:space="preserve">Specify vehicle year of manufactured in the format of yyyy.</w:t>
              <w:br w:type="textWrapping"/>
              <w:t xml:space="preserve"> Vehicle year of manufactured is mandatory field for</w:t>
              <w:br w:type="textWrapping"/>
              <w:t xml:space="preserve"> Vehicle Type - V</w:t>
              <w:br w:type="textWrapping"/>
              <w:t xml:space="preserve"> and</w:t>
              <w:br w:type="textWrapping"/>
              <w:t xml:space="preserve"> Claim Type 0 - Ownership New or</w:t>
              <w:br w:type="textWrapping"/>
              <w:t xml:space="preserve"> Claim Type 1 - Ownership Used.</w:t>
            </w:r>
          </w:p>
          <w:p w:rsidR="00000000" w:rsidDel="00000000" w:rsidP="00000000" w:rsidRDefault="00000000" w:rsidRPr="00000000" w14:paraId="000008D1">
            <w:pPr>
              <w:spacing w:after="0" w:line="240" w:lineRule="auto"/>
              <w:ind w:left="0" w:right="-25.98425196850357" w:firstLine="0"/>
              <w:rPr/>
            </w:pPr>
            <w:r w:rsidDel="00000000" w:rsidR="00000000" w:rsidRPr="00000000">
              <w:rPr>
                <w:rtl w:val="0"/>
              </w:rPr>
              <w:t xml:space="preserve"> </w:t>
            </w:r>
          </w:p>
          <w:p w:rsidR="00000000" w:rsidDel="00000000" w:rsidP="00000000" w:rsidRDefault="00000000" w:rsidRPr="00000000" w14:paraId="000008D2">
            <w:pPr>
              <w:spacing w:after="0" w:line="240" w:lineRule="auto"/>
              <w:ind w:left="0" w:right="-25.98425196850357" w:firstLine="0"/>
              <w:rPr/>
            </w:pPr>
            <w:r w:rsidDel="00000000" w:rsidR="00000000" w:rsidRPr="00000000">
              <w:rPr>
                <w:rtl w:val="0"/>
              </w:rPr>
              <w:t xml:space="preserve">Auto populate based on sales input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D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D4">
            <w:pPr>
              <w:ind w:left="360" w:firstLine="0"/>
              <w:rPr/>
            </w:pPr>
            <w:r w:rsidDel="00000000" w:rsidR="00000000" w:rsidRPr="00000000">
              <w:rPr>
                <w:rtl w:val="0"/>
              </w:rPr>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5">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Country of Origin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6">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7">
            <w:pPr>
              <w:spacing w:after="0" w:line="240" w:lineRule="auto"/>
              <w:ind w:left="0" w:right="-25.98425196850357" w:firstLine="0"/>
              <w:rPr/>
            </w:pPr>
            <w:r w:rsidDel="00000000" w:rsidR="00000000" w:rsidRPr="00000000">
              <w:rPr>
                <w:rtl w:val="0"/>
              </w:rPr>
              <w:t xml:space="preserve">Specify country of origin for the vehicle.</w:t>
            </w:r>
          </w:p>
          <w:p w:rsidR="00000000" w:rsidDel="00000000" w:rsidP="00000000" w:rsidRDefault="00000000" w:rsidRPr="00000000" w14:paraId="000008D8">
            <w:pPr>
              <w:spacing w:after="0" w:line="240" w:lineRule="auto"/>
              <w:ind w:left="0" w:right="-25.98425196850357" w:firstLine="0"/>
              <w:rPr/>
            </w:pPr>
            <w:r w:rsidDel="00000000" w:rsidR="00000000" w:rsidRPr="00000000">
              <w:rPr>
                <w:rtl w:val="0"/>
              </w:rPr>
              <w:t xml:space="preserve">Auto populate based on sales input if Recond</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D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DA">
            <w:pPr>
              <w:ind w:left="360" w:firstLine="0"/>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B">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AP Holder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C">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D">
            <w:pPr>
              <w:spacing w:after="0" w:line="240" w:lineRule="auto"/>
              <w:ind w:left="0" w:right="-25.98425196850357" w:firstLine="0"/>
              <w:rPr/>
            </w:pPr>
            <w:r w:rsidDel="00000000" w:rsidR="00000000" w:rsidRPr="00000000">
              <w:rPr>
                <w:rtl w:val="0"/>
              </w:rPr>
              <w:t xml:space="preserve">Specify name of AP Holder.</w:t>
            </w:r>
          </w:p>
          <w:p w:rsidR="00000000" w:rsidDel="00000000" w:rsidP="00000000" w:rsidRDefault="00000000" w:rsidRPr="00000000" w14:paraId="000008DE">
            <w:pPr>
              <w:spacing w:after="0" w:line="240" w:lineRule="auto"/>
              <w:ind w:left="0" w:right="-25.98425196850357" w:firstLine="0"/>
              <w:rPr/>
            </w:pPr>
            <w:r w:rsidDel="00000000" w:rsidR="00000000" w:rsidRPr="00000000">
              <w:rPr>
                <w:rtl w:val="0"/>
              </w:rPr>
              <w:t xml:space="preserve">Auto populate based on sales input if Recond</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D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E0">
            <w:pPr>
              <w:ind w:left="360" w:firstLine="0"/>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1">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Hirer Address1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2">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3">
            <w:pPr>
              <w:spacing w:after="0" w:line="240" w:lineRule="auto"/>
              <w:ind w:left="0" w:right="-25.98425196850357" w:firstLine="0"/>
              <w:rPr/>
            </w:pPr>
            <w:r w:rsidDel="00000000" w:rsidR="00000000" w:rsidRPr="00000000">
              <w:rPr>
                <w:rtl w:val="0"/>
              </w:rPr>
              <w:t xml:space="preserve">Specify hirer’s address in first line.</w:t>
            </w:r>
          </w:p>
          <w:p w:rsidR="00000000" w:rsidDel="00000000" w:rsidP="00000000" w:rsidRDefault="00000000" w:rsidRPr="00000000" w14:paraId="000008E4">
            <w:pPr>
              <w:spacing w:after="0" w:line="240" w:lineRule="auto"/>
              <w:ind w:left="0" w:right="-25.98425196850357" w:firstLine="0"/>
              <w:rPr/>
            </w:pPr>
            <w:r w:rsidDel="00000000" w:rsidR="00000000" w:rsidRPr="00000000">
              <w:rPr>
                <w:rtl w:val="0"/>
              </w:rPr>
              <w:t xml:space="preserve">Auto populate based on sales input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E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E6">
            <w:pPr>
              <w:ind w:left="360" w:firstLine="0"/>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7">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Hirer Address2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8">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9">
            <w:pPr>
              <w:spacing w:after="0" w:line="240" w:lineRule="auto"/>
              <w:ind w:left="0" w:right="-25.98425196850357" w:firstLine="0"/>
              <w:rPr/>
            </w:pPr>
            <w:r w:rsidDel="00000000" w:rsidR="00000000" w:rsidRPr="00000000">
              <w:rPr>
                <w:rtl w:val="0"/>
              </w:rPr>
              <w:t xml:space="preserve">Specify hirer’s address in second line.</w:t>
            </w:r>
          </w:p>
          <w:p w:rsidR="00000000" w:rsidDel="00000000" w:rsidP="00000000" w:rsidRDefault="00000000" w:rsidRPr="00000000" w14:paraId="000008EA">
            <w:pPr>
              <w:spacing w:after="0" w:line="240" w:lineRule="auto"/>
              <w:ind w:left="0" w:right="-25.98425196850357" w:firstLine="0"/>
              <w:rPr/>
            </w:pPr>
            <w:r w:rsidDel="00000000" w:rsidR="00000000" w:rsidRPr="00000000">
              <w:rPr>
                <w:rtl w:val="0"/>
              </w:rPr>
              <w:t xml:space="preserve">Auto populate based on sales input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E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EC">
            <w:pPr>
              <w:ind w:left="360" w:firstLine="0"/>
              <w:rPr/>
            </w:pPr>
            <w:r w:rsidDel="00000000" w:rsidR="00000000" w:rsidRPr="00000000">
              <w:rPr>
                <w:rtl w:val="0"/>
              </w:rPr>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D">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Hirer Address3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E">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F">
            <w:pPr>
              <w:spacing w:after="0" w:line="240" w:lineRule="auto"/>
              <w:ind w:left="0" w:right="-25.98425196850357" w:firstLine="0"/>
              <w:rPr/>
            </w:pPr>
            <w:r w:rsidDel="00000000" w:rsidR="00000000" w:rsidRPr="00000000">
              <w:rPr>
                <w:rtl w:val="0"/>
              </w:rPr>
              <w:t xml:space="preserve">Specify hirer’s address in third line.</w:t>
            </w:r>
          </w:p>
          <w:p w:rsidR="00000000" w:rsidDel="00000000" w:rsidP="00000000" w:rsidRDefault="00000000" w:rsidRPr="00000000" w14:paraId="000008F0">
            <w:pPr>
              <w:spacing w:after="0" w:line="240" w:lineRule="auto"/>
              <w:ind w:left="0" w:right="-25.98425196850357" w:firstLine="0"/>
              <w:rPr/>
            </w:pPr>
            <w:r w:rsidDel="00000000" w:rsidR="00000000" w:rsidRPr="00000000">
              <w:rPr>
                <w:rtl w:val="0"/>
              </w:rPr>
              <w:t xml:space="preserve">Auto populate based on sales input if any</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F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2">
            <w:pPr>
              <w:ind w:left="360" w:firstLine="0"/>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3">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Hirer Email Address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4">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5">
            <w:pPr>
              <w:spacing w:after="0" w:line="240" w:lineRule="auto"/>
              <w:ind w:left="0" w:right="-25.98425196850357" w:firstLine="0"/>
              <w:rPr/>
            </w:pPr>
            <w:r w:rsidDel="00000000" w:rsidR="00000000" w:rsidRPr="00000000">
              <w:rPr>
                <w:rtl w:val="0"/>
              </w:rPr>
              <w:t xml:space="preserve">Specify hirer’s email address if correspondence mode is E-Email.</w:t>
            </w:r>
          </w:p>
          <w:p w:rsidR="00000000" w:rsidDel="00000000" w:rsidP="00000000" w:rsidRDefault="00000000" w:rsidRPr="00000000" w14:paraId="000008F6">
            <w:pPr>
              <w:spacing w:after="0" w:line="240" w:lineRule="auto"/>
              <w:ind w:left="0" w:right="-25.98425196850357" w:firstLine="0"/>
              <w:rPr/>
            </w:pPr>
            <w:r w:rsidDel="00000000" w:rsidR="00000000" w:rsidRPr="00000000">
              <w:rPr>
                <w:rtl w:val="0"/>
              </w:rPr>
              <w:t xml:space="preserve">Auto populate based on sales input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F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8">
            <w:pPr>
              <w:ind w:left="360" w:firstLine="0"/>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9">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Hirer Mobile No.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A">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B">
            <w:pPr>
              <w:spacing w:after="0" w:line="240" w:lineRule="auto"/>
              <w:ind w:left="0" w:right="-25.98425196850357" w:firstLine="0"/>
              <w:rPr/>
            </w:pPr>
            <w:r w:rsidDel="00000000" w:rsidR="00000000" w:rsidRPr="00000000">
              <w:rPr>
                <w:rtl w:val="0"/>
              </w:rPr>
              <w:t xml:space="preserve">Specify hirer’s mobile number if correspondence mode is S-SMS.</w:t>
            </w:r>
          </w:p>
          <w:p w:rsidR="00000000" w:rsidDel="00000000" w:rsidP="00000000" w:rsidRDefault="00000000" w:rsidRPr="00000000" w14:paraId="000008FC">
            <w:pPr>
              <w:spacing w:after="0" w:line="240" w:lineRule="auto"/>
              <w:ind w:left="0" w:right="-25.98425196850357" w:firstLine="0"/>
              <w:rPr/>
            </w:pPr>
            <w:r w:rsidDel="00000000" w:rsidR="00000000" w:rsidRPr="00000000">
              <w:rPr>
                <w:rtl w:val="0"/>
              </w:rPr>
              <w:t xml:space="preserve">Auto populate based on sales input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8F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E">
            <w:pPr>
              <w:ind w:left="360" w:firstLine="0"/>
              <w:rPr/>
            </w:pPr>
            <w:r w:rsidDel="00000000" w:rsidR="00000000" w:rsidRPr="00000000">
              <w:rPr>
                <w:rtl w:val="0"/>
              </w:rPr>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F">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Hirer Contact No.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0">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1">
            <w:pPr>
              <w:spacing w:after="0" w:line="240" w:lineRule="auto"/>
              <w:ind w:left="0" w:right="-25.98425196850357" w:firstLine="0"/>
              <w:rPr/>
            </w:pPr>
            <w:r w:rsidDel="00000000" w:rsidR="00000000" w:rsidRPr="00000000">
              <w:rPr>
                <w:rtl w:val="0"/>
              </w:rPr>
              <w:t xml:space="preserve">Specify hirer’s contact number.</w:t>
            </w:r>
          </w:p>
          <w:p w:rsidR="00000000" w:rsidDel="00000000" w:rsidP="00000000" w:rsidRDefault="00000000" w:rsidRPr="00000000" w14:paraId="00000902">
            <w:pPr>
              <w:spacing w:after="0" w:line="240" w:lineRule="auto"/>
              <w:ind w:left="0" w:right="-25.98425196850357" w:firstLine="0"/>
              <w:rPr/>
            </w:pPr>
            <w:r w:rsidDel="00000000" w:rsidR="00000000" w:rsidRPr="00000000">
              <w:rPr>
                <w:rtl w:val="0"/>
              </w:rPr>
              <w:t xml:space="preserve">Auto populate based on sales input, also use Hire Mobile No.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4">
            <w:pPr>
              <w:ind w:left="360" w:firstLine="0"/>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5">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Correspondence Mode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6">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7">
            <w:pPr>
              <w:spacing w:after="0" w:line="240" w:lineRule="auto"/>
              <w:ind w:left="0" w:right="-25.98425196850357" w:firstLine="0"/>
              <w:rPr/>
            </w:pPr>
            <w:r w:rsidDel="00000000" w:rsidR="00000000" w:rsidRPr="00000000">
              <w:rPr>
                <w:rtl w:val="0"/>
              </w:rPr>
              <w:t xml:space="preserve">Specify hirer’s correspondence mode.</w:t>
              <w:br w:type="textWrapping"/>
              <w:t xml:space="preserve"> S – SMS</w:t>
              <w:br w:type="textWrapping"/>
              <w:t xml:space="preserve"> E – Email</w:t>
              <w:br w:type="textWrapping"/>
              <w:t xml:space="preserve"> P - Postal</w:t>
            </w:r>
          </w:p>
          <w:p w:rsidR="00000000" w:rsidDel="00000000" w:rsidP="00000000" w:rsidRDefault="00000000" w:rsidRPr="00000000" w14:paraId="00000908">
            <w:pPr>
              <w:spacing w:after="0" w:line="240" w:lineRule="auto"/>
              <w:ind w:left="0" w:right="-25.98425196850357" w:firstLine="0"/>
              <w:rPr/>
            </w:pPr>
            <w:r w:rsidDel="00000000" w:rsidR="00000000" w:rsidRPr="00000000">
              <w:rPr>
                <w:rtl w:val="0"/>
              </w:rPr>
              <w:t xml:space="preserve">Auto populate “E”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0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A">
            <w:pPr>
              <w:ind w:left="360" w:firstLine="0"/>
              <w:rPr/>
            </w:pPr>
            <w:r w:rsidDel="00000000" w:rsidR="00000000" w:rsidRPr="00000000">
              <w:rPr>
                <w:rtl w:val="0"/>
              </w:rPr>
            </w:r>
          </w:p>
        </w:tc>
      </w:tr>
      <w:tr>
        <w:trPr>
          <w:cantSplit w:val="0"/>
          <w:trHeight w:val="29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Vehicle Model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after="0" w:line="240" w:lineRule="auto"/>
              <w:ind w:left="0" w:right="-25.98425196850357" w:firstLine="0"/>
              <w:rPr/>
            </w:pPr>
            <w:r w:rsidDel="00000000" w:rsidR="00000000" w:rsidRPr="00000000">
              <w:rPr>
                <w:rtl w:val="0"/>
              </w:rPr>
              <w:t xml:space="preserve">Specify the vehicle model code using Vehicle Make Code, Vehicle Family Code and Manufacture Year as the key fields to allow user to select the Vehicle Model Code from the Vehicle Model Table</w:t>
              <w:br w:type="textWrapping"/>
              <w:t xml:space="preserve"> Mandatory field for Vehicle Type – V and</w:t>
              <w:br w:type="textWrapping"/>
              <w:t xml:space="preserve"> Claim Type 0 - Ownership New or</w:t>
              <w:br w:type="textWrapping"/>
              <w:t xml:space="preserve"> Claim Type 1 - Ownership Used</w:t>
            </w:r>
          </w:p>
          <w:p w:rsidR="00000000" w:rsidDel="00000000" w:rsidP="00000000" w:rsidRDefault="00000000" w:rsidRPr="00000000" w14:paraId="0000090E">
            <w:pPr>
              <w:spacing w:after="0" w:line="240" w:lineRule="auto"/>
              <w:ind w:left="0" w:right="-25.98425196850357" w:firstLine="0"/>
              <w:rPr/>
            </w:pPr>
            <w:r w:rsidDel="00000000" w:rsidR="00000000" w:rsidRPr="00000000">
              <w:rPr>
                <w:rtl w:val="0"/>
              </w:rPr>
              <w:t xml:space="preserve"> </w:t>
            </w:r>
          </w:p>
          <w:p w:rsidR="00000000" w:rsidDel="00000000" w:rsidP="00000000" w:rsidRDefault="00000000" w:rsidRPr="00000000" w14:paraId="0000090F">
            <w:pPr>
              <w:spacing w:after="0" w:line="240" w:lineRule="auto"/>
              <w:ind w:left="0" w:right="-25.98425196850357" w:firstLine="0"/>
              <w:rPr/>
            </w:pPr>
            <w:r w:rsidDel="00000000" w:rsidR="00000000" w:rsidRPr="00000000">
              <w:rPr>
                <w:rtl w:val="0"/>
              </w:rPr>
              <w:t xml:space="preserve">SOURCE: COMMON_CODE.FIS_VEHICLE_MODEL_DTL</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11">
            <w:pPr>
              <w:ind w:left="360" w:firstLine="0"/>
              <w:rPr/>
            </w:pPr>
            <w:r w:rsidDel="00000000" w:rsidR="00000000" w:rsidRPr="00000000">
              <w:rPr>
                <w:rtl w:val="0"/>
              </w:rPr>
            </w:r>
          </w:p>
        </w:tc>
      </w:tr>
      <w:tr>
        <w:trPr>
          <w:cantSplit w:val="0"/>
          <w:trHeight w:val="21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pacing w:after="0" w:line="240" w:lineRule="auto"/>
              <w:ind w:left="0" w:right="-25.98425196850357" w:firstLine="0"/>
              <w:rPr>
                <w:rFonts w:ascii="Calibri" w:cs="Calibri" w:eastAsia="Calibri" w:hAnsi="Calibri"/>
              </w:rPr>
            </w:pPr>
            <w:r w:rsidDel="00000000" w:rsidR="00000000" w:rsidRPr="00000000">
              <w:rPr>
                <w:rFonts w:ascii="Calibri" w:cs="Calibri" w:eastAsia="Calibri" w:hAnsi="Calibri"/>
                <w:rtl w:val="0"/>
              </w:rPr>
              <w:t xml:space="preserve">Selling Price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3">
            <w:pPr>
              <w:spacing w:after="0" w:line="240" w:lineRule="auto"/>
              <w:ind w:left="0" w:right="-25.9842519685035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after="0" w:line="240" w:lineRule="auto"/>
              <w:ind w:left="0" w:right="-25.98425196850357" w:firstLine="0"/>
              <w:rPr/>
            </w:pPr>
            <w:r w:rsidDel="00000000" w:rsidR="00000000" w:rsidRPr="00000000">
              <w:rPr>
                <w:rtl w:val="0"/>
              </w:rPr>
              <w:t xml:space="preserve">Specify vehicle selling price. Mandatory field for</w:t>
              <w:br w:type="textWrapping"/>
              <w:t xml:space="preserve"> Vehicle Type – V and</w:t>
              <w:br w:type="textWrapping"/>
              <w:t xml:space="preserve"> Claim Type 0 - Ownership New or</w:t>
              <w:br w:type="textWrapping"/>
              <w:t xml:space="preserve"> Claim Type 1 - Ownership Used</w:t>
            </w:r>
          </w:p>
          <w:p w:rsidR="00000000" w:rsidDel="00000000" w:rsidP="00000000" w:rsidRDefault="00000000" w:rsidRPr="00000000" w14:paraId="00000915">
            <w:pPr>
              <w:spacing w:after="0" w:line="240" w:lineRule="auto"/>
              <w:ind w:left="0" w:right="-25.98425196850357" w:firstLine="0"/>
              <w:rPr/>
            </w:pPr>
            <w:r w:rsidDel="00000000" w:rsidR="00000000" w:rsidRPr="00000000">
              <w:rPr>
                <w:rtl w:val="0"/>
              </w:rPr>
              <w:t xml:space="preserve"> </w:t>
            </w:r>
          </w:p>
          <w:p w:rsidR="00000000" w:rsidDel="00000000" w:rsidP="00000000" w:rsidRDefault="00000000" w:rsidRPr="00000000" w14:paraId="00000916">
            <w:pPr>
              <w:spacing w:after="0" w:line="240" w:lineRule="auto"/>
              <w:ind w:left="0" w:right="-25.98425196850357" w:firstLine="0"/>
              <w:rPr/>
            </w:pPr>
            <w:r w:rsidDel="00000000" w:rsidR="00000000" w:rsidRPr="00000000">
              <w:rPr>
                <w:rtl w:val="0"/>
              </w:rPr>
              <w:t xml:space="preserve">Auto populate OTR(purchase price) based on sales input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1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18">
            <w:pPr>
              <w:ind w:left="360" w:firstLine="0"/>
              <w:rPr/>
            </w:pPr>
            <w:r w:rsidDel="00000000" w:rsidR="00000000" w:rsidRPr="00000000">
              <w:rPr>
                <w:rtl w:val="0"/>
              </w:rPr>
            </w:r>
          </w:p>
        </w:tc>
      </w:tr>
    </w:tbl>
    <w:p w:rsidR="00000000" w:rsidDel="00000000" w:rsidP="00000000" w:rsidRDefault="00000000" w:rsidRPr="00000000" w14:paraId="00000919">
      <w:pPr>
        <w:spacing w:after="0" w:lineRule="auto"/>
        <w:ind w:left="880" w:firstLine="0"/>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1A">
      <w:pPr>
        <w:spacing w:after="0" w:lineRule="auto"/>
        <w:ind w:left="1600" w:hanging="360"/>
        <w:rPr>
          <w:b w:val="1"/>
          <w:bCs w:val="1"/>
          <w:sz w:val="21"/>
          <w:szCs w:val="21"/>
        </w:rPr>
      </w:pPr>
      <w:r w:rsidDel="00000000" w:rsidR="00000000" w:rsidRPr="00000000">
        <w:rPr>
          <w:b w:val="1"/>
          <w:bCs w:val="1"/>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Vehicle Status System Code Setup (FIS Claim Type) </w:t>
      </w:r>
    </w:p>
    <w:p w:rsidR="00000000" w:rsidDel="00000000" w:rsidP="00000000" w:rsidRDefault="00000000" w:rsidRPr="00000000" w14:paraId="0000091B">
      <w:pPr>
        <w:spacing w:after="0" w:lineRule="auto"/>
        <w:ind w:left="1240" w:firstLine="0"/>
        <w:rPr>
          <w:sz w:val="21"/>
          <w:szCs w:val="21"/>
        </w:rPr>
      </w:pPr>
      <w:r w:rsidDel="00000000" w:rsidR="00000000" w:rsidRPr="00000000">
        <w:rPr>
          <w:sz w:val="21"/>
          <w:szCs w:val="21"/>
          <w:rtl w:val="0"/>
        </w:rPr>
        <w:t xml:space="preserve">This mapping is a system parameter without configuration screen.</w:t>
      </w:r>
    </w:p>
    <w:p w:rsidR="00000000" w:rsidDel="00000000" w:rsidP="00000000" w:rsidRDefault="00000000" w:rsidRPr="00000000" w14:paraId="0000091C">
      <w:pPr>
        <w:spacing w:after="0" w:lineRule="auto"/>
        <w:ind w:left="1240" w:firstLine="0"/>
        <w:rPr>
          <w:sz w:val="21"/>
          <w:szCs w:val="21"/>
        </w:rPr>
      </w:pPr>
      <w:r w:rsidDel="00000000" w:rsidR="00000000" w:rsidRPr="00000000">
        <w:rPr>
          <w:sz w:val="21"/>
          <w:szCs w:val="21"/>
          <w:rtl w:val="0"/>
        </w:rPr>
        <w:t xml:space="preserve">Auto populate corresponding value based on Vehicle Status and mapping rules in the below table.</w:t>
      </w:r>
    </w:p>
    <w:tbl>
      <w:tblPr>
        <w:tblStyle w:val="Table2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95"/>
        <w:gridCol w:w="4650"/>
        <w:tblGridChange w:id="0">
          <w:tblGrid>
            <w:gridCol w:w="1875"/>
            <w:gridCol w:w="2295"/>
            <w:gridCol w:w="465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091D">
            <w:pPr>
              <w:spacing w:after="0" w:lineRule="auto"/>
              <w:ind w:left="59.76377952755911" w:firstLine="0"/>
              <w:rPr>
                <w:b w:val="1"/>
                <w:bCs w:val="1"/>
                <w:sz w:val="21"/>
                <w:szCs w:val="21"/>
              </w:rPr>
            </w:pPr>
            <w:r w:rsidDel="00000000" w:rsidR="00000000" w:rsidRPr="00000000">
              <w:rPr>
                <w:b w:val="1"/>
                <w:bCs w:val="1"/>
                <w:sz w:val="21"/>
                <w:szCs w:val="21"/>
                <w:rtl w:val="0"/>
              </w:rPr>
              <w:t xml:space="preserve">Vehicle Status</w:t>
            </w:r>
          </w:p>
        </w:tc>
        <w:tc>
          <w:tcPr>
            <w:tcBorders>
              <w:top w:color="000000" w:space="0" w:sz="5" w:val="single"/>
              <w:left w:color="000000" w:space="0" w:sz="0" w:val="nil"/>
              <w:bottom w:color="000000" w:space="0" w:sz="5" w:val="single"/>
              <w:right w:color="00000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091E">
            <w:pPr>
              <w:spacing w:after="0" w:lineRule="auto"/>
              <w:ind w:left="59.76377952755911" w:firstLine="0"/>
              <w:rPr>
                <w:b w:val="1"/>
                <w:bCs w:val="1"/>
                <w:sz w:val="21"/>
                <w:szCs w:val="21"/>
              </w:rPr>
            </w:pPr>
            <w:r w:rsidDel="00000000" w:rsidR="00000000" w:rsidRPr="00000000">
              <w:rPr>
                <w:b w:val="1"/>
                <w:bCs w:val="1"/>
                <w:sz w:val="21"/>
                <w:szCs w:val="21"/>
                <w:rtl w:val="0"/>
              </w:rPr>
              <w:t xml:space="preserve">FIS Mapping</w:t>
            </w:r>
          </w:p>
        </w:tc>
        <w:tc>
          <w:tcPr>
            <w:tcBorders>
              <w:top w:color="000000" w:space="0" w:sz="5" w:val="single"/>
              <w:left w:color="000000" w:space="0" w:sz="0" w:val="nil"/>
              <w:bottom w:color="000000" w:space="0" w:sz="5" w:val="single"/>
              <w:right w:color="00000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091F">
            <w:pPr>
              <w:spacing w:after="0" w:lineRule="auto"/>
              <w:ind w:left="59.76377952755911" w:firstLine="0"/>
              <w:rPr>
                <w:b w:val="1"/>
                <w:bCs w:val="1"/>
                <w:sz w:val="21"/>
                <w:szCs w:val="21"/>
              </w:rPr>
            </w:pPr>
            <w:r w:rsidDel="00000000" w:rsidR="00000000" w:rsidRPr="00000000">
              <w:rPr>
                <w:b w:val="1"/>
                <w:bCs w:val="1"/>
                <w:sz w:val="21"/>
                <w:szCs w:val="21"/>
                <w:rtl w:val="0"/>
              </w:rPr>
              <w:t xml:space="preserve">Bahasa Drop Down Display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0">
            <w:pPr>
              <w:spacing w:after="0" w:lineRule="auto"/>
              <w:ind w:left="59.76377952755911" w:firstLine="0"/>
              <w:rPr>
                <w:sz w:val="21"/>
                <w:szCs w:val="21"/>
              </w:rPr>
            </w:pPr>
            <w:r w:rsidDel="00000000" w:rsidR="00000000" w:rsidRPr="00000000">
              <w:rPr>
                <w:sz w:val="21"/>
                <w:szCs w:val="21"/>
                <w:rtl w:val="0"/>
              </w:rPr>
              <w:t xml:space="preserve">New</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1">
            <w:pPr>
              <w:spacing w:after="0" w:lineRule="auto"/>
              <w:ind w:left="59.76377952755911" w:firstLine="0"/>
              <w:rPr>
                <w:sz w:val="21"/>
                <w:szCs w:val="21"/>
              </w:rPr>
            </w:pPr>
            <w:r w:rsidDel="00000000" w:rsidR="00000000" w:rsidRPr="00000000">
              <w:rPr>
                <w:sz w:val="21"/>
                <w:szCs w:val="21"/>
                <w:rtl w:val="0"/>
              </w:rPr>
              <w:t xml:space="preserve">0 - Ownership New</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2">
            <w:pPr>
              <w:spacing w:after="0" w:lineRule="auto"/>
              <w:ind w:left="59.76377952755911" w:firstLine="0"/>
              <w:rPr>
                <w:sz w:val="21"/>
                <w:szCs w:val="21"/>
              </w:rPr>
            </w:pPr>
            <w:r w:rsidDel="00000000" w:rsidR="00000000" w:rsidRPr="00000000">
              <w:rPr>
                <w:sz w:val="21"/>
                <w:szCs w:val="21"/>
                <w:rtl w:val="0"/>
              </w:rPr>
              <w:t xml:space="preserve">0-Tuntutan Pengesahan Kenderaan Baru</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3">
            <w:pPr>
              <w:spacing w:after="0" w:lineRule="auto"/>
              <w:ind w:left="59.76377952755911" w:firstLine="0"/>
              <w:rPr>
                <w:sz w:val="21"/>
                <w:szCs w:val="21"/>
              </w:rPr>
            </w:pPr>
            <w:r w:rsidDel="00000000" w:rsidR="00000000" w:rsidRPr="00000000">
              <w:rPr>
                <w:sz w:val="21"/>
                <w:szCs w:val="21"/>
                <w:rtl w:val="0"/>
              </w:rPr>
              <w:t xml:space="preserve">Used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4">
            <w:pPr>
              <w:spacing w:after="0" w:lineRule="auto"/>
              <w:ind w:left="59.76377952755911" w:firstLine="0"/>
              <w:rPr>
                <w:sz w:val="21"/>
                <w:szCs w:val="21"/>
              </w:rPr>
            </w:pPr>
            <w:r w:rsidDel="00000000" w:rsidR="00000000" w:rsidRPr="00000000">
              <w:rPr>
                <w:sz w:val="21"/>
                <w:szCs w:val="21"/>
                <w:rtl w:val="0"/>
              </w:rPr>
              <w:t xml:space="preserve">1 - Ownership Used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5">
            <w:pPr>
              <w:spacing w:after="0" w:lineRule="auto"/>
              <w:ind w:left="59.76377952755911" w:firstLine="0"/>
              <w:rPr>
                <w:sz w:val="21"/>
                <w:szCs w:val="21"/>
              </w:rPr>
            </w:pPr>
            <w:r w:rsidDel="00000000" w:rsidR="00000000" w:rsidRPr="00000000">
              <w:rPr>
                <w:sz w:val="21"/>
                <w:szCs w:val="21"/>
                <w:rtl w:val="0"/>
              </w:rPr>
              <w:t xml:space="preserve">1-Tuntutan Pengesahan Kenderaan Terpakai</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6">
            <w:pPr>
              <w:spacing w:after="0" w:lineRule="auto"/>
              <w:ind w:left="59.76377952755911" w:firstLine="0"/>
              <w:rPr>
                <w:sz w:val="21"/>
                <w:szCs w:val="21"/>
              </w:rPr>
            </w:pPr>
            <w:r w:rsidDel="00000000" w:rsidR="00000000" w:rsidRPr="00000000">
              <w:rPr>
                <w:sz w:val="21"/>
                <w:szCs w:val="21"/>
                <w:rtl w:val="0"/>
              </w:rPr>
              <w:t xml:space="preserve">Recond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7">
            <w:pPr>
              <w:spacing w:after="0" w:lineRule="auto"/>
              <w:ind w:left="59.76377952755911" w:firstLine="0"/>
              <w:rPr>
                <w:sz w:val="21"/>
                <w:szCs w:val="21"/>
              </w:rPr>
            </w:pPr>
            <w:r w:rsidDel="00000000" w:rsidR="00000000" w:rsidRPr="00000000">
              <w:rPr>
                <w:sz w:val="21"/>
                <w:szCs w:val="21"/>
                <w:rtl w:val="0"/>
              </w:rPr>
              <w:t xml:space="preserve">0 - Ownership New</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8">
            <w:pPr>
              <w:spacing w:after="0" w:lineRule="auto"/>
              <w:ind w:left="59.76377952755911" w:firstLine="0"/>
              <w:rPr>
                <w:sz w:val="21"/>
                <w:szCs w:val="21"/>
              </w:rPr>
            </w:pPr>
            <w:r w:rsidDel="00000000" w:rsidR="00000000" w:rsidRPr="00000000">
              <w:rPr>
                <w:sz w:val="21"/>
                <w:szCs w:val="21"/>
                <w:rtl w:val="0"/>
              </w:rPr>
              <w:t xml:space="preserve">0-Tuntutan Pengesahan Kenderaan Baru</w:t>
            </w:r>
          </w:p>
        </w:tc>
      </w:tr>
    </w:tbl>
    <w:p w:rsidR="00000000" w:rsidDel="00000000" w:rsidP="00000000" w:rsidRDefault="00000000" w:rsidRPr="00000000" w14:paraId="00000929">
      <w:pPr>
        <w:spacing w:after="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2A">
      <w:pPr>
        <w:spacing w:after="60" w:before="60" w:lineRule="auto"/>
        <w:ind w:left="840" w:firstLine="420"/>
        <w:rPr/>
      </w:pPr>
      <w:r w:rsidDel="00000000" w:rsidR="00000000" w:rsidRPr="00000000">
        <w:rPr>
          <w:rtl w:val="0"/>
        </w:rPr>
        <w:t xml:space="preserve"> </w:t>
      </w:r>
    </w:p>
    <w:p w:rsidR="00000000" w:rsidDel="00000000" w:rsidP="00000000" w:rsidRDefault="00000000" w:rsidRPr="00000000" w14:paraId="0000092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g2x27j5k9lp8" w:id="137"/>
      <w:bookmarkEnd w:id="137"/>
      <w:r w:rsidDel="00000000" w:rsidR="00000000" w:rsidRPr="00000000">
        <w:rPr>
          <w:sz w:val="22"/>
          <w:szCs w:val="22"/>
          <w:rtl w:val="0"/>
        </w:rPr>
        <w:t xml:space="preserve">12.6.</w:t>
      </w:r>
      <w:r w:rsidDel="00000000" w:rsidR="00000000" w:rsidRPr="00000000">
        <w:rPr>
          <w:sz w:val="22"/>
          <w:szCs w:val="22"/>
          <w:rtl w:val="0"/>
        </w:rPr>
        <w:t xml:space="preserve">          </w:t>
      </w:r>
      <w:r w:rsidDel="00000000" w:rsidR="00000000" w:rsidRPr="00000000">
        <w:rPr>
          <w:sz w:val="22"/>
          <w:szCs w:val="22"/>
          <w:rtl w:val="0"/>
        </w:rPr>
        <w:t xml:space="preserve">FIS Query</w:t>
      </w:r>
    </w:p>
    <w:p w:rsidR="00000000" w:rsidDel="00000000" w:rsidP="00000000" w:rsidRDefault="00000000" w:rsidRPr="00000000" w14:paraId="0000092C">
      <w:pPr>
        <w:spacing w:after="0" w:lineRule="auto"/>
        <w:rPr>
          <w:b w:val="1"/>
          <w:bCs w:val="1"/>
          <w:sz w:val="21"/>
          <w:szCs w:val="21"/>
        </w:rPr>
      </w:pPr>
      <w:r w:rsidDel="00000000" w:rsidR="00000000" w:rsidRPr="00000000">
        <w:rPr>
          <w:rtl w:val="0"/>
        </w:rPr>
      </w:r>
    </w:p>
    <w:p w:rsidR="00000000" w:rsidDel="00000000" w:rsidP="00000000" w:rsidRDefault="00000000" w:rsidRPr="00000000" w14:paraId="0000092D">
      <w:pPr>
        <w:spacing w:after="0" w:lineRule="auto"/>
        <w:ind w:left="0" w:firstLine="0"/>
        <w:rPr>
          <w:b w:val="1"/>
          <w:bCs w:val="1"/>
          <w:sz w:val="21"/>
          <w:szCs w:val="21"/>
        </w:rPr>
      </w:pPr>
      <w:r w:rsidDel="00000000" w:rsidR="00000000" w:rsidRPr="00000000">
        <w:rPr>
          <w:b w:val="1"/>
          <w:bCs w:val="1"/>
          <w:sz w:val="21"/>
          <w:szCs w:val="21"/>
        </w:rPr>
        <w:drawing>
          <wp:inline distB="114300" distT="114300" distL="114300" distR="114300">
            <wp:extent cx="6675120" cy="1816100"/>
            <wp:effectExtent b="0" l="0" r="0" t="0"/>
            <wp:docPr id="111" name="image116.png"/>
            <a:graphic>
              <a:graphicData uri="http://schemas.openxmlformats.org/drawingml/2006/picture">
                <pic:pic>
                  <pic:nvPicPr>
                    <pic:cNvPr id="0" name="image116.png"/>
                    <pic:cNvPicPr preferRelativeResize="0"/>
                  </pic:nvPicPr>
                  <pic:blipFill>
                    <a:blip r:embed="rId65"/>
                    <a:srcRect b="0" l="0" r="0" t="0"/>
                    <a:stretch>
                      <a:fillRect/>
                    </a:stretch>
                  </pic:blipFill>
                  <pic:spPr>
                    <a:xfrm>
                      <a:off x="0" y="0"/>
                      <a:ext cx="667512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92E">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Display fields:</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250"/>
        <w:gridCol w:w="2520"/>
        <w:gridCol w:w="2295"/>
        <w:tblGridChange w:id="0">
          <w:tblGrid>
            <w:gridCol w:w="1770"/>
            <w:gridCol w:w="2250"/>
            <w:gridCol w:w="2520"/>
            <w:gridCol w:w="229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F">
            <w:pPr>
              <w:spacing w:after="0" w:lineRule="auto"/>
              <w:ind w:left="0" w:right="0.944881889763991" w:firstLine="0"/>
              <w:rPr>
                <w:b w:val="1"/>
                <w:bCs w:val="1"/>
                <w:sz w:val="21"/>
                <w:szCs w:val="21"/>
              </w:rPr>
            </w:pPr>
            <w:r w:rsidDel="00000000" w:rsidR="00000000" w:rsidRPr="00000000">
              <w:rPr>
                <w:b w:val="1"/>
                <w:bCs w:val="1"/>
                <w:sz w:val="21"/>
                <w:szCs w:val="21"/>
                <w:rtl w:val="0"/>
              </w:rPr>
              <w:t xml:space="preserve">Field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0">
            <w:pPr>
              <w:spacing w:after="0" w:lineRule="auto"/>
              <w:ind w:left="0" w:right="0.944881889763991" w:firstLine="0"/>
              <w:rPr>
                <w:b w:val="1"/>
                <w:bCs w:val="1"/>
                <w:sz w:val="21"/>
                <w:szCs w:val="21"/>
              </w:rPr>
            </w:pPr>
            <w:r w:rsidDel="00000000" w:rsidR="00000000" w:rsidRPr="00000000">
              <w:rPr>
                <w:b w:val="1"/>
                <w:bCs w:val="1"/>
                <w:sz w:val="21"/>
                <w:szCs w:val="21"/>
                <w:rtl w:val="0"/>
              </w:rPr>
              <w:t xml:space="preserve">Mapping</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1">
            <w:pPr>
              <w:spacing w:after="0" w:lineRule="auto"/>
              <w:ind w:left="0" w:right="0.944881889763991" w:firstLine="0"/>
              <w:rPr>
                <w:b w:val="1"/>
                <w:bCs w:val="1"/>
                <w:sz w:val="21"/>
                <w:szCs w:val="21"/>
              </w:rPr>
            </w:pPr>
            <w:r w:rsidDel="00000000" w:rsidR="00000000" w:rsidRPr="00000000">
              <w:rPr>
                <w:b w:val="1"/>
                <w:bCs w:val="1"/>
                <w:sz w:val="21"/>
                <w:szCs w:val="21"/>
                <w:rtl w:val="0"/>
              </w:rPr>
              <w:t xml:space="preserve">Value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2">
            <w:pPr>
              <w:spacing w:after="0" w:lineRule="auto"/>
              <w:ind w:left="0" w:right="0.944881889763991" w:firstLine="0"/>
              <w:rPr>
                <w:b w:val="1"/>
                <w:bCs w:val="1"/>
                <w:sz w:val="21"/>
                <w:szCs w:val="21"/>
              </w:rPr>
            </w:pPr>
            <w:r w:rsidDel="00000000" w:rsidR="00000000" w:rsidRPr="00000000">
              <w:rPr>
                <w:b w:val="1"/>
                <w:bCs w:val="1"/>
                <w:sz w:val="21"/>
                <w:szCs w:val="21"/>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3">
            <w:pPr>
              <w:spacing w:after="0" w:lineRule="auto"/>
              <w:ind w:left="0" w:right="0.944881889763991" w:firstLine="0"/>
              <w:rPr>
                <w:b w:val="1"/>
                <w:bCs w:val="1"/>
                <w:sz w:val="21"/>
                <w:szCs w:val="21"/>
              </w:rPr>
            </w:pPr>
            <w:r w:rsidDel="00000000" w:rsidR="00000000" w:rsidRPr="00000000">
              <w:rPr>
                <w:b w:val="1"/>
                <w:bCs w:val="1"/>
                <w:sz w:val="21"/>
                <w:szCs w:val="21"/>
                <w:rtl w:val="0"/>
              </w:rPr>
              <w:t xml:space="preserve">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4">
            <w:pPr>
              <w:spacing w:after="0" w:lineRule="auto"/>
              <w:ind w:left="0" w:right="0.944881889763991" w:firstLine="0"/>
              <w:rPr>
                <w:sz w:val="21"/>
                <w:szCs w:val="21"/>
              </w:rPr>
            </w:pPr>
            <w:r w:rsidDel="00000000" w:rsidR="00000000" w:rsidRPr="00000000">
              <w:rPr>
                <w:sz w:val="21"/>
                <w:szCs w:val="21"/>
                <w:rtl w:val="0"/>
              </w:rPr>
              <w:t xml:space="preserve">ClaimStatus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5">
            <w:pPr>
              <w:spacing w:after="0" w:lineRule="auto"/>
              <w:ind w:left="0" w:right="0.944881889763991" w:firstLine="0"/>
              <w:rPr>
                <w:sz w:val="21"/>
                <w:szCs w:val="21"/>
              </w:rPr>
            </w:pPr>
            <w:r w:rsidDel="00000000" w:rsidR="00000000" w:rsidRPr="00000000">
              <w:rPr>
                <w:sz w:val="21"/>
                <w:szCs w:val="21"/>
                <w:rtl w:val="0"/>
              </w:rPr>
              <w:t xml:space="preserve">Ownership Claim – Processed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6">
            <w:pPr>
              <w:spacing w:after="0" w:lineRule="auto"/>
              <w:ind w:left="0" w:right="0.944881889763991" w:firstLine="0"/>
              <w:rPr>
                <w:sz w:val="21"/>
                <w:szCs w:val="21"/>
              </w:rPr>
            </w:pPr>
            <w:r w:rsidDel="00000000" w:rsidR="00000000" w:rsidRPr="00000000">
              <w:rPr>
                <w:sz w:val="21"/>
                <w:szCs w:val="21"/>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7">
            <w:pPr>
              <w:spacing w:after="0" w:lineRule="auto"/>
              <w:ind w:left="0" w:right="0.944881889763991" w:firstLine="0"/>
              <w:rPr>
                <w:b w:val="1"/>
                <w:bCs w:val="1"/>
                <w:sz w:val="21"/>
                <w:szCs w:val="21"/>
              </w:rPr>
            </w:pPr>
            <w:r w:rsidDel="00000000" w:rsidR="00000000" w:rsidRPr="00000000">
              <w:rPr>
                <w:b w:val="1"/>
                <w:bCs w:val="1"/>
                <w:sz w:val="21"/>
                <w:szCs w:val="21"/>
                <w:rtl w:val="0"/>
              </w:rPr>
              <w:t xml:space="preserve">Claimed by Company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8">
            <w:pPr>
              <w:spacing w:after="0" w:lineRule="auto"/>
              <w:ind w:left="0" w:right="0.944881889763991" w:firstLine="0"/>
              <w:rPr>
                <w:sz w:val="21"/>
                <w:szCs w:val="21"/>
              </w:rPr>
            </w:pPr>
            <w:r w:rsidDel="00000000" w:rsidR="00000000" w:rsidRPr="00000000">
              <w:rPr>
                <w:sz w:val="21"/>
                <w:szCs w:val="21"/>
                <w:rtl w:val="0"/>
              </w:rPr>
              <w:t xml:space="preserve">ClaimedByCompany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9">
            <w:pPr>
              <w:spacing w:after="0" w:lineRule="auto"/>
              <w:ind w:left="0" w:right="0.944881889763991" w:firstLine="0"/>
              <w:rPr>
                <w:sz w:val="21"/>
                <w:szCs w:val="21"/>
              </w:rPr>
            </w:pPr>
            <w:r w:rsidDel="00000000" w:rsidR="00000000" w:rsidRPr="00000000">
              <w:rPr>
                <w:sz w:val="21"/>
                <w:szCs w:val="21"/>
                <w:rtl w:val="0"/>
              </w:rPr>
              <w:t xml:space="preserve">2846, H.LEONG ISLAMIC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A">
            <w:pPr>
              <w:spacing w:after="0" w:lineRule="auto"/>
              <w:ind w:left="0" w:right="0.944881889763991" w:firstLine="0"/>
              <w:rPr>
                <w:sz w:val="21"/>
                <w:szCs w:val="21"/>
              </w:rPr>
            </w:pPr>
            <w:r w:rsidDel="00000000" w:rsidR="00000000" w:rsidRPr="00000000">
              <w:rPr>
                <w:sz w:val="21"/>
                <w:szCs w:val="21"/>
                <w:rtl w:val="0"/>
              </w:rPr>
              <w:t xml:space="preserve"> </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B">
            <w:pPr>
              <w:spacing w:after="0" w:lineRule="auto"/>
              <w:ind w:left="0" w:right="0.944881889763991" w:firstLine="0"/>
              <w:rPr>
                <w:b w:val="1"/>
                <w:bCs w:val="1"/>
                <w:sz w:val="21"/>
                <w:szCs w:val="21"/>
              </w:rPr>
            </w:pPr>
            <w:r w:rsidDel="00000000" w:rsidR="00000000" w:rsidRPr="00000000">
              <w:rPr>
                <w:b w:val="1"/>
                <w:bCs w:val="1"/>
                <w:sz w:val="21"/>
                <w:szCs w:val="21"/>
                <w:rtl w:val="0"/>
              </w:rPr>
              <w:t xml:space="preserve">IC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0" w:lineRule="auto"/>
              <w:ind w:left="0" w:right="0.944881889763991" w:firstLine="0"/>
              <w:rPr>
                <w:color w:val="ff0000"/>
                <w:sz w:val="18"/>
                <w:szCs w:val="18"/>
              </w:rPr>
            </w:pPr>
            <w:r w:rsidDel="00000000" w:rsidR="00000000" w:rsidRPr="00000000">
              <w:rPr>
                <w:color w:val="ff0000"/>
                <w:sz w:val="18"/>
                <w:szCs w:val="18"/>
                <w:rtl w:val="0"/>
              </w:rPr>
              <w:t xml:space="preserve">ICOrBusRegNumber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after="0" w:lineRule="auto"/>
              <w:ind w:left="0" w:right="0.944881889763991" w:firstLine="0"/>
              <w:rPr>
                <w:sz w:val="21"/>
                <w:szCs w:val="21"/>
              </w:rPr>
            </w:pPr>
            <w:r w:rsidDel="00000000" w:rsidR="00000000" w:rsidRPr="00000000">
              <w:rPr>
                <w:sz w:val="21"/>
                <w:szCs w:val="21"/>
                <w:rtl w:val="0"/>
              </w:rPr>
              <w:t xml:space="preserve">811012-XX-XXXX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after="0" w:lineRule="auto"/>
              <w:ind w:left="0" w:right="0.944881889763991" w:firstLine="0"/>
              <w:rPr>
                <w:color w:val="444746"/>
                <w:sz w:val="21"/>
                <w:szCs w:val="21"/>
              </w:rPr>
            </w:pPr>
            <w:r w:rsidDel="00000000" w:rsidR="00000000" w:rsidRPr="00000000">
              <w:rPr>
                <w:color w:val="444746"/>
                <w:sz w:val="21"/>
                <w:szCs w:val="21"/>
                <w:rtl w:val="0"/>
              </w:rPr>
              <w:t xml:space="preserve">IC number or Business Registration number depending on the application is Individual or Non Individual.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after="0" w:lineRule="auto"/>
              <w:ind w:left="0" w:right="0.944881889763991" w:firstLine="0"/>
              <w:rPr>
                <w:b w:val="1"/>
                <w:bCs w:val="1"/>
                <w:sz w:val="21"/>
                <w:szCs w:val="21"/>
              </w:rPr>
            </w:pPr>
            <w:r w:rsidDel="00000000" w:rsidR="00000000" w:rsidRPr="00000000">
              <w:rPr>
                <w:b w:val="1"/>
                <w:bCs w:val="1"/>
                <w:sz w:val="21"/>
                <w:szCs w:val="21"/>
                <w:rtl w:val="0"/>
              </w:rPr>
              <w:t xml:space="preserve">Registration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spacing w:after="0" w:lineRule="auto"/>
              <w:ind w:left="0" w:right="0.944881889763991" w:firstLine="0"/>
              <w:rPr>
                <w:sz w:val="21"/>
                <w:szCs w:val="21"/>
              </w:rPr>
            </w:pPr>
            <w:r w:rsidDel="00000000" w:rsidR="00000000" w:rsidRPr="00000000">
              <w:rPr>
                <w:sz w:val="21"/>
                <w:szCs w:val="21"/>
                <w:rtl w:val="0"/>
              </w:rPr>
              <w:t xml:space="preserve">RegistrationNumber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after="0" w:lineRule="auto"/>
              <w:ind w:left="0" w:right="0.944881889763991" w:firstLine="0"/>
              <w:rPr>
                <w:sz w:val="21"/>
                <w:szCs w:val="21"/>
              </w:rPr>
            </w:pPr>
            <w:r w:rsidDel="00000000" w:rsidR="00000000" w:rsidRPr="00000000">
              <w:rPr>
                <w:sz w:val="21"/>
                <w:szCs w:val="21"/>
                <w:rtl w:val="0"/>
              </w:rPr>
              <w:t xml:space="preserve">VQC8812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2">
            <w:pPr>
              <w:spacing w:after="0" w:lineRule="auto"/>
              <w:ind w:left="0" w:right="0.944881889763991" w:firstLine="0"/>
              <w:rPr>
                <w:sz w:val="21"/>
                <w:szCs w:val="21"/>
              </w:rPr>
            </w:pPr>
            <w:r w:rsidDel="00000000" w:rsidR="00000000" w:rsidRPr="00000000">
              <w:rPr>
                <w:sz w:val="21"/>
                <w:szCs w:val="21"/>
                <w:rtl w:val="0"/>
              </w:rPr>
              <w:t xml:space="preserve"> </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after="0" w:lineRule="auto"/>
              <w:ind w:left="0" w:right="0.944881889763991" w:firstLine="0"/>
              <w:rPr>
                <w:b w:val="1"/>
                <w:bCs w:val="1"/>
                <w:sz w:val="21"/>
                <w:szCs w:val="21"/>
              </w:rPr>
            </w:pPr>
            <w:r w:rsidDel="00000000" w:rsidR="00000000" w:rsidRPr="00000000">
              <w:rPr>
                <w:b w:val="1"/>
                <w:bCs w:val="1"/>
                <w:sz w:val="21"/>
                <w:szCs w:val="21"/>
                <w:rtl w:val="0"/>
              </w:rPr>
              <w:t xml:space="preserve">HP Serial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after="0" w:lineRule="auto"/>
              <w:ind w:left="0" w:right="0.944881889763991" w:firstLine="0"/>
              <w:rPr>
                <w:color w:val="ff0000"/>
                <w:sz w:val="18"/>
                <w:szCs w:val="18"/>
              </w:rPr>
            </w:pPr>
            <w:r w:rsidDel="00000000" w:rsidR="00000000" w:rsidRPr="00000000">
              <w:rPr>
                <w:color w:val="ff0000"/>
                <w:sz w:val="18"/>
                <w:szCs w:val="18"/>
                <w:rtl w:val="0"/>
              </w:rPr>
              <w:t xml:space="preserve">ChassisOrSerialNumber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after="0" w:lineRule="auto"/>
              <w:ind w:left="0" w:right="0.944881889763991" w:firstLine="0"/>
              <w:rPr>
                <w:sz w:val="21"/>
                <w:szCs w:val="21"/>
              </w:rPr>
            </w:pPr>
            <w:r w:rsidDel="00000000" w:rsidR="00000000" w:rsidRPr="00000000">
              <w:rPr>
                <w:sz w:val="21"/>
                <w:szCs w:val="21"/>
                <w:rtl w:val="0"/>
              </w:rPr>
              <w:t xml:space="preserve">226HP25L0001682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6">
            <w:pPr>
              <w:spacing w:after="0" w:lineRule="auto"/>
              <w:ind w:left="0" w:right="0.944881889763991" w:firstLine="0"/>
              <w:rPr>
                <w:sz w:val="21"/>
                <w:szCs w:val="21"/>
              </w:rPr>
            </w:pPr>
            <w:r w:rsidDel="00000000" w:rsidR="00000000" w:rsidRPr="00000000">
              <w:rPr>
                <w:sz w:val="21"/>
                <w:szCs w:val="21"/>
                <w:rtl w:val="0"/>
              </w:rPr>
              <w:t xml:space="preserve">Equal to E-Own OCL No.</w:t>
            </w:r>
          </w:p>
          <w:p w:rsidR="00000000" w:rsidDel="00000000" w:rsidP="00000000" w:rsidRDefault="00000000" w:rsidRPr="00000000" w14:paraId="00000947">
            <w:pPr>
              <w:spacing w:after="0" w:lineRule="auto"/>
              <w:ind w:left="0" w:right="0.944881889763991" w:firstLine="0"/>
              <w:rPr>
                <w:sz w:val="21"/>
                <w:szCs w:val="21"/>
              </w:rPr>
            </w:pPr>
            <w:r w:rsidDel="00000000" w:rsidR="00000000" w:rsidRPr="00000000">
              <w:rPr>
                <w:sz w:val="21"/>
                <w:szCs w:val="21"/>
                <w:rtl w:val="0"/>
              </w:rPr>
              <w:t xml:space="preserve">Branch + HP + Last 2 digits of Year + Last section of App Ref Number.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8">
            <w:pPr>
              <w:spacing w:after="0" w:lineRule="auto"/>
              <w:ind w:left="0" w:right="0.944881889763991" w:firstLine="0"/>
              <w:rPr>
                <w:b w:val="1"/>
                <w:bCs w:val="1"/>
                <w:sz w:val="21"/>
                <w:szCs w:val="21"/>
              </w:rPr>
            </w:pPr>
            <w:r w:rsidDel="00000000" w:rsidR="00000000" w:rsidRPr="00000000">
              <w:rPr>
                <w:b w:val="1"/>
                <w:bCs w:val="1"/>
                <w:sz w:val="21"/>
                <w:szCs w:val="21"/>
                <w:rtl w:val="0"/>
              </w:rPr>
              <w:t xml:space="preserve">Chassis No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9">
            <w:pPr>
              <w:spacing w:after="0" w:lineRule="auto"/>
              <w:ind w:left="0" w:right="0.944881889763991" w:firstLine="0"/>
              <w:rPr>
                <w:sz w:val="21"/>
                <w:szCs w:val="21"/>
              </w:rPr>
            </w:pPr>
            <w:r w:rsidDel="00000000" w:rsidR="00000000" w:rsidRPr="00000000">
              <w:rPr>
                <w:sz w:val="21"/>
                <w:szCs w:val="21"/>
                <w:rtl w:val="0"/>
              </w:rPr>
              <w:t xml:space="preserve">ChassisNumber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A">
            <w:pPr>
              <w:spacing w:after="0" w:lineRule="auto"/>
              <w:ind w:left="0" w:right="0.944881889763991" w:firstLine="0"/>
              <w:rPr>
                <w:sz w:val="21"/>
                <w:szCs w:val="21"/>
              </w:rPr>
            </w:pPr>
            <w:r w:rsidDel="00000000" w:rsidR="00000000" w:rsidRPr="00000000">
              <w:rPr>
                <w:sz w:val="21"/>
                <w:szCs w:val="21"/>
                <w:rtl w:val="0"/>
              </w:rPr>
              <w:t xml:space="preserve">L1NNSGHA7SB142191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B">
            <w:pPr>
              <w:spacing w:after="0" w:lineRule="auto"/>
              <w:ind w:left="0" w:right="0.944881889763991" w:firstLine="0"/>
              <w:rPr>
                <w:sz w:val="21"/>
                <w:szCs w:val="21"/>
              </w:rPr>
            </w:pPr>
            <w:r w:rsidDel="00000000" w:rsidR="00000000" w:rsidRPr="00000000">
              <w:rPr>
                <w:sz w:val="21"/>
                <w:szCs w:val="21"/>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C">
            <w:pPr>
              <w:spacing w:after="0" w:lineRule="auto"/>
              <w:ind w:left="0" w:right="0.944881889763991" w:firstLine="0"/>
              <w:rPr>
                <w:b w:val="1"/>
                <w:bCs w:val="1"/>
                <w:sz w:val="21"/>
                <w:szCs w:val="21"/>
              </w:rPr>
            </w:pPr>
            <w:r w:rsidDel="00000000" w:rsidR="00000000" w:rsidRPr="00000000">
              <w:rPr>
                <w:b w:val="1"/>
                <w:bCs w:val="1"/>
                <w:sz w:val="21"/>
                <w:szCs w:val="21"/>
                <w:rtl w:val="0"/>
              </w:rPr>
              <w:t xml:space="preserve">Engine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D">
            <w:pPr>
              <w:spacing w:after="0" w:lineRule="auto"/>
              <w:ind w:left="0" w:right="0.944881889763991" w:firstLine="0"/>
              <w:rPr>
                <w:sz w:val="21"/>
                <w:szCs w:val="21"/>
              </w:rPr>
            </w:pPr>
            <w:r w:rsidDel="00000000" w:rsidR="00000000" w:rsidRPr="00000000">
              <w:rPr>
                <w:sz w:val="21"/>
                <w:szCs w:val="21"/>
                <w:rtl w:val="0"/>
              </w:rPr>
              <w:t xml:space="preserve">EngineNumber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E">
            <w:pPr>
              <w:spacing w:after="0" w:lineRule="auto"/>
              <w:ind w:left="0" w:right="0.944881889763991" w:firstLine="0"/>
              <w:rPr>
                <w:sz w:val="21"/>
                <w:szCs w:val="21"/>
              </w:rPr>
            </w:pPr>
            <w:r w:rsidDel="00000000" w:rsidR="00000000" w:rsidRPr="00000000">
              <w:rPr>
                <w:sz w:val="21"/>
                <w:szCs w:val="21"/>
                <w:rtl w:val="0"/>
              </w:rPr>
              <w:t xml:space="preserve">E8FE016311030000FA6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F">
            <w:pPr>
              <w:spacing w:after="0" w:lineRule="auto"/>
              <w:ind w:left="0" w:right="0.944881889763991" w:firstLine="0"/>
              <w:rPr>
                <w:sz w:val="21"/>
                <w:szCs w:val="21"/>
              </w:rPr>
            </w:pPr>
            <w:r w:rsidDel="00000000" w:rsidR="00000000" w:rsidRPr="00000000">
              <w:rPr>
                <w:sz w:val="21"/>
                <w:szCs w:val="21"/>
                <w:rtl w:val="0"/>
              </w:rPr>
              <w:t xml:space="preserve"> </w:t>
            </w:r>
          </w:p>
        </w:tc>
      </w:tr>
    </w:tbl>
    <w:p w:rsidR="00000000" w:rsidDel="00000000" w:rsidP="00000000" w:rsidRDefault="00000000" w:rsidRPr="00000000" w14:paraId="00000950">
      <w:pPr>
        <w:spacing w:after="0" w:lineRule="auto"/>
        <w:ind w:left="0" w:right="0.944881889763991"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951">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952">
      <w:pPr>
        <w:spacing w:after="0" w:lineRule="auto"/>
        <w:ind w:left="880" w:hanging="360"/>
        <w:rPr>
          <w:b w:val="1"/>
          <w:bCs w:val="1"/>
          <w:sz w:val="21"/>
          <w:szCs w:val="21"/>
        </w:rPr>
      </w:pPr>
      <w:r w:rsidDel="00000000" w:rsidR="00000000" w:rsidRPr="00000000">
        <w:rPr>
          <w:b w:val="1"/>
          <w:bCs w:val="1"/>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FIS Query Result Display Rule</w:t>
      </w:r>
    </w:p>
    <w:p w:rsidR="00000000" w:rsidDel="00000000" w:rsidP="00000000" w:rsidRDefault="00000000" w:rsidRPr="00000000" w14:paraId="00000953">
      <w:pPr>
        <w:spacing w:after="0" w:lineRule="auto"/>
        <w:ind w:left="1480" w:hanging="440"/>
        <w:rPr>
          <w:b w:val="1"/>
          <w:bCs w:val="1"/>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Scenario 1:</w:t>
      </w:r>
    </w:p>
    <w:p w:rsidR="00000000" w:rsidDel="00000000" w:rsidP="00000000" w:rsidRDefault="00000000" w:rsidRPr="00000000" w14:paraId="00000954">
      <w:pPr>
        <w:spacing w:after="0" w:lineRule="auto"/>
        <w:ind w:left="3680" w:hanging="220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ErrorsFound="Y"and matchesfound="N", then display the error message from the &lt;ErrorMessage&gt;tag in the "FIS Result - Status" field.</w:t>
      </w:r>
    </w:p>
    <w:p w:rsidR="00000000" w:rsidDel="00000000" w:rsidP="00000000" w:rsidRDefault="00000000" w:rsidRPr="00000000" w14:paraId="00000955">
      <w:pPr>
        <w:spacing w:after="0" w:lineRule="auto"/>
        <w:ind w:left="1480" w:hanging="440"/>
        <w:rPr>
          <w:b w:val="1"/>
          <w:bCs w:val="1"/>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Scenario 2:</w:t>
      </w:r>
    </w:p>
    <w:p w:rsidR="00000000" w:rsidDel="00000000" w:rsidP="00000000" w:rsidRDefault="00000000" w:rsidRPr="00000000" w14:paraId="00000956">
      <w:pPr>
        <w:spacing w:after="0" w:lineRule="auto"/>
        <w:ind w:left="3680" w:hanging="220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ErrorsFound="Y"and matchesfound="Y":</w:t>
      </w:r>
    </w:p>
    <w:p w:rsidR="00000000" w:rsidDel="00000000" w:rsidP="00000000" w:rsidRDefault="00000000" w:rsidRPr="00000000" w14:paraId="00000957">
      <w:pPr>
        <w:spacing w:after="0" w:lineRule="auto"/>
        <w:ind w:left="2360" w:hanging="440"/>
        <w:rPr>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Display the error message from the &lt;ErrorMessage&gt;tag in the "FIS Result - Status" field.</w:t>
      </w:r>
    </w:p>
    <w:p w:rsidR="00000000" w:rsidDel="00000000" w:rsidP="00000000" w:rsidRDefault="00000000" w:rsidRPr="00000000" w14:paraId="00000958">
      <w:pPr>
        <w:spacing w:after="0" w:lineRule="auto"/>
        <w:ind w:left="2360" w:hanging="44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Additionally, if records are returned in &lt;OwnershipClaimRecords&gt;with totalresults &gt;=1, also display the record(s) with the </w:t>
      </w:r>
      <w:r w:rsidDel="00000000" w:rsidR="00000000" w:rsidRPr="00000000">
        <w:rPr>
          <w:b w:val="1"/>
          <w:bCs w:val="1"/>
          <w:sz w:val="21"/>
          <w:szCs w:val="21"/>
          <w:rtl w:val="0"/>
        </w:rPr>
        <w:t xml:space="preserve">latest Submission Date</w:t>
      </w:r>
      <w:r w:rsidDel="00000000" w:rsidR="00000000" w:rsidRPr="00000000">
        <w:rPr>
          <w:sz w:val="21"/>
          <w:szCs w:val="21"/>
          <w:rtl w:val="0"/>
        </w:rPr>
        <w:t xml:space="preserve">.</w:t>
      </w:r>
    </w:p>
    <w:p w:rsidR="00000000" w:rsidDel="00000000" w:rsidP="00000000" w:rsidRDefault="00000000" w:rsidRPr="00000000" w14:paraId="00000959">
      <w:pPr>
        <w:spacing w:after="0" w:lineRule="auto"/>
        <w:ind w:left="1480" w:hanging="440"/>
        <w:rPr>
          <w:b w:val="1"/>
          <w:bCs w:val="1"/>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Scenario 3:</w:t>
      </w:r>
    </w:p>
    <w:p w:rsidR="00000000" w:rsidDel="00000000" w:rsidP="00000000" w:rsidRDefault="00000000" w:rsidRPr="00000000" w14:paraId="0000095A">
      <w:pPr>
        <w:spacing w:after="0" w:lineRule="auto"/>
        <w:ind w:left="3680" w:hanging="220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ErrorsFound="N"and matchesfound="N", then display the fixed message: </w:t>
      </w:r>
      <w:r w:rsidDel="00000000" w:rsidR="00000000" w:rsidRPr="00000000">
        <w:rPr>
          <w:b w:val="1"/>
          <w:bCs w:val="1"/>
          <w:sz w:val="21"/>
          <w:szCs w:val="21"/>
          <w:rtl w:val="0"/>
        </w:rPr>
        <w:t xml:space="preserve">"matchedfound = N"</w:t>
      </w:r>
      <w:r w:rsidDel="00000000" w:rsidR="00000000" w:rsidRPr="00000000">
        <w:rPr>
          <w:sz w:val="21"/>
          <w:szCs w:val="21"/>
          <w:rtl w:val="0"/>
        </w:rPr>
        <w:t xml:space="preserve">​ in the "FIS Result - Status" field.</w:t>
      </w:r>
    </w:p>
    <w:p w:rsidR="00000000" w:rsidDel="00000000" w:rsidP="00000000" w:rsidRDefault="00000000" w:rsidRPr="00000000" w14:paraId="0000095B">
      <w:pPr>
        <w:spacing w:after="0" w:lineRule="auto"/>
        <w:ind w:left="1480" w:hanging="440"/>
        <w:rPr>
          <w:b w:val="1"/>
          <w:bCs w:val="1"/>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Scenario 4:</w:t>
      </w:r>
    </w:p>
    <w:p w:rsidR="00000000" w:rsidDel="00000000" w:rsidP="00000000" w:rsidRDefault="00000000" w:rsidRPr="00000000" w14:paraId="0000095C">
      <w:pPr>
        <w:spacing w:after="0" w:lineRule="auto"/>
        <w:ind w:left="3680" w:hanging="220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ErrorsFound="N"and matchesfound="Y", but the &lt;OwnershipClaimRecords&gt;tag is not found or totalresults="0", then display the error message: </w:t>
      </w:r>
      <w:r w:rsidDel="00000000" w:rsidR="00000000" w:rsidRPr="00000000">
        <w:rPr>
          <w:b w:val="1"/>
          <w:bCs w:val="1"/>
          <w:sz w:val="21"/>
          <w:szCs w:val="21"/>
          <w:rtl w:val="0"/>
        </w:rPr>
        <w:t xml:space="preserve">"OwnershipClaimRecords not found"</w:t>
      </w:r>
      <w:r w:rsidDel="00000000" w:rsidR="00000000" w:rsidRPr="00000000">
        <w:rPr>
          <w:sz w:val="21"/>
          <w:szCs w:val="21"/>
          <w:rtl w:val="0"/>
        </w:rPr>
        <w:t xml:space="preserve">.</w:t>
      </w:r>
    </w:p>
    <w:p w:rsidR="00000000" w:rsidDel="00000000" w:rsidP="00000000" w:rsidRDefault="00000000" w:rsidRPr="00000000" w14:paraId="0000095D">
      <w:pPr>
        <w:spacing w:after="0" w:lineRule="auto"/>
        <w:ind w:left="1480" w:hanging="440"/>
        <w:rPr>
          <w:b w:val="1"/>
          <w:bCs w:val="1"/>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Scenario 5:</w:t>
      </w:r>
    </w:p>
    <w:p w:rsidR="00000000" w:rsidDel="00000000" w:rsidP="00000000" w:rsidRDefault="00000000" w:rsidRPr="00000000" w14:paraId="0000095E">
      <w:pPr>
        <w:spacing w:after="0" w:lineRule="auto"/>
        <w:ind w:left="3680" w:hanging="220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ErrorsFound="N", matchesfound="Y", and &lt;OwnershipClaimRecords&gt;has totalresults &gt;=1:</w:t>
      </w:r>
    </w:p>
    <w:p w:rsidR="00000000" w:rsidDel="00000000" w:rsidP="00000000" w:rsidRDefault="00000000" w:rsidRPr="00000000" w14:paraId="0000095F">
      <w:pPr>
        <w:spacing w:after="0" w:lineRule="auto"/>
        <w:ind w:left="2360" w:hanging="440"/>
        <w:rPr>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there is </w:t>
      </w:r>
      <w:r w:rsidDel="00000000" w:rsidR="00000000" w:rsidRPr="00000000">
        <w:rPr>
          <w:b w:val="1"/>
          <w:bCs w:val="1"/>
          <w:sz w:val="21"/>
          <w:szCs w:val="21"/>
          <w:rtl w:val="0"/>
        </w:rPr>
        <w:t xml:space="preserve">only 1 record</w:t>
      </w:r>
      <w:r w:rsidDel="00000000" w:rsidR="00000000" w:rsidRPr="00000000">
        <w:rPr>
          <w:sz w:val="21"/>
          <w:szCs w:val="21"/>
          <w:rtl w:val="0"/>
        </w:rPr>
        <w:t xml:space="preserve">, display it.</w:t>
      </w:r>
    </w:p>
    <w:p w:rsidR="00000000" w:rsidDel="00000000" w:rsidP="00000000" w:rsidRDefault="00000000" w:rsidRPr="00000000" w14:paraId="00000960">
      <w:pPr>
        <w:spacing w:after="0" w:lineRule="auto"/>
        <w:ind w:left="2360" w:hanging="44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there is </w:t>
      </w:r>
      <w:r w:rsidDel="00000000" w:rsidR="00000000" w:rsidRPr="00000000">
        <w:rPr>
          <w:b w:val="1"/>
          <w:bCs w:val="1"/>
          <w:sz w:val="21"/>
          <w:szCs w:val="21"/>
          <w:rtl w:val="0"/>
        </w:rPr>
        <w:t xml:space="preserve">more than 1 record</w:t>
      </w:r>
      <w:r w:rsidDel="00000000" w:rsidR="00000000" w:rsidRPr="00000000">
        <w:rPr>
          <w:sz w:val="21"/>
          <w:szCs w:val="21"/>
          <w:rtl w:val="0"/>
        </w:rPr>
        <w:t xml:space="preserve">, display the one with the </w:t>
      </w:r>
      <w:r w:rsidDel="00000000" w:rsidR="00000000" w:rsidRPr="00000000">
        <w:rPr>
          <w:b w:val="1"/>
          <w:bCs w:val="1"/>
          <w:sz w:val="21"/>
          <w:szCs w:val="21"/>
          <w:rtl w:val="0"/>
        </w:rPr>
        <w:t xml:space="preserve">latest &lt;SubmissionDate&gt;</w:t>
      </w:r>
      <w:r w:rsidDel="00000000" w:rsidR="00000000" w:rsidRPr="00000000">
        <w:rPr>
          <w:sz w:val="21"/>
          <w:szCs w:val="21"/>
          <w:rtl w:val="0"/>
        </w:rPr>
        <w:t xml:space="preserve">.</w:t>
      </w:r>
    </w:p>
    <w:p w:rsidR="00000000" w:rsidDel="00000000" w:rsidP="00000000" w:rsidRDefault="00000000" w:rsidRPr="00000000" w14:paraId="00000961">
      <w:pPr>
        <w:spacing w:after="0" w:lineRule="auto"/>
        <w:ind w:left="1480" w:hanging="440"/>
        <w:rPr>
          <w:b w:val="1"/>
          <w:bCs w:val="1"/>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Scenario 7:</w:t>
      </w:r>
    </w:p>
    <w:p w:rsidR="00000000" w:rsidDel="00000000" w:rsidP="00000000" w:rsidRDefault="00000000" w:rsidRPr="00000000" w14:paraId="00000962">
      <w:pPr>
        <w:spacing w:after="0" w:lineRule="auto"/>
        <w:ind w:left="3680" w:hanging="220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ErrorsFoundor matchesfoundvalues are </w:t>
      </w:r>
      <w:r w:rsidDel="00000000" w:rsidR="00000000" w:rsidRPr="00000000">
        <w:rPr>
          <w:b w:val="1"/>
          <w:bCs w:val="1"/>
          <w:sz w:val="21"/>
          <w:szCs w:val="21"/>
          <w:rtl w:val="0"/>
        </w:rPr>
        <w:t xml:space="preserve">blank or other than "Y"/"N"</w:t>
      </w:r>
      <w:r w:rsidDel="00000000" w:rsidR="00000000" w:rsidRPr="00000000">
        <w:rPr>
          <w:sz w:val="21"/>
          <w:szCs w:val="21"/>
          <w:rtl w:val="0"/>
        </w:rPr>
        <w:t xml:space="preserve">​ (invalid/irregular response):</w:t>
      </w:r>
    </w:p>
    <w:p w:rsidR="00000000" w:rsidDel="00000000" w:rsidP="00000000" w:rsidRDefault="00000000" w:rsidRPr="00000000" w14:paraId="00000963">
      <w:pPr>
        <w:spacing w:after="0" w:lineRule="auto"/>
        <w:ind w:left="2360" w:hanging="440"/>
        <w:rPr>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an &lt;ErrorMessage&gt;is present, display that FIS error.</w:t>
      </w:r>
    </w:p>
    <w:p w:rsidR="00000000" w:rsidDel="00000000" w:rsidP="00000000" w:rsidRDefault="00000000" w:rsidRPr="00000000" w14:paraId="00000964">
      <w:pPr>
        <w:spacing w:after="0" w:lineRule="auto"/>
        <w:ind w:left="2360" w:hanging="44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Otherwise, if &lt;OwnershipClaimRecords&gt;has totalresults &gt;=1, display the record(s) with the latest Submission Date.</w:t>
      </w:r>
    </w:p>
    <w:p w:rsidR="00000000" w:rsidDel="00000000" w:rsidP="00000000" w:rsidRDefault="00000000" w:rsidRPr="00000000" w14:paraId="00000965">
      <w:pPr>
        <w:spacing w:after="0" w:lineRule="auto"/>
        <w:ind w:left="1240" w:firstLine="0"/>
        <w:rPr>
          <w:sz w:val="21"/>
          <w:szCs w:val="21"/>
        </w:rPr>
      </w:pPr>
      <w:r w:rsidDel="00000000" w:rsidR="00000000" w:rsidRPr="00000000">
        <w:rPr>
          <w:sz w:val="21"/>
          <w:szCs w:val="21"/>
          <w:rtl w:val="0"/>
        </w:rPr>
        <w:t xml:space="preserve">Otherwise, display a </w:t>
      </w:r>
      <w:r w:rsidDel="00000000" w:rsidR="00000000" w:rsidRPr="00000000">
        <w:rPr>
          <w:b w:val="1"/>
          <w:bCs w:val="1"/>
          <w:sz w:val="21"/>
          <w:szCs w:val="21"/>
          <w:rtl w:val="0"/>
        </w:rPr>
        <w:t xml:space="preserve">generic error: "Invalid Response from FIS"</w:t>
      </w:r>
      <w:r w:rsidDel="00000000" w:rsidR="00000000" w:rsidRPr="00000000">
        <w:rPr>
          <w:sz w:val="21"/>
          <w:szCs w:val="21"/>
          <w:rtl w:val="0"/>
        </w:rPr>
        <w:t xml:space="preserve">.</w:t>
      </w:r>
    </w:p>
    <w:p w:rsidR="00000000" w:rsidDel="00000000" w:rsidP="00000000" w:rsidRDefault="00000000" w:rsidRPr="00000000" w14:paraId="00000966">
      <w:pPr>
        <w:spacing w:after="60" w:before="60" w:lineRule="auto"/>
        <w:rPr/>
      </w:pPr>
      <w:r w:rsidDel="00000000" w:rsidR="00000000" w:rsidRPr="00000000">
        <w:rPr>
          <w:rtl w:val="0"/>
        </w:rPr>
        <w:t xml:space="preserve"> </w:t>
      </w:r>
    </w:p>
    <w:p w:rsidR="00000000" w:rsidDel="00000000" w:rsidP="00000000" w:rsidRDefault="00000000" w:rsidRPr="00000000" w14:paraId="0000096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17d16lzas1ra" w:id="138"/>
      <w:bookmarkEnd w:id="138"/>
      <w:r w:rsidDel="00000000" w:rsidR="00000000" w:rsidRPr="00000000">
        <w:rPr>
          <w:sz w:val="22"/>
          <w:szCs w:val="22"/>
          <w:rtl w:val="0"/>
        </w:rPr>
        <w:t xml:space="preserve">12.7. Defect List</w:t>
      </w:r>
    </w:p>
    <w:p w:rsidR="00000000" w:rsidDel="00000000" w:rsidP="00000000" w:rsidRDefault="00000000" w:rsidRPr="00000000" w14:paraId="00000968">
      <w:pPr>
        <w:spacing w:after="60" w:before="60" w:lineRule="auto"/>
        <w:ind w:left="220" w:firstLine="0"/>
        <w:rPr>
          <w:b w:val="1"/>
          <w:bCs w:val="1"/>
          <w:sz w:val="21"/>
          <w:szCs w:val="21"/>
        </w:rPr>
      </w:pPr>
      <w:r w:rsidDel="00000000" w:rsidR="00000000" w:rsidRPr="00000000">
        <w:rPr>
          <w:rtl w:val="0"/>
        </w:rPr>
      </w:r>
    </w:p>
    <w:p w:rsidR="00000000" w:rsidDel="00000000" w:rsidP="00000000" w:rsidRDefault="00000000" w:rsidRPr="00000000" w14:paraId="00000969">
      <w:pPr>
        <w:spacing w:after="60" w:before="60" w:lineRule="auto"/>
        <w:ind w:left="220" w:firstLine="0"/>
        <w:rPr>
          <w:b w:val="1"/>
          <w:bCs w:val="1"/>
          <w:sz w:val="21"/>
          <w:szCs w:val="21"/>
        </w:rPr>
      </w:pPr>
      <w:r w:rsidDel="00000000" w:rsidR="00000000" w:rsidRPr="00000000">
        <w:rPr>
          <w:b w:val="1"/>
          <w:bCs w:val="1"/>
          <w:sz w:val="21"/>
          <w:szCs w:val="21"/>
        </w:rPr>
        <w:drawing>
          <wp:inline distB="114300" distT="114300" distL="114300" distR="114300">
            <wp:extent cx="6675120" cy="1282700"/>
            <wp:effectExtent b="0" l="0" r="0" t="0"/>
            <wp:docPr id="87" name="image92.png"/>
            <a:graphic>
              <a:graphicData uri="http://schemas.openxmlformats.org/drawingml/2006/picture">
                <pic:pic>
                  <pic:nvPicPr>
                    <pic:cNvPr id="0" name="image92.png"/>
                    <pic:cNvPicPr preferRelativeResize="0"/>
                  </pic:nvPicPr>
                  <pic:blipFill>
                    <a:blip r:embed="rId66"/>
                    <a:srcRect b="0" l="0" r="0" t="0"/>
                    <a:stretch>
                      <a:fillRect/>
                    </a:stretch>
                  </pic:blipFill>
                  <pic:spPr>
                    <a:xfrm>
                      <a:off x="0" y="0"/>
                      <a:ext cx="667512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96A">
      <w:pPr>
        <w:spacing w:after="60" w:before="60" w:lineRule="auto"/>
        <w:ind w:left="220" w:firstLine="0"/>
        <w:jc w:val="center"/>
        <w:rPr>
          <w:b w:val="1"/>
          <w:bCs w:val="1"/>
          <w:sz w:val="21"/>
          <w:szCs w:val="21"/>
        </w:rPr>
      </w:pPr>
      <w:r w:rsidDel="00000000" w:rsidR="00000000" w:rsidRPr="00000000">
        <w:rPr>
          <w:b w:val="1"/>
          <w:bCs w:val="1"/>
          <w:sz w:val="21"/>
          <w:szCs w:val="21"/>
        </w:rPr>
        <w:drawing>
          <wp:inline distB="114300" distT="114300" distL="114300" distR="114300">
            <wp:extent cx="4689108" cy="3356975"/>
            <wp:effectExtent b="0" l="0" r="0" t="0"/>
            <wp:docPr id="21"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4689108" cy="3356975"/>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pStyle w:val="Heading3"/>
        <w:shd w:fill="ffffff" w:val="clear"/>
        <w:spacing w:after="60" w:before="60" w:line="324" w:lineRule="auto"/>
        <w:ind w:left="220" w:firstLine="0"/>
        <w:rPr>
          <w:sz w:val="21"/>
          <w:szCs w:val="21"/>
        </w:rPr>
      </w:pPr>
      <w:bookmarkStart w:colFirst="0" w:colLast="0" w:name="_2pe8wwbsurdm" w:id="139"/>
      <w:bookmarkEnd w:id="139"/>
      <w:r w:rsidDel="00000000" w:rsidR="00000000" w:rsidRPr="00000000">
        <w:rPr>
          <w:b w:val="1"/>
          <w:bCs w:val="1"/>
          <w:sz w:val="26"/>
          <w:szCs w:val="26"/>
          <w:rtl w:val="0"/>
        </w:rPr>
        <w:t xml:space="preserve">12.7.1. Roles and Trackin</w:t>
      </w:r>
      <w:r w:rsidDel="00000000" w:rsidR="00000000" w:rsidRPr="00000000">
        <w:rPr>
          <w:b w:val="1"/>
          <w:bCs w:val="1"/>
          <w:sz w:val="21"/>
          <w:szCs w:val="21"/>
          <w:rtl w:val="0"/>
        </w:rPr>
        <w:t xml:space="preserve">g:</w:t>
      </w:r>
      <w:r w:rsidDel="00000000" w:rsidR="00000000" w:rsidRPr="00000000">
        <w:rPr>
          <w:sz w:val="21"/>
          <w:szCs w:val="21"/>
          <w:rtl w:val="0"/>
        </w:rPr>
        <w:t xml:space="preserve"> </w:t>
      </w:r>
    </w:p>
    <w:p w:rsidR="00000000" w:rsidDel="00000000" w:rsidP="00000000" w:rsidRDefault="00000000" w:rsidRPr="00000000" w14:paraId="0000096C">
      <w:pPr>
        <w:shd w:fill="ffffff" w:val="clear"/>
        <w:spacing w:after="60" w:before="60" w:line="324" w:lineRule="auto"/>
        <w:ind w:left="220" w:firstLine="0"/>
        <w:rPr>
          <w:sz w:val="21"/>
          <w:szCs w:val="21"/>
        </w:rPr>
      </w:pPr>
      <w:r w:rsidDel="00000000" w:rsidR="00000000" w:rsidRPr="00000000">
        <w:rPr>
          <w:sz w:val="21"/>
          <w:szCs w:val="21"/>
          <w:rtl w:val="0"/>
        </w:rPr>
        <w:t xml:space="preserve">The CRA team and sales personnel track and manage defect resolution through a defect list.</w:t>
      </w:r>
    </w:p>
    <w:p w:rsidR="00000000" w:rsidDel="00000000" w:rsidP="00000000" w:rsidRDefault="00000000" w:rsidRPr="00000000" w14:paraId="0000096D">
      <w:pPr>
        <w:shd w:fill="ffffff" w:val="clear"/>
        <w:spacing w:after="60" w:before="60" w:line="324" w:lineRule="auto"/>
        <w:ind w:left="2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96E">
      <w:pPr>
        <w:pStyle w:val="Heading3"/>
        <w:shd w:fill="ffffff" w:val="clear"/>
        <w:spacing w:after="60" w:before="60" w:line="324" w:lineRule="auto"/>
        <w:ind w:left="220" w:firstLine="0"/>
        <w:rPr/>
      </w:pPr>
      <w:bookmarkStart w:colFirst="0" w:colLast="0" w:name="_eh7z9k1cdl3d" w:id="140"/>
      <w:bookmarkEnd w:id="140"/>
      <w:r w:rsidDel="00000000" w:rsidR="00000000" w:rsidRPr="00000000">
        <w:rPr>
          <w:rtl w:val="0"/>
        </w:rPr>
        <w:t xml:space="preserve">12.7.2</w:t>
      </w:r>
      <w:r w:rsidDel="00000000" w:rsidR="00000000" w:rsidRPr="00000000">
        <w:rPr>
          <w:rtl w:val="0"/>
        </w:rPr>
        <w:t xml:space="preserve"> </w:t>
      </w:r>
      <w:r w:rsidDel="00000000" w:rsidR="00000000" w:rsidRPr="00000000">
        <w:rPr>
          <w:b w:val="1"/>
          <w:bCs w:val="1"/>
          <w:rtl w:val="0"/>
        </w:rPr>
        <w:t xml:space="preserve">Defect Sources</w:t>
      </w:r>
      <w:r w:rsidDel="00000000" w:rsidR="00000000" w:rsidRPr="00000000">
        <w:rPr>
          <w:rtl w:val="0"/>
        </w:rPr>
        <w:t xml:space="preserve">:</w:t>
      </w:r>
    </w:p>
    <w:p w:rsidR="00000000" w:rsidDel="00000000" w:rsidP="00000000" w:rsidRDefault="00000000" w:rsidRPr="00000000" w14:paraId="0000096F">
      <w:pPr>
        <w:numPr>
          <w:ilvl w:val="0"/>
          <w:numId w:val="24"/>
        </w:numPr>
        <w:spacing w:after="200" w:lineRule="auto"/>
        <w:ind w:left="720" w:hanging="360"/>
        <w:rPr>
          <w:u w:val="none"/>
        </w:rPr>
      </w:pPr>
      <w:r w:rsidDel="00000000" w:rsidR="00000000" w:rsidRPr="00000000">
        <w:rPr>
          <w:rtl w:val="0"/>
        </w:rPr>
        <w:t xml:space="preserve">System: On the </w:t>
      </w:r>
      <w:r w:rsidDel="00000000" w:rsidR="00000000" w:rsidRPr="00000000">
        <w:rPr>
          <w:b w:val="1"/>
          <w:bCs w:val="1"/>
          <w:rtl w:val="0"/>
        </w:rPr>
        <w:t xml:space="preserve">Verification Summary</w:t>
      </w:r>
      <w:r w:rsidDel="00000000" w:rsidR="00000000" w:rsidRPr="00000000">
        <w:rPr>
          <w:rtl w:val="0"/>
        </w:rPr>
        <w:t xml:space="preserve"> page Defect records generated through the relevant “Create Defect” button shall be marked with the source as System.</w:t>
      </w:r>
    </w:p>
    <w:p w:rsidR="00000000" w:rsidDel="00000000" w:rsidP="00000000" w:rsidRDefault="00000000" w:rsidRPr="00000000" w14:paraId="00000970">
      <w:pPr>
        <w:numPr>
          <w:ilvl w:val="0"/>
          <w:numId w:val="24"/>
        </w:numPr>
        <w:spacing w:after="200" w:before="0" w:lineRule="auto"/>
        <w:ind w:left="720" w:hanging="360"/>
        <w:rPr>
          <w:u w:val="none"/>
        </w:rPr>
      </w:pPr>
      <w:r w:rsidDel="00000000" w:rsidR="00000000" w:rsidRPr="00000000">
        <w:rPr>
          <w:rtl w:val="0"/>
        </w:rPr>
        <w:t xml:space="preserve">User: Defect records manually created by CRA team members in the Defect List shall be marked with the source as User.</w:t>
      </w:r>
    </w:p>
    <w:p w:rsidR="00000000" w:rsidDel="00000000" w:rsidP="00000000" w:rsidRDefault="00000000" w:rsidRPr="00000000" w14:paraId="00000971">
      <w:pPr>
        <w:numPr>
          <w:ilvl w:val="0"/>
          <w:numId w:val="24"/>
        </w:numPr>
        <w:spacing w:after="200" w:lineRule="auto"/>
        <w:ind w:left="720" w:hanging="360"/>
        <w:rPr>
          <w:u w:val="none"/>
        </w:rPr>
      </w:pPr>
      <w:r w:rsidDel="00000000" w:rsidR="00000000" w:rsidRPr="00000000">
        <w:rPr>
          <w:rtl w:val="0"/>
        </w:rPr>
        <w:t xml:space="preserve">The Defect List shall, by default, be fully decoupled from rule-result displays, including the Header Summary, Cross Validation, and Manual Check Results. Any Refresh or Sync operation shall not automatically create, overwrite, or delete records in the Defect List.</w:t>
      </w:r>
    </w:p>
    <w:p w:rsidR="00000000" w:rsidDel="00000000" w:rsidP="00000000" w:rsidRDefault="00000000" w:rsidRPr="00000000" w14:paraId="00000972">
      <w:pPr>
        <w:pStyle w:val="Heading3"/>
        <w:shd w:fill="ffffff" w:val="clear"/>
        <w:spacing w:after="60" w:before="60" w:line="324" w:lineRule="auto"/>
        <w:ind w:left="220" w:firstLine="0"/>
        <w:rPr/>
      </w:pPr>
      <w:bookmarkStart w:colFirst="0" w:colLast="0" w:name="_13sqv34eru4f" w:id="141"/>
      <w:bookmarkEnd w:id="141"/>
      <w:r w:rsidDel="00000000" w:rsidR="00000000" w:rsidRPr="00000000">
        <w:rPr>
          <w:rtl w:val="0"/>
        </w:rPr>
        <w:t xml:space="preserve"> </w:t>
      </w:r>
    </w:p>
    <w:p w:rsidR="00000000" w:rsidDel="00000000" w:rsidP="00000000" w:rsidRDefault="00000000" w:rsidRPr="00000000" w14:paraId="00000973">
      <w:pPr>
        <w:pStyle w:val="Heading3"/>
        <w:keepNext w:val="1"/>
        <w:keepLines w:val="1"/>
        <w:pageBreakBefore w:val="0"/>
        <w:widowControl w:val="1"/>
        <w:pBdr>
          <w:top w:space="0" w:sz="0" w:val="nil"/>
          <w:left w:space="0" w:sz="0" w:val="nil"/>
          <w:bottom w:space="0" w:sz="0" w:val="nil"/>
          <w:right w:space="0" w:sz="0" w:val="nil"/>
          <w:between w:space="0" w:sz="0" w:val="nil"/>
        </w:pBdr>
        <w:shd w:fill="ffffff" w:val="clear"/>
        <w:spacing w:after="60" w:before="60" w:line="324" w:lineRule="auto"/>
        <w:ind w:left="220" w:right="220" w:firstLine="0"/>
        <w:jc w:val="left"/>
        <w:rPr>
          <w:sz w:val="21"/>
          <w:szCs w:val="21"/>
        </w:rPr>
      </w:pPr>
      <w:bookmarkStart w:colFirst="0" w:colLast="0" w:name="_ed35axc79us6" w:id="142"/>
      <w:bookmarkEnd w:id="142"/>
      <w:r w:rsidDel="00000000" w:rsidR="00000000" w:rsidRPr="00000000">
        <w:rPr>
          <w:b w:val="1"/>
          <w:bCs w:val="1"/>
          <w:rtl w:val="0"/>
        </w:rPr>
        <w:t xml:space="preserve">12.7.</w:t>
      </w:r>
      <w:r w:rsidDel="00000000" w:rsidR="00000000" w:rsidRPr="00000000">
        <w:rPr>
          <w:sz w:val="21"/>
          <w:szCs w:val="21"/>
          <w:rtl w:val="0"/>
        </w:rPr>
        <w:t xml:space="preserve">3. </w:t>
      </w:r>
      <w:r w:rsidDel="00000000" w:rsidR="00000000" w:rsidRPr="00000000">
        <w:rPr>
          <w:rtl w:val="0"/>
        </w:rPr>
        <w:t xml:space="preserve">Defect</w:t>
      </w:r>
      <w:r w:rsidDel="00000000" w:rsidR="00000000" w:rsidRPr="00000000">
        <w:rPr>
          <w:b w:val="1"/>
          <w:bCs w:val="1"/>
          <w:sz w:val="21"/>
          <w:szCs w:val="21"/>
          <w:rtl w:val="0"/>
        </w:rPr>
        <w:t xml:space="preserve"> Definition</w:t>
      </w:r>
      <w:r w:rsidDel="00000000" w:rsidR="00000000" w:rsidRPr="00000000">
        <w:rPr>
          <w:sz w:val="21"/>
          <w:szCs w:val="21"/>
          <w:rtl w:val="0"/>
        </w:rPr>
        <w:t xml:space="preserve">: </w:t>
      </w:r>
    </w:p>
    <w:p w:rsidR="00000000" w:rsidDel="00000000" w:rsidP="00000000" w:rsidRDefault="00000000" w:rsidRPr="00000000" w14:paraId="00000974">
      <w:pPr>
        <w:shd w:fill="ffffff" w:val="clear"/>
        <w:spacing w:after="60" w:before="60" w:line="324" w:lineRule="auto"/>
        <w:ind w:left="220" w:firstLine="0"/>
        <w:rPr>
          <w:sz w:val="21"/>
          <w:szCs w:val="21"/>
        </w:rPr>
      </w:pPr>
      <w:r w:rsidDel="00000000" w:rsidR="00000000" w:rsidRPr="00000000">
        <w:rPr>
          <w:sz w:val="21"/>
          <w:szCs w:val="21"/>
          <w:rtl w:val="0"/>
        </w:rPr>
        <w:t xml:space="preserve">Each defect is associated with a predefined Defect Category and Defect Type, selected during creation. Categories are defined based on the type of document from which the defect originates.</w:t>
      </w:r>
    </w:p>
    <w:p w:rsidR="00000000" w:rsidDel="00000000" w:rsidP="00000000" w:rsidRDefault="00000000" w:rsidRPr="00000000" w14:paraId="00000975">
      <w:pPr>
        <w:shd w:fill="ffffff" w:val="clear"/>
        <w:spacing w:after="60" w:before="60" w:line="324" w:lineRule="auto"/>
        <w:ind w:left="2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976">
      <w:pPr>
        <w:pStyle w:val="Heading3"/>
        <w:shd w:fill="ffffff" w:val="clear"/>
        <w:spacing w:after="60" w:before="60" w:line="324" w:lineRule="auto"/>
        <w:ind w:left="220"/>
        <w:rPr>
          <w:sz w:val="21"/>
          <w:szCs w:val="21"/>
        </w:rPr>
      </w:pPr>
      <w:bookmarkStart w:colFirst="0" w:colLast="0" w:name="_9fd2lxndwpx" w:id="143"/>
      <w:bookmarkEnd w:id="143"/>
      <w:r w:rsidDel="00000000" w:rsidR="00000000" w:rsidRPr="00000000">
        <w:rPr>
          <w:rtl w:val="0"/>
        </w:rPr>
        <w:t xml:space="preserve">12.7.</w:t>
      </w:r>
      <w:r w:rsidDel="00000000" w:rsidR="00000000" w:rsidRPr="00000000">
        <w:rPr>
          <w:rFonts w:ascii="Arial Unicode MS" w:cs="Arial Unicode MS" w:eastAsia="Arial Unicode MS" w:hAnsi="Arial Unicode MS"/>
          <w:sz w:val="21"/>
          <w:szCs w:val="21"/>
          <w:rtl w:val="0"/>
        </w:rPr>
        <w:t xml:space="preserve">4. 【Same as Batch2】</w:t>
      </w:r>
      <w:r w:rsidDel="00000000" w:rsidR="00000000" w:rsidRPr="00000000">
        <w:rPr>
          <w:rtl w:val="0"/>
        </w:rPr>
        <w:t xml:space="preserve">Defect</w:t>
      </w:r>
      <w:r w:rsidDel="00000000" w:rsidR="00000000" w:rsidRPr="00000000">
        <w:rPr>
          <w:sz w:val="21"/>
          <w:szCs w:val="21"/>
          <w:rtl w:val="0"/>
        </w:rPr>
        <w:t xml:space="preserve"> </w:t>
      </w:r>
      <w:r w:rsidDel="00000000" w:rsidR="00000000" w:rsidRPr="00000000">
        <w:rPr>
          <w:b w:val="0"/>
          <w:bCs w:val="0"/>
          <w:sz w:val="21"/>
          <w:szCs w:val="21"/>
          <w:rtl w:val="0"/>
        </w:rPr>
        <w:t xml:space="preserve"> </w:t>
      </w:r>
      <w:r w:rsidDel="00000000" w:rsidR="00000000" w:rsidRPr="00000000">
        <w:rPr>
          <w:sz w:val="21"/>
          <w:szCs w:val="21"/>
          <w:rtl w:val="0"/>
        </w:rPr>
        <w:t xml:space="preserve">Defect List Fields</w:t>
      </w:r>
    </w:p>
    <w:tbl>
      <w:tblPr>
        <w:tblStyle w:val="Table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605"/>
        <w:gridCol w:w="2100"/>
        <w:gridCol w:w="3540"/>
        <w:tblGridChange w:id="0">
          <w:tblGrid>
            <w:gridCol w:w="1560"/>
            <w:gridCol w:w="1605"/>
            <w:gridCol w:w="2100"/>
            <w:gridCol w:w="3540"/>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999999" w:val="clear"/>
            <w:tcMar>
              <w:top w:w="0.0" w:type="dxa"/>
              <w:left w:w="0.0" w:type="dxa"/>
              <w:bottom w:w="0.0" w:type="dxa"/>
              <w:right w:w="0.0" w:type="dxa"/>
            </w:tcMar>
            <w:vAlign w:val="top"/>
          </w:tcPr>
          <w:p w:rsidR="00000000" w:rsidDel="00000000" w:rsidP="00000000" w:rsidRDefault="00000000" w:rsidRPr="00000000" w14:paraId="00000977">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Field Display Name</w:t>
            </w:r>
          </w:p>
        </w:tc>
        <w:tc>
          <w:tcPr>
            <w:tcBorders>
              <w:top w:color="000000" w:space="0" w:sz="5" w:val="single"/>
              <w:left w:color="000000" w:space="0" w:sz="0" w:val="nil"/>
              <w:bottom w:color="000000" w:space="0" w:sz="5" w:val="single"/>
              <w:right w:color="000000" w:space="0" w:sz="5" w:val="single"/>
            </w:tcBorders>
            <w:shd w:fill="999999" w:val="clear"/>
            <w:tcMar>
              <w:top w:w="0.0" w:type="dxa"/>
              <w:left w:w="0.0" w:type="dxa"/>
              <w:bottom w:w="0.0" w:type="dxa"/>
              <w:right w:w="0.0" w:type="dxa"/>
            </w:tcMar>
            <w:vAlign w:val="top"/>
          </w:tcPr>
          <w:p w:rsidR="00000000" w:rsidDel="00000000" w:rsidP="00000000" w:rsidRDefault="00000000" w:rsidRPr="00000000" w14:paraId="00000978">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Field Content</w:t>
            </w:r>
          </w:p>
        </w:tc>
        <w:tc>
          <w:tcPr>
            <w:tcBorders>
              <w:top w:color="000000" w:space="0" w:sz="5" w:val="single"/>
              <w:left w:color="000000" w:space="0" w:sz="0" w:val="nil"/>
              <w:bottom w:color="000000" w:space="0" w:sz="5" w:val="single"/>
              <w:right w:color="000000" w:space="0" w:sz="5" w:val="single"/>
            </w:tcBorders>
            <w:shd w:fill="999999" w:val="clear"/>
            <w:tcMar>
              <w:top w:w="100.0" w:type="dxa"/>
              <w:left w:w="100.0" w:type="dxa"/>
              <w:bottom w:w="100.0" w:type="dxa"/>
              <w:right w:w="100.0" w:type="dxa"/>
            </w:tcMar>
            <w:vAlign w:val="top"/>
          </w:tcPr>
          <w:p w:rsidR="00000000" w:rsidDel="00000000" w:rsidP="00000000" w:rsidRDefault="00000000" w:rsidRPr="00000000" w14:paraId="00000979">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Control Type</w:t>
            </w:r>
          </w:p>
        </w:tc>
        <w:tc>
          <w:tcPr>
            <w:tcBorders>
              <w:top w:color="000000" w:space="0" w:sz="5" w:val="single"/>
              <w:left w:color="000000" w:space="0" w:sz="0" w:val="nil"/>
              <w:bottom w:color="000000" w:space="0" w:sz="5" w:val="single"/>
              <w:right w:color="000000" w:space="0" w:sz="5" w:val="single"/>
            </w:tcBorders>
            <w:shd w:fill="999999" w:val="clear"/>
            <w:tcMar>
              <w:top w:w="100.0" w:type="dxa"/>
              <w:left w:w="100.0" w:type="dxa"/>
              <w:bottom w:w="100.0" w:type="dxa"/>
              <w:right w:w="100.0" w:type="dxa"/>
            </w:tcMar>
            <w:vAlign w:val="top"/>
          </w:tcPr>
          <w:p w:rsidR="00000000" w:rsidDel="00000000" w:rsidP="00000000" w:rsidRDefault="00000000" w:rsidRPr="00000000" w14:paraId="0000097A">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Example Value</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Display sequence No.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7D">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VARCHAR2(3)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7E">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1</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7F">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Category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0">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Defect Category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1">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Drop list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Refer to Defect Category parameter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Type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4">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Defect Type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5">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Drop list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6">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Refer to Defect Type parameter</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7">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Rectified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Rectified tick box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Checkbox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A">
            <w:pPr>
              <w:shd w:fill="ffffff" w:val="clear"/>
              <w:spacing w:after="0" w:before="0" w:line="324" w:lineRule="auto"/>
              <w:ind w:left="0" w:right="-67.32283464566933" w:firstLine="0"/>
              <w:rPr>
                <w:sz w:val="20"/>
                <w:szCs w:val="20"/>
              </w:rPr>
            </w:pPr>
            <w:r w:rsidDel="00000000" w:rsidR="00000000" w:rsidRPr="00000000">
              <w:rPr>
                <w:rFonts w:ascii="Arial Unicode MS" w:cs="Arial Unicode MS" w:eastAsia="Arial Unicode MS" w:hAnsi="Arial Unicode MS"/>
                <w:sz w:val="20"/>
                <w:szCs w:val="20"/>
                <w:rtl w:val="0"/>
              </w:rPr>
              <w:t xml:space="preserve">"✓" (or empty)</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B">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Sales Remark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C">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Sales Remark Text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D">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Multiline Text.</w:t>
            </w:r>
          </w:p>
          <w:p w:rsidR="00000000" w:rsidDel="00000000" w:rsidP="00000000" w:rsidRDefault="00000000" w:rsidRPr="00000000" w14:paraId="0000098E">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8F">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"Will obtain signature by tomorrow"</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0">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Verified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1">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Verified tick box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2">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Checkbox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3">
            <w:pPr>
              <w:shd w:fill="ffffff" w:val="clear"/>
              <w:spacing w:after="0" w:before="0" w:line="324" w:lineRule="auto"/>
              <w:ind w:left="0" w:right="-67.32283464566933" w:firstLine="0"/>
              <w:rPr>
                <w:sz w:val="20"/>
                <w:szCs w:val="20"/>
              </w:rPr>
            </w:pPr>
            <w:r w:rsidDel="00000000" w:rsidR="00000000" w:rsidRPr="00000000">
              <w:rPr>
                <w:rFonts w:ascii="Arial Unicode MS" w:cs="Arial Unicode MS" w:eastAsia="Arial Unicode MS" w:hAnsi="Arial Unicode MS"/>
                <w:sz w:val="20"/>
                <w:szCs w:val="20"/>
                <w:rtl w:val="0"/>
              </w:rPr>
              <w:t xml:space="preserve">"✓" (or empty)</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4">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CRA Remark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5">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CRA Remark Text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6">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Multiline Text.</w:t>
            </w:r>
          </w:p>
          <w:p w:rsidR="00000000" w:rsidDel="00000000" w:rsidP="00000000" w:rsidRDefault="00000000" w:rsidRPr="00000000" w14:paraId="00000997">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8">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"Will obtain signature by tomorrow"</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9">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Raised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A">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Raised Date/Time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B">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DISPLAY</w:t>
            </w:r>
          </w:p>
          <w:p w:rsidR="00000000" w:rsidDel="00000000" w:rsidP="00000000" w:rsidRDefault="00000000" w:rsidRPr="00000000" w14:paraId="0000099C">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D">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"2018/01/10 09:30"</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E">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9F">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0">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DISPLAY</w:t>
            </w:r>
          </w:p>
          <w:p w:rsidR="00000000" w:rsidDel="00000000" w:rsidP="00000000" w:rsidRDefault="00000000" w:rsidRPr="00000000" w14:paraId="000009A1">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2">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"John Doe"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3">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Updated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4">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Updated Date/Time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5">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DISPLAY</w:t>
            </w:r>
          </w:p>
          <w:p w:rsidR="00000000" w:rsidDel="00000000" w:rsidP="00000000" w:rsidRDefault="00000000" w:rsidRPr="00000000" w14:paraId="000009A6">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7">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If modified input Current datetime, otherwise keep empty.</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8">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Update User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9">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Update User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A">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DISPLAY</w:t>
            </w:r>
          </w:p>
          <w:p w:rsidR="00000000" w:rsidDel="00000000" w:rsidP="00000000" w:rsidRDefault="00000000" w:rsidRPr="00000000" w14:paraId="000009AB">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C">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If modified input Current User, otherwise keep empty.</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D">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Action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E">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Action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AF">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Button / Icon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9B0">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Edit</w:t>
            </w:r>
          </w:p>
          <w:p w:rsidR="00000000" w:rsidDel="00000000" w:rsidP="00000000" w:rsidRDefault="00000000" w:rsidRPr="00000000" w14:paraId="000009B1">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Delete</w:t>
            </w:r>
          </w:p>
          <w:p w:rsidR="00000000" w:rsidDel="00000000" w:rsidP="00000000" w:rsidRDefault="00000000" w:rsidRPr="00000000" w14:paraId="000009B2">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Upload: Upload document and bind to this defect</w:t>
            </w:r>
          </w:p>
          <w:p w:rsidR="00000000" w:rsidDel="00000000" w:rsidP="00000000" w:rsidRDefault="00000000" w:rsidRPr="00000000" w14:paraId="000009B3">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Docs: View documents bind to this defect</w:t>
            </w:r>
          </w:p>
          <w:p w:rsidR="00000000" w:rsidDel="00000000" w:rsidP="00000000" w:rsidRDefault="00000000" w:rsidRPr="00000000" w14:paraId="000009B4">
            <w:pPr>
              <w:shd w:fill="ffffff" w:val="clear"/>
              <w:spacing w:after="0" w:before="0" w:line="324" w:lineRule="auto"/>
              <w:ind w:left="0" w:right="-67.32283464566933" w:firstLine="0"/>
              <w:rPr>
                <w:sz w:val="20"/>
                <w:szCs w:val="20"/>
              </w:rPr>
            </w:pPr>
            <w:r w:rsidDel="00000000" w:rsidR="00000000" w:rsidRPr="00000000">
              <w:rPr>
                <w:sz w:val="20"/>
                <w:szCs w:val="20"/>
                <w:rtl w:val="0"/>
              </w:rPr>
              <w:t xml:space="preserve">View:Only the defect details can be viewed; all fields are disabled.</w:t>
            </w:r>
          </w:p>
        </w:tc>
      </w:tr>
    </w:tbl>
    <w:p w:rsidR="00000000" w:rsidDel="00000000" w:rsidP="00000000" w:rsidRDefault="00000000" w:rsidRPr="00000000" w14:paraId="000009B5">
      <w:pPr>
        <w:shd w:fill="ffffff" w:val="clear"/>
        <w:spacing w:after="60" w:before="60" w:line="324"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9B6">
      <w:pPr>
        <w:shd w:fill="ffffff" w:val="clear"/>
        <w:spacing w:after="60" w:before="60" w:line="324" w:lineRule="auto"/>
        <w:ind w:left="2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9B7">
      <w:pPr>
        <w:pStyle w:val="Heading3"/>
        <w:shd w:fill="ffffff" w:val="clear"/>
        <w:spacing w:after="60" w:before="60" w:line="324" w:lineRule="auto"/>
        <w:ind w:left="220"/>
        <w:rPr>
          <w:sz w:val="21"/>
          <w:szCs w:val="21"/>
        </w:rPr>
      </w:pPr>
      <w:bookmarkStart w:colFirst="0" w:colLast="0" w:name="_a6wupqlpf54z" w:id="144"/>
      <w:bookmarkEnd w:id="144"/>
      <w:r w:rsidDel="00000000" w:rsidR="00000000" w:rsidRPr="00000000">
        <w:rPr>
          <w:rtl w:val="0"/>
        </w:rPr>
        <w:t xml:space="preserve">12.7.</w:t>
      </w:r>
      <w:r w:rsidDel="00000000" w:rsidR="00000000" w:rsidRPr="00000000">
        <w:rPr>
          <w:rFonts w:ascii="Arial Unicode MS" w:cs="Arial Unicode MS" w:eastAsia="Arial Unicode MS" w:hAnsi="Arial Unicode MS"/>
          <w:sz w:val="21"/>
          <w:szCs w:val="21"/>
          <w:rtl w:val="0"/>
        </w:rPr>
        <w:t xml:space="preserve">5. 【Same as Batch2】</w:t>
      </w:r>
      <w:r w:rsidDel="00000000" w:rsidR="00000000" w:rsidRPr="00000000">
        <w:rPr>
          <w:b w:val="1"/>
          <w:bCs w:val="1"/>
          <w:sz w:val="21"/>
          <w:szCs w:val="21"/>
          <w:rtl w:val="0"/>
        </w:rPr>
        <w:t xml:space="preserve">Supported Operations in Defect List</w:t>
      </w:r>
      <w:r w:rsidDel="00000000" w:rsidR="00000000" w:rsidRPr="00000000">
        <w:rPr>
          <w:sz w:val="21"/>
          <w:szCs w:val="21"/>
          <w:rtl w:val="0"/>
        </w:rPr>
        <w:t xml:space="preserve">:</w:t>
      </w:r>
    </w:p>
    <w:p w:rsidR="00000000" w:rsidDel="00000000" w:rsidP="00000000" w:rsidRDefault="00000000" w:rsidRPr="00000000" w14:paraId="000009B8">
      <w:pPr>
        <w:shd w:fill="ffffff" w:val="clear"/>
        <w:spacing w:after="60" w:before="60" w:line="324" w:lineRule="auto"/>
        <w:ind w:left="220" w:firstLine="0"/>
        <w:rPr>
          <w:sz w:val="21"/>
          <w:szCs w:val="21"/>
        </w:rPr>
      </w:pPr>
      <w:r w:rsidDel="00000000" w:rsidR="00000000" w:rsidRPr="00000000">
        <w:rPr>
          <w:sz w:val="21"/>
          <w:szCs w:val="21"/>
          <w:rtl w:val="0"/>
        </w:rPr>
        <w:tab/>
        <w:t xml:space="preserve">*   Mark as Rectified: Sales and CRA.</w:t>
      </w:r>
    </w:p>
    <w:p w:rsidR="00000000" w:rsidDel="00000000" w:rsidP="00000000" w:rsidRDefault="00000000" w:rsidRPr="00000000" w14:paraId="000009B9">
      <w:pPr>
        <w:shd w:fill="ffffff" w:val="clear"/>
        <w:spacing w:after="60" w:before="60" w:line="324" w:lineRule="auto"/>
        <w:ind w:left="220" w:firstLine="0"/>
        <w:rPr>
          <w:sz w:val="21"/>
          <w:szCs w:val="21"/>
        </w:rPr>
      </w:pPr>
      <w:r w:rsidDel="00000000" w:rsidR="00000000" w:rsidRPr="00000000">
        <w:rPr>
          <w:sz w:val="21"/>
          <w:szCs w:val="21"/>
          <w:rtl w:val="0"/>
        </w:rPr>
        <w:tab/>
        <w:t xml:space="preserve">*   Edit Sales Remark: Sales only (visible to CRA).</w:t>
      </w:r>
    </w:p>
    <w:p w:rsidR="00000000" w:rsidDel="00000000" w:rsidP="00000000" w:rsidRDefault="00000000" w:rsidRPr="00000000" w14:paraId="000009BA">
      <w:pPr>
        <w:shd w:fill="ffffff" w:val="clear"/>
        <w:spacing w:after="60" w:before="60" w:line="324" w:lineRule="auto"/>
        <w:ind w:left="220" w:firstLine="0"/>
        <w:rPr>
          <w:sz w:val="21"/>
          <w:szCs w:val="21"/>
        </w:rPr>
      </w:pPr>
      <w:r w:rsidDel="00000000" w:rsidR="00000000" w:rsidRPr="00000000">
        <w:rPr>
          <w:sz w:val="21"/>
          <w:szCs w:val="21"/>
          <w:rtl w:val="0"/>
        </w:rPr>
        <w:tab/>
        <w:t xml:space="preserve">*   Mark as Verified: CRA team only (visible to Sales).</w:t>
      </w:r>
    </w:p>
    <w:p w:rsidR="00000000" w:rsidDel="00000000" w:rsidP="00000000" w:rsidRDefault="00000000" w:rsidRPr="00000000" w14:paraId="000009BB">
      <w:pPr>
        <w:shd w:fill="ffffff" w:val="clear"/>
        <w:spacing w:after="60" w:before="60" w:line="324" w:lineRule="auto"/>
        <w:ind w:left="220" w:firstLine="0"/>
        <w:rPr>
          <w:sz w:val="21"/>
          <w:szCs w:val="21"/>
        </w:rPr>
      </w:pPr>
      <w:r w:rsidDel="00000000" w:rsidR="00000000" w:rsidRPr="00000000">
        <w:rPr>
          <w:sz w:val="21"/>
          <w:szCs w:val="21"/>
          <w:rtl w:val="0"/>
        </w:rPr>
        <w:tab/>
        <w:t xml:space="preserve">*   Edit CRA Remark: CRA team only (visible to Sales).</w:t>
      </w:r>
    </w:p>
    <w:p w:rsidR="00000000" w:rsidDel="00000000" w:rsidP="00000000" w:rsidRDefault="00000000" w:rsidRPr="00000000" w14:paraId="000009BC">
      <w:pPr>
        <w:shd w:fill="ffffff" w:val="clear"/>
        <w:spacing w:after="60" w:before="60" w:line="324" w:lineRule="auto"/>
        <w:ind w:left="220" w:firstLine="0"/>
        <w:rPr>
          <w:sz w:val="21"/>
          <w:szCs w:val="21"/>
        </w:rPr>
      </w:pPr>
      <w:r w:rsidDel="00000000" w:rsidR="00000000" w:rsidRPr="00000000">
        <w:rPr>
          <w:sz w:val="21"/>
          <w:szCs w:val="21"/>
          <w:rtl w:val="0"/>
        </w:rPr>
        <w:tab/>
        <w:t xml:space="preserve">*   Upload Document: Available to both Sales and CRA. Supports multiple file uploads. The system records the file-defect relationship for future reference.</w:t>
      </w:r>
    </w:p>
    <w:p w:rsidR="00000000" w:rsidDel="00000000" w:rsidP="00000000" w:rsidRDefault="00000000" w:rsidRPr="00000000" w14:paraId="000009BD">
      <w:pPr>
        <w:shd w:fill="ffffff" w:val="clear"/>
        <w:spacing w:after="60" w:before="60" w:line="324" w:lineRule="auto"/>
        <w:ind w:left="220" w:firstLine="0"/>
        <w:rPr>
          <w:sz w:val="21"/>
          <w:szCs w:val="21"/>
        </w:rPr>
      </w:pPr>
      <w:r w:rsidDel="00000000" w:rsidR="00000000" w:rsidRPr="00000000">
        <w:rPr>
          <w:sz w:val="21"/>
          <w:szCs w:val="21"/>
          <w:rtl w:val="0"/>
        </w:rPr>
        <w:tab/>
        <w:t xml:space="preserve">*   View Document: Available to both Sales and CRA. Allows viewing all files linked to the defect.</w:t>
      </w:r>
    </w:p>
    <w:p w:rsidR="00000000" w:rsidDel="00000000" w:rsidP="00000000" w:rsidRDefault="00000000" w:rsidRPr="00000000" w14:paraId="000009BE">
      <w:pPr>
        <w:shd w:fill="ffffff" w:val="clear"/>
        <w:spacing w:after="60" w:before="60" w:line="324" w:lineRule="auto"/>
        <w:ind w:left="2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9BF">
      <w:pPr>
        <w:pStyle w:val="Heading3"/>
        <w:shd w:fill="ffffff" w:val="clear"/>
        <w:spacing w:after="60" w:before="60" w:line="324" w:lineRule="auto"/>
        <w:ind w:left="220"/>
        <w:rPr/>
      </w:pPr>
      <w:bookmarkStart w:colFirst="0" w:colLast="0" w:name="_va3u4l7cbfw6" w:id="145"/>
      <w:bookmarkEnd w:id="145"/>
      <w:r w:rsidDel="00000000" w:rsidR="00000000" w:rsidRPr="00000000">
        <w:rPr>
          <w:rtl w:val="0"/>
        </w:rPr>
        <w:t xml:space="preserve">12.7.6. Defect Creation and Synchronization</w:t>
      </w:r>
    </w:p>
    <w:p w:rsidR="00000000" w:rsidDel="00000000" w:rsidP="00000000" w:rsidRDefault="00000000" w:rsidRPr="00000000" w14:paraId="000009C0">
      <w:pPr>
        <w:numPr>
          <w:ilvl w:val="0"/>
          <w:numId w:val="23"/>
        </w:numPr>
        <w:shd w:fill="ffffff" w:val="clear"/>
        <w:spacing w:after="0" w:afterAutospacing="0" w:before="240" w:line="324" w:lineRule="auto"/>
        <w:ind w:left="720" w:right="0" w:hanging="360"/>
        <w:rPr>
          <w:sz w:val="21"/>
          <w:szCs w:val="21"/>
        </w:rPr>
      </w:pPr>
      <w:r w:rsidDel="00000000" w:rsidR="00000000" w:rsidRPr="00000000">
        <w:rPr>
          <w:rFonts w:ascii="Arial Unicode MS" w:cs="Arial Unicode MS" w:eastAsia="Arial Unicode MS" w:hAnsi="Arial Unicode MS"/>
          <w:b w:val="1"/>
          <w:bCs w:val="1"/>
          <w:sz w:val="21"/>
          <w:szCs w:val="21"/>
          <w:rtl w:val="0"/>
        </w:rPr>
        <w:t xml:space="preserve">① Defect List Area:</w:t>
        <w:br w:type="textWrapping"/>
      </w:r>
      <w:r w:rsidDel="00000000" w:rsidR="00000000" w:rsidRPr="00000000">
        <w:rPr>
          <w:sz w:val="21"/>
          <w:szCs w:val="21"/>
          <w:rtl w:val="0"/>
        </w:rPr>
        <w:t xml:space="preserve">For a specific rule that is currently </w:t>
      </w:r>
      <w:r w:rsidDel="00000000" w:rsidR="00000000" w:rsidRPr="00000000">
        <w:rPr>
          <w:b w:val="1"/>
          <w:bCs w:val="1"/>
          <w:sz w:val="21"/>
          <w:szCs w:val="21"/>
          <w:rtl w:val="0"/>
        </w:rPr>
        <w:t xml:space="preserve">Failed</w:t>
      </w:r>
      <w:r w:rsidDel="00000000" w:rsidR="00000000" w:rsidRPr="00000000">
        <w:rPr>
          <w:sz w:val="21"/>
          <w:szCs w:val="21"/>
          <w:rtl w:val="0"/>
        </w:rPr>
        <w:t xml:space="preserve">, the user may manually create the corresponding Defect record. The user may also manually create a Defect record that is not associated with any rule.</w:t>
      </w:r>
    </w:p>
    <w:p w:rsidR="00000000" w:rsidDel="00000000" w:rsidP="00000000" w:rsidRDefault="00000000" w:rsidRPr="00000000" w14:paraId="000009C1">
      <w:pPr>
        <w:numPr>
          <w:ilvl w:val="0"/>
          <w:numId w:val="23"/>
        </w:numPr>
        <w:shd w:fill="ffffff" w:val="clear"/>
        <w:spacing w:after="240" w:before="0" w:beforeAutospacing="0" w:line="324" w:lineRule="auto"/>
        <w:ind w:left="720" w:right="0" w:hanging="360"/>
        <w:rPr>
          <w:sz w:val="21"/>
          <w:szCs w:val="21"/>
        </w:rPr>
      </w:pPr>
      <w:r w:rsidDel="00000000" w:rsidR="00000000" w:rsidRPr="00000000">
        <w:rPr>
          <w:rFonts w:ascii="Arial Unicode MS" w:cs="Arial Unicode MS" w:eastAsia="Arial Unicode MS" w:hAnsi="Arial Unicode MS"/>
          <w:b w:val="1"/>
          <w:bCs w:val="1"/>
          <w:sz w:val="21"/>
          <w:szCs w:val="21"/>
          <w:rtl w:val="0"/>
        </w:rPr>
        <w:t xml:space="preserve">② </w:t>
      </w:r>
      <w:r w:rsidDel="00000000" w:rsidR="00000000" w:rsidRPr="00000000">
        <w:rPr>
          <w:b w:val="1"/>
          <w:bCs w:val="1"/>
          <w:rtl w:val="0"/>
        </w:rPr>
        <w:t xml:space="preserve">Verification </w:t>
      </w:r>
      <w:r w:rsidDel="00000000" w:rsidR="00000000" w:rsidRPr="00000000">
        <w:rPr>
          <w:b w:val="1"/>
          <w:bCs w:val="1"/>
          <w:sz w:val="21"/>
          <w:szCs w:val="21"/>
          <w:rtl w:val="0"/>
        </w:rPr>
        <w:t xml:space="preserve">Summary Area:</w:t>
      </w:r>
      <w:r w:rsidDel="00000000" w:rsidR="00000000" w:rsidRPr="00000000">
        <w:rPr>
          <w:b w:val="1"/>
          <w:bCs w:val="1"/>
          <w:sz w:val="21"/>
          <w:szCs w:val="21"/>
          <w:rtl w:val="0"/>
        </w:rPr>
        <w:br w:type="textWrapping"/>
      </w:r>
      <w:r w:rsidDel="00000000" w:rsidR="00000000" w:rsidRPr="00000000">
        <w:rPr>
          <w:sz w:val="21"/>
          <w:szCs w:val="21"/>
          <w:rtl w:val="0"/>
        </w:rPr>
        <w:t xml:space="preserve">The user may click </w:t>
      </w:r>
      <w:r w:rsidDel="00000000" w:rsidR="00000000" w:rsidRPr="00000000">
        <w:rPr>
          <w:b w:val="1"/>
          <w:bCs w:val="1"/>
          <w:sz w:val="21"/>
          <w:szCs w:val="21"/>
          <w:rtl w:val="0"/>
        </w:rPr>
        <w:t xml:space="preserve">“Sync Defect”</w:t>
      </w:r>
      <w:r w:rsidDel="00000000" w:rsidR="00000000" w:rsidRPr="00000000">
        <w:rPr>
          <w:sz w:val="21"/>
          <w:szCs w:val="21"/>
          <w:rtl w:val="0"/>
        </w:rPr>
        <w:t xml:space="preserve"> to generate Defect records in batch for all rules that are currently </w:t>
      </w:r>
      <w:r w:rsidDel="00000000" w:rsidR="00000000" w:rsidRPr="00000000">
        <w:rPr>
          <w:b w:val="1"/>
          <w:bCs w:val="1"/>
          <w:sz w:val="21"/>
          <w:szCs w:val="21"/>
          <w:rtl w:val="0"/>
        </w:rPr>
        <w:t xml:space="preserve">Failed</w:t>
      </w:r>
      <w:r w:rsidDel="00000000" w:rsidR="00000000" w:rsidRPr="00000000">
        <w:rPr>
          <w:sz w:val="21"/>
          <w:szCs w:val="21"/>
          <w:rtl w:val="0"/>
        </w:rPr>
        <w:t xml:space="preserve"> and have not yet been associated with any Defect record.</w:t>
      </w:r>
    </w:p>
    <w:p w:rsidR="00000000" w:rsidDel="00000000" w:rsidP="00000000" w:rsidRDefault="00000000" w:rsidRPr="00000000" w14:paraId="000009C2">
      <w:pPr>
        <w:shd w:fill="ffffff" w:val="clear"/>
        <w:spacing w:after="240" w:before="240" w:line="324" w:lineRule="auto"/>
        <w:ind w:left="720" w:right="0" w:firstLine="0"/>
        <w:rPr>
          <w:sz w:val="21"/>
          <w:szCs w:val="21"/>
        </w:rPr>
      </w:pPr>
      <w:r w:rsidDel="00000000" w:rsidR="00000000" w:rsidRPr="00000000">
        <w:rPr>
          <w:sz w:val="21"/>
          <w:szCs w:val="21"/>
          <w:rtl w:val="0"/>
        </w:rPr>
        <w:t xml:space="preserve">This operation shall only create new Defect records and shall not delete existing records. Where a duplicate corresponding record already exists:</w:t>
      </w:r>
    </w:p>
    <w:p w:rsidR="00000000" w:rsidDel="00000000" w:rsidP="00000000" w:rsidRDefault="00000000" w:rsidRPr="00000000" w14:paraId="000009C3">
      <w:pPr>
        <w:numPr>
          <w:ilvl w:val="0"/>
          <w:numId w:val="19"/>
        </w:numPr>
        <w:shd w:fill="ffffff" w:val="clear"/>
        <w:spacing w:after="0" w:afterAutospacing="0" w:before="240" w:line="324" w:lineRule="auto"/>
        <w:ind w:left="1440" w:right="0" w:hanging="360"/>
        <w:rPr>
          <w:sz w:val="21"/>
          <w:szCs w:val="21"/>
        </w:rPr>
      </w:pPr>
      <w:r w:rsidDel="00000000" w:rsidR="00000000" w:rsidRPr="00000000">
        <w:rPr>
          <w:sz w:val="21"/>
          <w:szCs w:val="21"/>
          <w:rtl w:val="0"/>
        </w:rPr>
        <w:t xml:space="preserve">a record with </w:t>
      </w:r>
      <w:r w:rsidDel="00000000" w:rsidR="00000000" w:rsidRPr="00000000">
        <w:rPr>
          <w:b w:val="1"/>
          <w:bCs w:val="1"/>
          <w:sz w:val="21"/>
          <w:szCs w:val="21"/>
          <w:rtl w:val="0"/>
        </w:rPr>
        <w:t xml:space="preserve">Creation Source = System</w:t>
      </w:r>
      <w:r w:rsidDel="00000000" w:rsidR="00000000" w:rsidRPr="00000000">
        <w:rPr>
          <w:sz w:val="21"/>
          <w:szCs w:val="21"/>
          <w:rtl w:val="0"/>
        </w:rPr>
        <w:t xml:space="preserve"> may be overwritten; and</w:t>
      </w:r>
    </w:p>
    <w:p w:rsidR="00000000" w:rsidDel="00000000" w:rsidP="00000000" w:rsidRDefault="00000000" w:rsidRPr="00000000" w14:paraId="000009C4">
      <w:pPr>
        <w:numPr>
          <w:ilvl w:val="0"/>
          <w:numId w:val="19"/>
        </w:numPr>
        <w:shd w:fill="ffffff" w:val="clear"/>
        <w:spacing w:after="0" w:afterAutospacing="0" w:before="0" w:beforeAutospacing="0" w:line="324" w:lineRule="auto"/>
        <w:ind w:left="1440" w:right="0" w:hanging="360"/>
        <w:rPr>
          <w:sz w:val="21"/>
          <w:szCs w:val="21"/>
        </w:rPr>
      </w:pPr>
      <w:r w:rsidDel="00000000" w:rsidR="00000000" w:rsidRPr="00000000">
        <w:rPr>
          <w:sz w:val="21"/>
          <w:szCs w:val="21"/>
          <w:rtl w:val="0"/>
        </w:rPr>
        <w:t xml:space="preserve">a record with </w:t>
      </w:r>
      <w:r w:rsidDel="00000000" w:rsidR="00000000" w:rsidRPr="00000000">
        <w:rPr>
          <w:b w:val="1"/>
          <w:bCs w:val="1"/>
          <w:sz w:val="21"/>
          <w:szCs w:val="21"/>
          <w:rtl w:val="0"/>
        </w:rPr>
        <w:t xml:space="preserve">Creation Source = User</w:t>
      </w:r>
      <w:r w:rsidDel="00000000" w:rsidR="00000000" w:rsidRPr="00000000">
        <w:rPr>
          <w:sz w:val="21"/>
          <w:szCs w:val="21"/>
          <w:rtl w:val="0"/>
        </w:rPr>
        <w:t xml:space="preserve"> shall not be overwritten.</w:t>
      </w:r>
    </w:p>
    <w:p w:rsidR="00000000" w:rsidDel="00000000" w:rsidP="00000000" w:rsidRDefault="00000000" w:rsidRPr="00000000" w14:paraId="000009C5">
      <w:pPr>
        <w:numPr>
          <w:ilvl w:val="0"/>
          <w:numId w:val="19"/>
        </w:numPr>
        <w:shd w:fill="ffffff" w:val="clear"/>
        <w:spacing w:after="0" w:afterAutospacing="0" w:before="0" w:beforeAutospacing="0" w:line="324" w:lineRule="auto"/>
        <w:ind w:left="720" w:right="0" w:hanging="360"/>
        <w:rPr>
          <w:sz w:val="21"/>
          <w:szCs w:val="21"/>
          <w:u w:val="none"/>
        </w:rPr>
      </w:pPr>
      <w:r w:rsidDel="00000000" w:rsidR="00000000" w:rsidRPr="00000000">
        <w:rPr>
          <w:rFonts w:ascii="Arial Unicode MS" w:cs="Arial Unicode MS" w:eastAsia="Arial Unicode MS" w:hAnsi="Arial Unicode MS"/>
          <w:sz w:val="21"/>
          <w:szCs w:val="21"/>
          <w:rtl w:val="0"/>
        </w:rPr>
        <w:t xml:space="preserve">Operations ① and ② shall be fully decoupled from the </w:t>
      </w:r>
      <w:r w:rsidDel="00000000" w:rsidR="00000000" w:rsidRPr="00000000">
        <w:rPr>
          <w:b w:val="1"/>
          <w:bCs w:val="1"/>
          <w:sz w:val="21"/>
          <w:szCs w:val="21"/>
          <w:rtl w:val="0"/>
        </w:rPr>
        <w:t xml:space="preserve">Summary refresh</w:t>
      </w:r>
      <w:r w:rsidDel="00000000" w:rsidR="00000000" w:rsidRPr="00000000">
        <w:rPr>
          <w:sz w:val="21"/>
          <w:szCs w:val="21"/>
          <w:rtl w:val="0"/>
        </w:rPr>
        <w:t xml:space="preserve"> of rule results. Defect creation and synchronization must be triggered manually by the user.</w:t>
      </w:r>
    </w:p>
    <w:p w:rsidR="00000000" w:rsidDel="00000000" w:rsidP="00000000" w:rsidRDefault="00000000" w:rsidRPr="00000000" w14:paraId="000009C6">
      <w:pPr>
        <w:numPr>
          <w:ilvl w:val="0"/>
          <w:numId w:val="19"/>
        </w:numPr>
        <w:shd w:fill="ffffff" w:val="clear"/>
        <w:spacing w:after="240" w:before="0" w:beforeAutospacing="0" w:line="324" w:lineRule="auto"/>
        <w:ind w:left="720" w:right="0" w:hanging="360"/>
        <w:rPr>
          <w:sz w:val="21"/>
          <w:szCs w:val="21"/>
          <w:u w:val="none"/>
        </w:rPr>
      </w:pPr>
      <w:r w:rsidDel="00000000" w:rsidR="00000000" w:rsidRPr="00000000">
        <w:rPr>
          <w:sz w:val="21"/>
          <w:szCs w:val="21"/>
          <w:rtl w:val="0"/>
        </w:rPr>
        <w:t xml:space="preserve">For the above methods, the system shall determine whether a rule has already been associated with a Defect record based on the configured </w:t>
      </w:r>
      <w:r w:rsidDel="00000000" w:rsidR="00000000" w:rsidRPr="00000000">
        <w:rPr>
          <w:b w:val="1"/>
          <w:bCs w:val="1"/>
          <w:sz w:val="21"/>
          <w:szCs w:val="21"/>
          <w:rtl w:val="0"/>
        </w:rPr>
        <w:t xml:space="preserve">Rule-to-Defect Mapping</w:t>
      </w:r>
      <w:r w:rsidDel="00000000" w:rsidR="00000000" w:rsidRPr="00000000">
        <w:rPr>
          <w:sz w:val="21"/>
          <w:szCs w:val="21"/>
          <w:rtl w:val="0"/>
        </w:rPr>
        <w:t xml:space="preserve">, so as to avoid duplicate Defect creation.</w:t>
      </w:r>
    </w:p>
    <w:p w:rsidR="00000000" w:rsidDel="00000000" w:rsidP="00000000" w:rsidRDefault="00000000" w:rsidRPr="00000000" w14:paraId="000009C7">
      <w:pPr>
        <w:pStyle w:val="Heading3"/>
        <w:keepNext w:val="1"/>
        <w:keepLines w:val="1"/>
        <w:pageBreakBefore w:val="0"/>
        <w:widowControl w:val="1"/>
        <w:pBdr>
          <w:top w:space="0" w:sz="0" w:val="nil"/>
          <w:left w:space="0" w:sz="0" w:val="nil"/>
          <w:bottom w:space="0" w:sz="0" w:val="nil"/>
          <w:right w:space="0" w:sz="0" w:val="nil"/>
          <w:between w:space="0" w:sz="0" w:val="nil"/>
        </w:pBdr>
        <w:shd w:fill="ffffff" w:val="clear"/>
        <w:spacing w:after="60" w:before="60" w:line="324" w:lineRule="auto"/>
        <w:ind w:left="220" w:right="220" w:firstLine="0"/>
        <w:jc w:val="left"/>
        <w:rPr/>
      </w:pPr>
      <w:bookmarkStart w:colFirst="0" w:colLast="0" w:name="_bcy2e6t3t4fa" w:id="146"/>
      <w:bookmarkEnd w:id="146"/>
      <w:r w:rsidDel="00000000" w:rsidR="00000000" w:rsidRPr="00000000">
        <w:rPr>
          <w:rtl w:val="0"/>
        </w:rPr>
        <w:t xml:space="preserve">12.7.7 Rule–</w:t>
      </w:r>
      <w:r w:rsidDel="00000000" w:rsidR="00000000" w:rsidRPr="00000000">
        <w:rPr>
          <w:rtl w:val="0"/>
        </w:rPr>
        <w:t xml:space="preserve">Defect</w:t>
      </w:r>
      <w:r w:rsidDel="00000000" w:rsidR="00000000" w:rsidRPr="00000000">
        <w:rPr>
          <w:rtl w:val="0"/>
        </w:rPr>
        <w:t xml:space="preserve"> Mapping</w:t>
      </w:r>
      <w:r w:rsidDel="00000000" w:rsidR="00000000" w:rsidRPr="00000000">
        <w:rPr>
          <w:rtl w:val="0"/>
        </w:rPr>
        <w:t xml:space="preserve"> </w:t>
      </w:r>
    </w:p>
    <w:p w:rsidR="00000000" w:rsidDel="00000000" w:rsidP="00000000" w:rsidRDefault="00000000" w:rsidRPr="00000000" w14:paraId="000009C8">
      <w:pPr>
        <w:keepNext w:val="0"/>
        <w:keepLines w:val="0"/>
        <w:numPr>
          <w:ilvl w:val="0"/>
          <w:numId w:val="1"/>
        </w:numPr>
        <w:spacing w:after="0" w:afterAutospacing="0" w:before="240" w:lineRule="auto"/>
        <w:ind w:left="720" w:hanging="360"/>
        <w:rPr>
          <w:b w:val="1"/>
          <w:bCs w:val="1"/>
        </w:rPr>
      </w:pPr>
      <w:r w:rsidDel="00000000" w:rsidR="00000000" w:rsidRPr="00000000">
        <w:rPr>
          <w:b w:val="1"/>
          <w:bCs w:val="1"/>
          <w:rtl w:val="0"/>
        </w:rPr>
        <w:t xml:space="preserve">OCR Rule Identification</w:t>
      </w:r>
    </w:p>
    <w:p w:rsidR="00000000" w:rsidDel="00000000" w:rsidP="00000000" w:rsidRDefault="00000000" w:rsidRPr="00000000" w14:paraId="000009C9">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200" w:afterAutospacing="0" w:before="0" w:line="276" w:lineRule="auto"/>
        <w:ind w:left="1275.5905511811022" w:right="0" w:hanging="360"/>
        <w:jc w:val="left"/>
      </w:pPr>
      <w:r w:rsidDel="00000000" w:rsidR="00000000" w:rsidRPr="00000000">
        <w:rPr>
          <w:rtl w:val="0"/>
        </w:rPr>
        <w:t xml:space="preserve">Each expert rule in the OCR system shall have a unique </w:t>
      </w:r>
      <w:r w:rsidDel="00000000" w:rsidR="00000000" w:rsidRPr="00000000">
        <w:rPr>
          <w:b w:val="1"/>
          <w:bCs w:val="1"/>
          <w:rtl w:val="0"/>
        </w:rPr>
        <w:t xml:space="preserve">Rule ID</w:t>
      </w:r>
      <w:r w:rsidDel="00000000" w:rsidR="00000000" w:rsidRPr="00000000">
        <w:rPr>
          <w:rtl w:val="0"/>
        </w:rPr>
        <w:t xml:space="preserve">, using the OCR system’s own coding format.</w:t>
      </w:r>
    </w:p>
    <w:p w:rsidR="00000000" w:rsidDel="00000000" w:rsidP="00000000" w:rsidRDefault="00000000" w:rsidRPr="00000000" w14:paraId="000009CA">
      <w:pPr>
        <w:keepNext w:val="0"/>
        <w:keepLines w:val="0"/>
        <w:numPr>
          <w:ilvl w:val="0"/>
          <w:numId w:val="1"/>
        </w:numPr>
        <w:spacing w:after="0" w:afterAutospacing="0" w:before="200" w:beforeAutospacing="0" w:lineRule="auto"/>
        <w:ind w:left="720" w:hanging="360"/>
        <w:rPr>
          <w:b w:val="1"/>
          <w:bCs w:val="1"/>
        </w:rPr>
      </w:pPr>
      <w:r w:rsidDel="00000000" w:rsidR="00000000" w:rsidRPr="00000000">
        <w:rPr>
          <w:b w:val="1"/>
          <w:bCs w:val="1"/>
          <w:rtl w:val="0"/>
        </w:rPr>
        <w:t xml:space="preserve">Rule-to-Defect Mapping Configuration</w:t>
      </w:r>
    </w:p>
    <w:p w:rsidR="00000000" w:rsidDel="00000000" w:rsidP="00000000" w:rsidRDefault="00000000" w:rsidRPr="00000000" w14:paraId="000009CB">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left"/>
      </w:pPr>
      <w:r w:rsidDel="00000000" w:rsidR="00000000" w:rsidRPr="00000000">
        <w:rPr>
          <w:rtl w:val="0"/>
        </w:rPr>
        <w:t xml:space="preserve">On the CDM side, a new column named </w:t>
      </w:r>
      <w:r w:rsidDel="00000000" w:rsidR="00000000" w:rsidRPr="00000000">
        <w:rPr>
          <w:b w:val="1"/>
          <w:bCs w:val="1"/>
          <w:rtl w:val="0"/>
        </w:rPr>
        <w:t xml:space="preserve">“OCR Rule ID”</w:t>
      </w:r>
      <w:r w:rsidDel="00000000" w:rsidR="00000000" w:rsidRPr="00000000">
        <w:rPr>
          <w:rtl w:val="0"/>
        </w:rPr>
        <w:t xml:space="preserve"> shall be added to the existing expert-rule list / </w:t>
      </w:r>
      <w:r w:rsidDel="00000000" w:rsidR="00000000" w:rsidRPr="00000000">
        <w:rPr>
          <w:b w:val="1"/>
          <w:bCs w:val="1"/>
          <w:rtl w:val="0"/>
        </w:rPr>
        <w:t xml:space="preserve">Rule-to-Defect Mapping Table</w:t>
      </w:r>
      <w:r w:rsidDel="00000000" w:rsidR="00000000" w:rsidRPr="00000000">
        <w:rPr>
          <w:rtl w:val="0"/>
        </w:rPr>
        <w:t xml:space="preserve">.</w:t>
      </w:r>
    </w:p>
    <w:p w:rsidR="00000000" w:rsidDel="00000000" w:rsidP="00000000" w:rsidRDefault="00000000" w:rsidRPr="00000000" w14:paraId="000009CC">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200" w:afterAutospacing="0" w:before="0" w:line="276" w:lineRule="auto"/>
        <w:ind w:left="1275.5905511811022" w:right="0" w:hanging="360"/>
        <w:jc w:val="left"/>
      </w:pPr>
      <w:r w:rsidDel="00000000" w:rsidR="00000000" w:rsidRPr="00000000">
        <w:rPr>
          <w:rtl w:val="0"/>
        </w:rPr>
        <w:t xml:space="preserve">The OCR Rule ID shall be mapped to the corresponding </w:t>
      </w:r>
      <w:r w:rsidDel="00000000" w:rsidR="00000000" w:rsidRPr="00000000">
        <w:rPr>
          <w:b w:val="1"/>
          <w:bCs w:val="1"/>
          <w:rtl w:val="0"/>
        </w:rPr>
        <w:t xml:space="preserve">Defect Code</w:t>
      </w:r>
      <w:r w:rsidDel="00000000" w:rsidR="00000000" w:rsidRPr="00000000">
        <w:rPr>
          <w:rtl w:val="0"/>
        </w:rPr>
        <w:t xml:space="preserve"> and </w:t>
      </w:r>
      <w:r w:rsidDel="00000000" w:rsidR="00000000" w:rsidRPr="00000000">
        <w:rPr>
          <w:b w:val="1"/>
          <w:bCs w:val="1"/>
          <w:rtl w:val="0"/>
        </w:rPr>
        <w:t xml:space="preserve">Defect Category</w:t>
      </w:r>
      <w:r w:rsidDel="00000000" w:rsidR="00000000" w:rsidRPr="00000000">
        <w:rPr>
          <w:rtl w:val="0"/>
        </w:rPr>
        <w:t xml:space="preserve"> maintained in CDM.</w:t>
      </w:r>
    </w:p>
    <w:p w:rsidR="00000000" w:rsidDel="00000000" w:rsidP="00000000" w:rsidRDefault="00000000" w:rsidRPr="00000000" w14:paraId="000009CD">
      <w:pPr>
        <w:keepNext w:val="0"/>
        <w:keepLines w:val="0"/>
        <w:numPr>
          <w:ilvl w:val="0"/>
          <w:numId w:val="1"/>
        </w:numPr>
        <w:spacing w:after="40" w:before="200" w:beforeAutospacing="0" w:lineRule="auto"/>
        <w:ind w:left="720" w:hanging="360"/>
        <w:rPr>
          <w:b w:val="1"/>
          <w:bCs w:val="1"/>
        </w:rPr>
      </w:pPr>
      <w:r w:rsidDel="00000000" w:rsidR="00000000" w:rsidRPr="00000000">
        <w:rPr>
          <w:b w:val="1"/>
          <w:bCs w:val="1"/>
          <w:rtl w:val="0"/>
        </w:rPr>
        <w:t xml:space="preserve">Usage of the Mapping</w:t>
      </w:r>
    </w:p>
    <w:p w:rsidR="00000000" w:rsidDel="00000000" w:rsidP="00000000" w:rsidRDefault="00000000" w:rsidRPr="00000000" w14:paraId="000009CE">
      <w:pPr>
        <w:spacing w:after="240" w:before="240" w:lineRule="auto"/>
        <w:ind w:left="720" w:right="0" w:firstLine="0"/>
        <w:rPr/>
      </w:pPr>
      <w:r w:rsidDel="00000000" w:rsidR="00000000" w:rsidRPr="00000000">
        <w:rPr>
          <w:rtl w:val="0"/>
        </w:rPr>
        <w:t xml:space="preserve">The Rule-to-Defect Mapping shall serve as the basis for Defect creation and related validation logic.</w:t>
      </w:r>
    </w:p>
    <w:p w:rsidR="00000000" w:rsidDel="00000000" w:rsidP="00000000" w:rsidRDefault="00000000" w:rsidRPr="00000000" w14:paraId="000009CF">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afterAutospacing="0" w:before="240" w:line="276" w:lineRule="auto"/>
        <w:ind w:left="1275.5905511811022" w:right="0" w:hanging="360"/>
        <w:jc w:val="left"/>
      </w:pPr>
      <w:r w:rsidDel="00000000" w:rsidR="00000000" w:rsidRPr="00000000">
        <w:rPr>
          <w:rtl w:val="0"/>
        </w:rPr>
        <w:t xml:space="preserve">Defect</w:t>
      </w:r>
      <w:r w:rsidDel="00000000" w:rsidR="00000000" w:rsidRPr="00000000">
        <w:rPr>
          <w:b w:val="1"/>
          <w:bCs w:val="1"/>
          <w:rtl w:val="0"/>
        </w:rPr>
        <w:t xml:space="preserve"> Creation:</w:t>
        <w:br w:type="textWrapping"/>
      </w:r>
      <w:r w:rsidDel="00000000" w:rsidR="00000000" w:rsidRPr="00000000">
        <w:rPr>
          <w:rtl w:val="0"/>
        </w:rPr>
        <w:t xml:space="preserve">For </w:t>
      </w:r>
      <w:r w:rsidDel="00000000" w:rsidR="00000000" w:rsidRPr="00000000">
        <w:rPr>
          <w:b w:val="1"/>
          <w:bCs w:val="1"/>
          <w:rtl w:val="0"/>
        </w:rPr>
        <w:t xml:space="preserve">Create Defect</w:t>
      </w:r>
      <w:r w:rsidDel="00000000" w:rsidR="00000000" w:rsidRPr="00000000">
        <w:rPr>
          <w:rtl w:val="0"/>
        </w:rPr>
        <w:t xml:space="preserve">, including single creation, batch creation, and synchronization, the system shall use the mapping to convert a </w:t>
      </w:r>
      <w:r w:rsidDel="00000000" w:rsidR="00000000" w:rsidRPr="00000000">
        <w:rPr>
          <w:b w:val="1"/>
          <w:bCs w:val="1"/>
          <w:rtl w:val="0"/>
        </w:rPr>
        <w:t xml:space="preserve">Failed</w:t>
      </w:r>
      <w:r w:rsidDel="00000000" w:rsidR="00000000" w:rsidRPr="00000000">
        <w:rPr>
          <w:rtl w:val="0"/>
        </w:rPr>
        <w:t xml:space="preserve"> result generated from OCR or Manual Check into the corresponding </w:t>
      </w:r>
      <w:r w:rsidDel="00000000" w:rsidR="00000000" w:rsidRPr="00000000">
        <w:rPr>
          <w:b w:val="1"/>
          <w:bCs w:val="1"/>
          <w:rtl w:val="0"/>
        </w:rPr>
        <w:t xml:space="preserve">Defect Code</w:t>
      </w:r>
      <w:r w:rsidDel="00000000" w:rsidR="00000000" w:rsidRPr="00000000">
        <w:rPr>
          <w:rtl w:val="0"/>
        </w:rPr>
        <w:t xml:space="preserve"> and </w:t>
      </w:r>
      <w:r w:rsidDel="00000000" w:rsidR="00000000" w:rsidRPr="00000000">
        <w:rPr>
          <w:b w:val="1"/>
          <w:bCs w:val="1"/>
          <w:rtl w:val="0"/>
        </w:rPr>
        <w:t xml:space="preserve">Defect Category</w:t>
      </w:r>
      <w:r w:rsidDel="00000000" w:rsidR="00000000" w:rsidRPr="00000000">
        <w:rPr>
          <w:rtl w:val="0"/>
        </w:rPr>
        <w:t xml:space="preserve">.</w:t>
      </w:r>
    </w:p>
    <w:p w:rsidR="00000000" w:rsidDel="00000000" w:rsidP="00000000" w:rsidRDefault="00000000" w:rsidRPr="00000000" w14:paraId="000009D0">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left"/>
      </w:pPr>
      <w:r w:rsidDel="00000000" w:rsidR="00000000" w:rsidRPr="00000000">
        <w:rPr>
          <w:b w:val="1"/>
          <w:bCs w:val="1"/>
          <w:rtl w:val="0"/>
        </w:rPr>
        <w:t xml:space="preserve">De-</w:t>
      </w:r>
      <w:r w:rsidDel="00000000" w:rsidR="00000000" w:rsidRPr="00000000">
        <w:rPr>
          <w:rtl w:val="0"/>
        </w:rPr>
        <w:t xml:space="preserve">duplication</w:t>
      </w:r>
      <w:r w:rsidDel="00000000" w:rsidR="00000000" w:rsidRPr="00000000">
        <w:rPr>
          <w:b w:val="1"/>
          <w:bCs w:val="1"/>
          <w:rtl w:val="0"/>
        </w:rPr>
        <w:t xml:space="preserve">:</w:t>
        <w:br w:type="textWrapping"/>
      </w:r>
      <w:r w:rsidDel="00000000" w:rsidR="00000000" w:rsidRPr="00000000">
        <w:rPr>
          <w:rtl w:val="0"/>
        </w:rPr>
        <w:t xml:space="preserve">The same mapping shall be used to determine whether a particular rule has already been associated with an existing Defect record, in order to prevent duplicate Defect creation.</w:t>
      </w:r>
    </w:p>
    <w:p w:rsidR="00000000" w:rsidDel="00000000" w:rsidP="00000000" w:rsidRDefault="00000000" w:rsidRPr="00000000" w14:paraId="000009D1">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200" w:afterAutospacing="0" w:before="0" w:line="276" w:lineRule="auto"/>
        <w:ind w:left="1275.5905511811022" w:right="0" w:hanging="360"/>
        <w:jc w:val="left"/>
      </w:pPr>
      <w:r w:rsidDel="00000000" w:rsidR="00000000" w:rsidRPr="00000000">
        <w:rPr>
          <w:b w:val="1"/>
          <w:bCs w:val="1"/>
          <w:rtl w:val="0"/>
        </w:rPr>
        <w:t xml:space="preserve">Pre-</w:t>
      </w:r>
      <w:r w:rsidDel="00000000" w:rsidR="00000000" w:rsidRPr="00000000">
        <w:rPr>
          <w:rtl w:val="0"/>
        </w:rPr>
        <w:t xml:space="preserve">submission</w:t>
      </w:r>
      <w:r w:rsidDel="00000000" w:rsidR="00000000" w:rsidRPr="00000000">
        <w:rPr>
          <w:b w:val="1"/>
          <w:bCs w:val="1"/>
          <w:rtl w:val="0"/>
        </w:rPr>
        <w:t xml:space="preserve"> Reminder Check:</w:t>
        <w:br w:type="textWrapping"/>
      </w:r>
      <w:r w:rsidDel="00000000" w:rsidR="00000000" w:rsidRPr="00000000">
        <w:rPr>
          <w:rtl w:val="0"/>
        </w:rPr>
        <w:t xml:space="preserve">The mapping shall also be used as the basis for determining whether any Failed rules remain without an associated Defect record before submission.</w:t>
      </w:r>
    </w:p>
    <w:p w:rsidR="00000000" w:rsidDel="00000000" w:rsidP="00000000" w:rsidRDefault="00000000" w:rsidRPr="00000000" w14:paraId="000009D2">
      <w:pPr>
        <w:keepNext w:val="0"/>
        <w:keepLines w:val="0"/>
        <w:numPr>
          <w:ilvl w:val="0"/>
          <w:numId w:val="1"/>
        </w:numPr>
        <w:spacing w:after="40" w:before="200" w:beforeAutospacing="0" w:lineRule="auto"/>
        <w:ind w:left="720" w:hanging="360"/>
        <w:rPr>
          <w:b w:val="1"/>
          <w:bCs w:val="1"/>
        </w:rPr>
      </w:pPr>
      <w:r w:rsidDel="00000000" w:rsidR="00000000" w:rsidRPr="00000000">
        <w:rPr>
          <w:b w:val="1"/>
          <w:bCs w:val="1"/>
          <w:rtl w:val="0"/>
        </w:rPr>
        <w:t xml:space="preserve">De-duplication by Rule ID and File Owner</w:t>
      </w:r>
    </w:p>
    <w:p w:rsidR="00000000" w:rsidDel="00000000" w:rsidP="00000000" w:rsidRDefault="00000000" w:rsidRPr="00000000" w14:paraId="000009D3">
      <w:pPr>
        <w:spacing w:after="240" w:before="240" w:lineRule="auto"/>
        <w:ind w:left="720" w:right="0" w:firstLine="0"/>
        <w:rPr/>
      </w:pPr>
      <w:r w:rsidDel="00000000" w:rsidR="00000000" w:rsidRPr="00000000">
        <w:rPr>
          <w:rtl w:val="0"/>
        </w:rPr>
        <w:t xml:space="preserve">· De-duplication shall not be based on </w:t>
      </w:r>
      <w:r w:rsidDel="00000000" w:rsidR="00000000" w:rsidRPr="00000000">
        <w:rPr>
          <w:b w:val="1"/>
          <w:bCs w:val="1"/>
          <w:rtl w:val="0"/>
        </w:rPr>
        <w:t xml:space="preserve">Rule ID alone</w:t>
      </w:r>
      <w:r w:rsidDel="00000000" w:rsidR="00000000" w:rsidRPr="00000000">
        <w:rPr>
          <w:rtl w:val="0"/>
        </w:rPr>
        <w:t xml:space="preserve">. The </w:t>
      </w:r>
      <w:r w:rsidDel="00000000" w:rsidR="00000000" w:rsidRPr="00000000">
        <w:rPr>
          <w:b w:val="1"/>
          <w:bCs w:val="1"/>
          <w:rtl w:val="0"/>
        </w:rPr>
        <w:t xml:space="preserve">file owner / entity</w:t>
      </w:r>
      <w:r w:rsidDel="00000000" w:rsidR="00000000" w:rsidRPr="00000000">
        <w:rPr>
          <w:rtl w:val="0"/>
        </w:rPr>
        <w:t xml:space="preserve"> must also be taken into account.</w:t>
      </w:r>
    </w:p>
    <w:p w:rsidR="00000000" w:rsidDel="00000000" w:rsidP="00000000" w:rsidRDefault="00000000" w:rsidRPr="00000000" w14:paraId="000009D4">
      <w:pPr>
        <w:keepNext w:val="0"/>
        <w:keepLines w:val="0"/>
        <w:spacing w:after="40" w:before="240" w:lineRule="auto"/>
        <w:ind w:left="720" w:firstLine="0"/>
        <w:rPr/>
      </w:pPr>
      <w:r w:rsidDel="00000000" w:rsidR="00000000" w:rsidRPr="00000000">
        <w:rPr>
          <w:rtl w:val="0"/>
        </w:rPr>
        <w:t xml:space="preserve">· The same document type, such as an Identity Document or Agreement, may exist separately under different entities, including:</w:t>
      </w:r>
    </w:p>
    <w:p w:rsidR="00000000" w:rsidDel="00000000" w:rsidP="00000000" w:rsidRDefault="00000000" w:rsidRPr="00000000" w14:paraId="000009D5">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afterAutospacing="0" w:before="240" w:line="276" w:lineRule="auto"/>
        <w:ind w:left="1275.5905511811022" w:right="0" w:hanging="360"/>
        <w:jc w:val="left"/>
      </w:pPr>
      <w:r w:rsidDel="00000000" w:rsidR="00000000" w:rsidRPr="00000000">
        <w:rPr>
          <w:rtl w:val="0"/>
        </w:rPr>
        <w:t xml:space="preserve">Main Applicant;</w:t>
      </w:r>
    </w:p>
    <w:p w:rsidR="00000000" w:rsidDel="00000000" w:rsidP="00000000" w:rsidRDefault="00000000" w:rsidRPr="00000000" w14:paraId="000009D6">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left"/>
      </w:pPr>
      <w:r w:rsidDel="00000000" w:rsidR="00000000" w:rsidRPr="00000000">
        <w:rPr>
          <w:rtl w:val="0"/>
        </w:rPr>
        <w:t xml:space="preserve">Guarantor 1;</w:t>
      </w:r>
    </w:p>
    <w:p w:rsidR="00000000" w:rsidDel="00000000" w:rsidP="00000000" w:rsidRDefault="00000000" w:rsidRPr="00000000" w14:paraId="000009D7">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240" w:before="0" w:beforeAutospacing="0" w:line="276" w:lineRule="auto"/>
        <w:ind w:left="1275.5905511811022" w:right="0" w:hanging="360"/>
        <w:jc w:val="left"/>
      </w:pPr>
      <w:r w:rsidDel="00000000" w:rsidR="00000000" w:rsidRPr="00000000">
        <w:rPr>
          <w:rtl w:val="0"/>
        </w:rPr>
        <w:t xml:space="preserve">Guarantor 2; etc.</w:t>
      </w:r>
    </w:p>
    <w:p w:rsidR="00000000" w:rsidDel="00000000" w:rsidP="00000000" w:rsidRDefault="00000000" w:rsidRPr="00000000" w14:paraId="000009D8">
      <w:pPr>
        <w:keepNext w:val="0"/>
        <w:keepLines w:val="0"/>
        <w:spacing w:after="40" w:lineRule="auto"/>
        <w:ind w:left="720" w:firstLine="0"/>
        <w:rPr/>
      </w:pPr>
      <w:r w:rsidDel="00000000" w:rsidR="00000000" w:rsidRPr="00000000">
        <w:rPr>
          <w:rtl w:val="0"/>
        </w:rPr>
        <w:t xml:space="preserve">· The expert rules applicable to these files may use the same Rule ID. Therefore, Rule ID alone cannot uniquely identify which entity’s document the rule result belongs to.</w:t>
      </w:r>
    </w:p>
    <w:p w:rsidR="00000000" w:rsidDel="00000000" w:rsidP="00000000" w:rsidRDefault="00000000" w:rsidRPr="00000000" w14:paraId="000009D9">
      <w:pPr>
        <w:spacing w:after="0" w:before="0" w:lineRule="auto"/>
        <w:ind w:left="720" w:right="0" w:firstLine="0"/>
        <w:rPr/>
      </w:pPr>
      <w:r w:rsidDel="00000000" w:rsidR="00000000" w:rsidRPr="00000000">
        <w:rPr>
          <w:rtl w:val="0"/>
        </w:rPr>
        <w:t xml:space="preserve">· Each uploaded file already records its corresponding </w:t>
      </w:r>
      <w:r w:rsidDel="00000000" w:rsidR="00000000" w:rsidRPr="00000000">
        <w:rPr>
          <w:b w:val="1"/>
          <w:bCs w:val="1"/>
          <w:rtl w:val="0"/>
        </w:rPr>
        <w:t xml:space="preserve">file owner / entity</w:t>
      </w:r>
      <w:r w:rsidDel="00000000" w:rsidR="00000000" w:rsidRPr="00000000">
        <w:rPr>
          <w:rtl w:val="0"/>
        </w:rPr>
        <w:t xml:space="preserve">, and different entities use separate upload entries.</w:t>
      </w:r>
    </w:p>
    <w:p w:rsidR="00000000" w:rsidDel="00000000" w:rsidP="00000000" w:rsidRDefault="00000000" w:rsidRPr="00000000" w14:paraId="000009DA">
      <w:pPr>
        <w:spacing w:after="0" w:before="0" w:lineRule="auto"/>
        <w:ind w:left="720" w:right="0" w:firstLine="0"/>
        <w:rPr/>
      </w:pPr>
      <w:r w:rsidDel="00000000" w:rsidR="00000000" w:rsidRPr="00000000">
        <w:rPr>
          <w:rtl w:val="0"/>
        </w:rPr>
        <w:t xml:space="preserve">· Accordingly, Rule-to-Defect mapping and de-duplication shall be determined using the combination of:</w:t>
      </w:r>
    </w:p>
    <w:p w:rsidR="00000000" w:rsidDel="00000000" w:rsidP="00000000" w:rsidRDefault="00000000" w:rsidRPr="00000000" w14:paraId="000009DB">
      <w:pPr>
        <w:spacing w:after="240" w:before="240" w:lineRule="auto"/>
        <w:ind w:left="720" w:right="0" w:firstLine="0"/>
        <w:rPr>
          <w:b w:val="1"/>
          <w:bCs w:val="1"/>
        </w:rPr>
      </w:pPr>
      <w:r w:rsidDel="00000000" w:rsidR="00000000" w:rsidRPr="00000000">
        <w:rPr>
          <w:b w:val="1"/>
          <w:bCs w:val="1"/>
          <w:rtl w:val="0"/>
        </w:rPr>
        <w:t xml:space="preserve">Rule ID + File Owner / Entity</w:t>
      </w:r>
    </w:p>
    <w:p w:rsidR="00000000" w:rsidDel="00000000" w:rsidP="00000000" w:rsidRDefault="00000000" w:rsidRPr="00000000" w14:paraId="000009DC">
      <w:pPr>
        <w:spacing w:after="240" w:before="240" w:lineRule="auto"/>
        <w:ind w:left="720" w:right="0" w:firstLine="0"/>
        <w:rPr/>
      </w:pPr>
      <w:r w:rsidDel="00000000" w:rsidR="00000000" w:rsidRPr="00000000">
        <w:rPr>
          <w:rtl w:val="0"/>
        </w:rPr>
        <w:t xml:space="preserve">· </w:t>
      </w:r>
      <w:r w:rsidDel="00000000" w:rsidR="00000000" w:rsidRPr="00000000">
        <w:rPr>
          <w:rtl w:val="0"/>
        </w:rPr>
        <w:t xml:space="preserve">This combined key shall be used to uniquely identify the applicable rule result and its corresponding Defect relationship.</w:t>
      </w:r>
    </w:p>
    <w:p w:rsidR="00000000" w:rsidDel="00000000" w:rsidP="00000000" w:rsidRDefault="00000000" w:rsidRPr="00000000" w14:paraId="000009DD">
      <w:pPr>
        <w:spacing w:after="240" w:before="240" w:lineRule="auto"/>
        <w:ind w:left="720" w:right="0" w:firstLine="0"/>
        <w:rPr/>
      </w:pPr>
      <w:r w:rsidDel="00000000" w:rsidR="00000000" w:rsidRPr="00000000">
        <w:rPr>
          <w:rtl w:val="0"/>
        </w:rPr>
        <w:t xml:space="preserve">· Duplicate documents of the same document type will not occur under the same entity.</w:t>
      </w:r>
    </w:p>
    <w:p w:rsidR="00000000" w:rsidDel="00000000" w:rsidP="00000000" w:rsidRDefault="00000000" w:rsidRPr="00000000" w14:paraId="000009DE">
      <w:pPr>
        <w:shd w:fill="ffffff" w:val="clear"/>
        <w:spacing w:after="60" w:before="60" w:line="324" w:lineRule="auto"/>
        <w:ind w:left="2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9DF">
      <w:pPr>
        <w:pStyle w:val="Heading3"/>
        <w:rPr>
          <w:strike w:val="1"/>
          <w:sz w:val="21"/>
          <w:szCs w:val="21"/>
        </w:rPr>
      </w:pPr>
      <w:bookmarkStart w:colFirst="0" w:colLast="0" w:name="_cs21tzp3e0ij" w:id="147"/>
      <w:bookmarkEnd w:id="147"/>
      <w:r w:rsidDel="00000000" w:rsidR="00000000" w:rsidRPr="00000000">
        <w:rPr>
          <w:strike w:val="1"/>
          <w:rtl w:val="0"/>
        </w:rPr>
        <w:t xml:space="preserve">12.7.8</w:t>
      </w:r>
      <w:r w:rsidDel="00000000" w:rsidR="00000000" w:rsidRPr="00000000">
        <w:rPr>
          <w:strike w:val="1"/>
          <w:sz w:val="21"/>
          <w:szCs w:val="21"/>
          <w:rtl w:val="0"/>
        </w:rPr>
        <w:t xml:space="preserve">. </w:t>
      </w:r>
      <w:r w:rsidDel="00000000" w:rsidR="00000000" w:rsidRPr="00000000">
        <w:rPr>
          <w:b w:val="1"/>
          <w:bCs w:val="1"/>
          <w:strike w:val="1"/>
          <w:sz w:val="21"/>
          <w:szCs w:val="21"/>
          <w:rtl w:val="0"/>
        </w:rPr>
        <w:t xml:space="preserve">Post-Verification Controls</w:t>
      </w:r>
      <w:r w:rsidDel="00000000" w:rsidR="00000000" w:rsidRPr="00000000">
        <w:rPr>
          <w:strike w:val="1"/>
          <w:sz w:val="21"/>
          <w:szCs w:val="21"/>
          <w:rtl w:val="0"/>
        </w:rPr>
        <w:t xml:space="preserve">: Once a defect is marked 'Verified' and </w:t>
      </w:r>
      <w:r w:rsidDel="00000000" w:rsidR="00000000" w:rsidRPr="00000000">
        <w:rPr>
          <w:strike w:val="1"/>
          <w:sz w:val="21"/>
          <w:szCs w:val="21"/>
          <w:rtl w:val="0"/>
        </w:rPr>
        <w:t xml:space="preserve">submitted:</w:t>
      </w:r>
      <w:r w:rsidDel="00000000" w:rsidR="00000000" w:rsidRPr="00000000">
        <w:rPr>
          <w:rtl w:val="0"/>
        </w:rPr>
      </w:r>
    </w:p>
    <w:p w:rsidR="00000000" w:rsidDel="00000000" w:rsidP="00000000" w:rsidRDefault="00000000" w:rsidRPr="00000000" w14:paraId="000009E0">
      <w:pPr>
        <w:shd w:fill="ffffff" w:val="clear"/>
        <w:spacing w:after="60" w:before="60" w:line="324" w:lineRule="auto"/>
        <w:ind w:left="220" w:firstLine="0"/>
        <w:rPr>
          <w:strike w:val="1"/>
          <w:sz w:val="21"/>
          <w:szCs w:val="21"/>
        </w:rPr>
      </w:pPr>
      <w:r w:rsidDel="00000000" w:rsidR="00000000" w:rsidRPr="00000000">
        <w:rPr>
          <w:strike w:val="1"/>
          <w:sz w:val="21"/>
          <w:szCs w:val="21"/>
          <w:rtl w:val="0"/>
        </w:rPr>
        <w:tab/>
        <w:t xml:space="preserve">*   The defect record becomes read-only (no further edits).</w:t>
      </w:r>
    </w:p>
    <w:p w:rsidR="00000000" w:rsidDel="00000000" w:rsidP="00000000" w:rsidRDefault="00000000" w:rsidRPr="00000000" w14:paraId="000009E1">
      <w:pPr>
        <w:shd w:fill="ffffff" w:val="clear"/>
        <w:spacing w:after="60" w:before="60" w:line="324" w:lineRule="auto"/>
        <w:ind w:left="220" w:firstLine="0"/>
        <w:rPr>
          <w:strike w:val="1"/>
          <w:sz w:val="21"/>
          <w:szCs w:val="21"/>
        </w:rPr>
      </w:pPr>
      <w:r w:rsidDel="00000000" w:rsidR="00000000" w:rsidRPr="00000000">
        <w:rPr>
          <w:strike w:val="1"/>
          <w:sz w:val="21"/>
          <w:szCs w:val="21"/>
          <w:rtl w:val="0"/>
        </w:rPr>
        <w:tab/>
        <w:t xml:space="preserve">*   No additional files can be uploaded for that defect.</w:t>
      </w:r>
    </w:p>
    <w:p w:rsidR="00000000" w:rsidDel="00000000" w:rsidP="00000000" w:rsidRDefault="00000000" w:rsidRPr="00000000" w14:paraId="000009E2">
      <w:pPr>
        <w:shd w:fill="ffffff" w:val="clear"/>
        <w:spacing w:after="60" w:before="60" w:line="324" w:lineRule="auto"/>
        <w:ind w:left="220" w:firstLine="0"/>
        <w:rPr>
          <w:strike w:val="1"/>
          <w:sz w:val="21"/>
          <w:szCs w:val="21"/>
        </w:rPr>
      </w:pPr>
      <w:r w:rsidDel="00000000" w:rsidR="00000000" w:rsidRPr="00000000">
        <w:rPr>
          <w:strike w:val="1"/>
          <w:sz w:val="21"/>
          <w:szCs w:val="21"/>
          <w:rtl w:val="0"/>
        </w:rPr>
        <w:tab/>
        <w:t xml:space="preserve">*   Any new issues require the creation of a new defect record.</w:t>
      </w:r>
    </w:p>
    <w:p w:rsidR="00000000" w:rsidDel="00000000" w:rsidP="00000000" w:rsidRDefault="00000000" w:rsidRPr="00000000" w14:paraId="000009E3">
      <w:pPr>
        <w:shd w:fill="ffffff" w:val="clear"/>
        <w:spacing w:after="60" w:before="60" w:line="324" w:lineRule="auto"/>
        <w:ind w:left="2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9E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40" w:right="220" w:hanging="220"/>
        <w:jc w:val="left"/>
        <w:rPr>
          <w:sz w:val="21"/>
          <w:szCs w:val="21"/>
        </w:rPr>
      </w:pPr>
      <w:bookmarkStart w:colFirst="0" w:colLast="0" w:name="_pfkv27y2y7yc" w:id="148"/>
      <w:bookmarkEnd w:id="148"/>
      <w:r w:rsidDel="00000000" w:rsidR="00000000" w:rsidRPr="00000000">
        <w:rPr>
          <w:rFonts w:ascii="Arial Unicode MS" w:cs="Arial Unicode MS" w:eastAsia="Arial Unicode MS" w:hAnsi="Arial Unicode MS"/>
          <w:sz w:val="21"/>
          <w:szCs w:val="21"/>
          <w:rtl w:val="0"/>
        </w:rPr>
        <w:t xml:space="preserve">12.7.9.【Same</w:t>
      </w:r>
      <w:r w:rsidDel="00000000" w:rsidR="00000000" w:rsidRPr="00000000">
        <w:rPr>
          <w:rtl w:val="0"/>
        </w:rPr>
        <w:t xml:space="preserve"> </w:t>
      </w:r>
      <w:r w:rsidDel="00000000" w:rsidR="00000000" w:rsidRPr="00000000">
        <w:rPr>
          <w:rFonts w:ascii="Arial Unicode MS" w:cs="Arial Unicode MS" w:eastAsia="Arial Unicode MS" w:hAnsi="Arial Unicode MS"/>
          <w:sz w:val="21"/>
          <w:szCs w:val="21"/>
          <w:rtl w:val="0"/>
        </w:rPr>
        <w:t xml:space="preserve">as Batch2】 </w:t>
      </w:r>
      <w:r w:rsidDel="00000000" w:rsidR="00000000" w:rsidRPr="00000000">
        <w:rPr>
          <w:b w:val="1"/>
          <w:bCs w:val="1"/>
          <w:sz w:val="21"/>
          <w:szCs w:val="21"/>
          <w:rtl w:val="0"/>
        </w:rPr>
        <w:t xml:space="preserve">Disbursement Rules</w:t>
      </w:r>
      <w:r w:rsidDel="00000000" w:rsidR="00000000" w:rsidRPr="00000000">
        <w:rPr>
          <w:sz w:val="21"/>
          <w:szCs w:val="21"/>
          <w:rtl w:val="0"/>
        </w:rPr>
        <w:t xml:space="preserve">:</w:t>
      </w:r>
    </w:p>
    <w:p w:rsidR="00000000" w:rsidDel="00000000" w:rsidP="00000000" w:rsidRDefault="00000000" w:rsidRPr="00000000" w14:paraId="000009E5">
      <w:pPr>
        <w:shd w:fill="ffffff" w:val="clear"/>
        <w:spacing w:after="60" w:before="60" w:line="324" w:lineRule="auto"/>
        <w:ind w:left="220" w:firstLine="0"/>
        <w:rPr>
          <w:sz w:val="21"/>
          <w:szCs w:val="21"/>
        </w:rPr>
      </w:pPr>
      <w:r w:rsidDel="00000000" w:rsidR="00000000" w:rsidRPr="00000000">
        <w:rPr>
          <w:sz w:val="21"/>
          <w:szCs w:val="21"/>
          <w:rtl w:val="0"/>
        </w:rPr>
        <w:tab/>
        <w:t xml:space="preserve">*   Normal Process: All defects must be in both Rectified and Verified states before disbursement is allowed.</w:t>
      </w:r>
    </w:p>
    <w:p w:rsidR="00000000" w:rsidDel="00000000" w:rsidP="00000000" w:rsidRDefault="00000000" w:rsidRPr="00000000" w14:paraId="000009E6">
      <w:pPr>
        <w:shd w:fill="ffffff" w:val="clear"/>
        <w:spacing w:after="60" w:before="60" w:line="324" w:lineRule="auto"/>
        <w:ind w:left="220" w:firstLine="0"/>
        <w:rPr>
          <w:sz w:val="21"/>
          <w:szCs w:val="21"/>
        </w:rPr>
      </w:pPr>
      <w:r w:rsidDel="00000000" w:rsidR="00000000" w:rsidRPr="00000000">
        <w:rPr>
          <w:sz w:val="21"/>
          <w:szCs w:val="21"/>
          <w:rtl w:val="0"/>
        </w:rPr>
        <w:tab/>
        <w:t xml:space="preserve">*   Exception Process: Disbursement can proceed with outstanding defects if 'CRA Complete' is selected, initiating a 'funded with defect' workflow.</w:t>
      </w:r>
    </w:p>
    <w:p w:rsidR="00000000" w:rsidDel="00000000" w:rsidP="00000000" w:rsidRDefault="00000000" w:rsidRPr="00000000" w14:paraId="000009E7">
      <w:pPr>
        <w:spacing w:after="60" w:before="60" w:lineRule="auto"/>
        <w:ind w:left="220" w:firstLine="0"/>
        <w:rPr/>
      </w:pPr>
      <w:r w:rsidDel="00000000" w:rsidR="00000000" w:rsidRPr="00000000">
        <w:rPr>
          <w:rtl w:val="0"/>
        </w:rPr>
        <w:t xml:space="preserve"> </w:t>
      </w:r>
    </w:p>
    <w:p w:rsidR="00000000" w:rsidDel="00000000" w:rsidP="00000000" w:rsidRDefault="00000000" w:rsidRPr="00000000" w14:paraId="000009E8">
      <w:pPr>
        <w:spacing w:after="60" w:before="60" w:lineRule="auto"/>
        <w:ind w:left="220" w:firstLine="0"/>
        <w:rPr/>
      </w:pPr>
      <w:r w:rsidDel="00000000" w:rsidR="00000000" w:rsidRPr="00000000">
        <w:rPr>
          <w:rtl w:val="0"/>
        </w:rPr>
        <w:t xml:space="preserve"> </w:t>
      </w:r>
    </w:p>
    <w:p w:rsidR="00000000" w:rsidDel="00000000" w:rsidP="00000000" w:rsidRDefault="00000000" w:rsidRPr="00000000" w14:paraId="000009E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r92j6hxoqo3d" w:id="149"/>
      <w:bookmarkEnd w:id="149"/>
      <w:r w:rsidDel="00000000" w:rsidR="00000000" w:rsidRPr="00000000">
        <w:rPr>
          <w:rFonts w:ascii="Arial Unicode MS" w:cs="Arial Unicode MS" w:eastAsia="Arial Unicode MS" w:hAnsi="Arial Unicode MS"/>
          <w:sz w:val="22"/>
          <w:szCs w:val="22"/>
          <w:rtl w:val="0"/>
        </w:rPr>
        <w:t xml:space="preserve">12.8.【Same as Batch2】CRA Report Generation</w:t>
      </w:r>
    </w:p>
    <w:p w:rsidR="00000000" w:rsidDel="00000000" w:rsidP="00000000" w:rsidRDefault="00000000" w:rsidRPr="00000000" w14:paraId="000009EA">
      <w:pPr>
        <w:rPr/>
      </w:pPr>
      <w:r w:rsidDel="00000000" w:rsidR="00000000" w:rsidRPr="00000000">
        <w:rPr>
          <w:rtl w:val="0"/>
        </w:rPr>
        <w:t xml:space="preserve">S</w:t>
      </w:r>
      <w:r w:rsidDel="00000000" w:rsidR="00000000" w:rsidRPr="00000000">
        <w:rPr>
          <w:rtl w:val="0"/>
        </w:rPr>
        <w:t xml:space="preserve">ystem support CRA team generating and downloading CRA report.</w:t>
      </w:r>
    </w:p>
    <w:p w:rsidR="00000000" w:rsidDel="00000000" w:rsidP="00000000" w:rsidRDefault="00000000" w:rsidRPr="00000000" w14:paraId="000009EB">
      <w:pPr>
        <w:rPr/>
      </w:pPr>
      <w:r w:rsidDel="00000000" w:rsidR="00000000" w:rsidRPr="00000000">
        <w:rPr>
          <w:rtl w:val="0"/>
        </w:rPr>
        <w:t xml:space="preserve">a.     Entry Point: Trigger generation and download through the CRA Report function on the case details page.</w:t>
      </w:r>
    </w:p>
    <w:p w:rsidR="00000000" w:rsidDel="00000000" w:rsidP="00000000" w:rsidRDefault="00000000" w:rsidRPr="00000000" w14:paraId="000009EC">
      <w:pPr>
        <w:rPr/>
      </w:pPr>
      <w:r w:rsidDel="00000000" w:rsidR="00000000" w:rsidRPr="00000000">
        <w:rPr>
          <w:rtl w:val="0"/>
        </w:rPr>
        <w:t xml:space="preserve">b.     CRA report template refers to Appendix - CRA report template.</w:t>
      </w:r>
    </w:p>
    <w:p w:rsidR="00000000" w:rsidDel="00000000" w:rsidP="00000000" w:rsidRDefault="00000000" w:rsidRPr="00000000" w14:paraId="000009ED">
      <w:pPr>
        <w:rPr/>
      </w:pPr>
      <w:r w:rsidDel="00000000" w:rsidR="00000000" w:rsidRPr="00000000">
        <w:rPr>
          <w:rtl w:val="0"/>
        </w:rPr>
        <w:t xml:space="preserve">c.     Example Use Case: When switching to manual disbursement, the CRA REPORT needs to be printed and filed together with the BTS slip for record-keeping purposes.</w:t>
      </w:r>
    </w:p>
    <w:p w:rsidR="00000000" w:rsidDel="00000000" w:rsidP="00000000" w:rsidRDefault="00000000" w:rsidRPr="00000000" w14:paraId="000009EE">
      <w:pPr>
        <w:spacing w:after="0" w:lineRule="auto"/>
        <w:ind w:left="520" w:firstLine="0"/>
        <w:jc w:val="center"/>
        <w:rPr>
          <w:sz w:val="21"/>
          <w:szCs w:val="21"/>
        </w:rPr>
      </w:pPr>
      <w:r w:rsidDel="00000000" w:rsidR="00000000" w:rsidRPr="00000000">
        <w:rPr>
          <w:sz w:val="21"/>
          <w:szCs w:val="21"/>
          <w:rtl w:val="0"/>
        </w:rPr>
        <w:t xml:space="preserve"> </w:t>
      </w:r>
    </w:p>
    <w:p w:rsidR="00000000" w:rsidDel="00000000" w:rsidP="00000000" w:rsidRDefault="00000000" w:rsidRPr="00000000" w14:paraId="000009E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highlight w:val="yellow"/>
        </w:rPr>
      </w:pPr>
      <w:bookmarkStart w:colFirst="0" w:colLast="0" w:name="_2t7o4lpl0oov" w:id="150"/>
      <w:bookmarkEnd w:id="150"/>
      <w:r w:rsidDel="00000000" w:rsidR="00000000" w:rsidRPr="00000000">
        <w:rPr>
          <w:sz w:val="22"/>
          <w:szCs w:val="22"/>
          <w:highlight w:val="yellow"/>
          <w:rtl w:val="0"/>
        </w:rPr>
        <w:t xml:space="preserve">12.9. Credit Memorandum View</w:t>
      </w:r>
    </w:p>
    <w:p w:rsidR="00000000" w:rsidDel="00000000" w:rsidP="00000000" w:rsidRDefault="00000000" w:rsidRPr="00000000" w14:paraId="000009F0">
      <w:pPr>
        <w:spacing w:after="0" w:lineRule="auto"/>
        <w:ind w:left="880" w:firstLine="420"/>
        <w:rPr>
          <w:sz w:val="21"/>
          <w:szCs w:val="21"/>
        </w:rPr>
      </w:pPr>
      <w:r w:rsidDel="00000000" w:rsidR="00000000" w:rsidRPr="00000000">
        <w:rPr>
          <w:rtl w:val="0"/>
        </w:rPr>
        <w:t xml:space="preserve">System support CRA team </w:t>
      </w:r>
      <w:r w:rsidDel="00000000" w:rsidR="00000000" w:rsidRPr="00000000">
        <w:rPr>
          <w:sz w:val="21"/>
          <w:szCs w:val="21"/>
          <w:rtl w:val="0"/>
        </w:rPr>
        <w:t xml:space="preserve">downloading Credit Memorandum during the historical approval process.</w:t>
      </w:r>
    </w:p>
    <w:p w:rsidR="00000000" w:rsidDel="00000000" w:rsidP="00000000" w:rsidRDefault="00000000" w:rsidRPr="00000000" w14:paraId="000009F1">
      <w:pPr>
        <w:rPr/>
      </w:pPr>
      <w:r w:rsidDel="00000000" w:rsidR="00000000" w:rsidRPr="00000000">
        <w:rPr>
          <w:rtl w:val="0"/>
        </w:rPr>
        <w:t xml:space="preserve">●     All CRA roles can download it.</w:t>
      </w:r>
    </w:p>
    <w:p w:rsidR="00000000" w:rsidDel="00000000" w:rsidP="00000000" w:rsidRDefault="00000000" w:rsidRPr="00000000" w14:paraId="000009F2">
      <w:pPr>
        <w:rPr/>
      </w:pPr>
      <w:r w:rsidDel="00000000" w:rsidR="00000000" w:rsidRPr="00000000">
        <w:rPr>
          <w:rtl w:val="0"/>
        </w:rPr>
        <w:t xml:space="preserve">●     </w:t>
      </w:r>
      <w:r w:rsidDel="00000000" w:rsidR="00000000" w:rsidRPr="00000000">
        <w:rPr>
          <w:rtl w:val="0"/>
        </w:rPr>
        <w:t xml:space="preserve">The downloading entry is located on the case details page.</w:t>
      </w: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     This report is generated by the CED (Credit Evaluation Department). The field content is defined in the CED section requirements.</w:t>
      </w:r>
    </w:p>
    <w:p w:rsidR="00000000" w:rsidDel="00000000" w:rsidP="00000000" w:rsidRDefault="00000000" w:rsidRPr="00000000" w14:paraId="000009F4">
      <w:pPr>
        <w:spacing w:after="0" w:lineRule="auto"/>
        <w:ind w:left="1240" w:firstLine="0"/>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F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9xmmb9o92j1f" w:id="151"/>
      <w:bookmarkEnd w:id="151"/>
      <w:r w:rsidDel="00000000" w:rsidR="00000000" w:rsidRPr="00000000">
        <w:rPr>
          <w:sz w:val="22"/>
          <w:szCs w:val="22"/>
          <w:rtl w:val="0"/>
        </w:rPr>
        <w:t xml:space="preserve">12.10.</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Batch2】Attachment from Tools</w:t>
      </w:r>
    </w:p>
    <w:p w:rsidR="00000000" w:rsidDel="00000000" w:rsidP="00000000" w:rsidRDefault="00000000" w:rsidRPr="00000000" w14:paraId="000009F6">
      <w:pPr>
        <w:spacing w:after="60" w:before="60" w:lineRule="auto"/>
        <w:ind w:left="220" w:firstLine="0"/>
        <w:jc w:val="center"/>
        <w:rPr>
          <w:b w:val="1"/>
          <w:bCs w:val="1"/>
          <w:sz w:val="21"/>
          <w:szCs w:val="21"/>
        </w:rPr>
      </w:pPr>
      <w:r w:rsidDel="00000000" w:rsidR="00000000" w:rsidRPr="00000000">
        <w:rPr>
          <w:b w:val="1"/>
          <w:bCs w:val="1"/>
          <w:sz w:val="21"/>
          <w:szCs w:val="21"/>
        </w:rPr>
        <w:drawing>
          <wp:inline distB="114300" distT="114300" distL="114300" distR="114300">
            <wp:extent cx="4637723" cy="3651958"/>
            <wp:effectExtent b="0" l="0" r="0" t="0"/>
            <wp:docPr id="26"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4637723" cy="3651958"/>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spacing w:after="60" w:before="60" w:lineRule="auto"/>
        <w:ind w:left="220" w:firstLine="0"/>
        <w:jc w:val="center"/>
        <w:rPr>
          <w:sz w:val="21"/>
          <w:szCs w:val="21"/>
        </w:rPr>
      </w:pPr>
      <w:r w:rsidDel="00000000" w:rsidR="00000000" w:rsidRPr="00000000">
        <w:rPr>
          <w:sz w:val="21"/>
          <w:szCs w:val="21"/>
          <w:rtl w:val="0"/>
        </w:rPr>
        <w:t xml:space="preserve"> </w:t>
      </w:r>
    </w:p>
    <w:p w:rsidR="00000000" w:rsidDel="00000000" w:rsidP="00000000" w:rsidRDefault="00000000" w:rsidRPr="00000000" w14:paraId="000009F8">
      <w:pPr>
        <w:spacing w:after="60" w:before="60" w:lineRule="auto"/>
        <w:ind w:left="440" w:hanging="220"/>
        <w:rPr>
          <w:sz w:val="21"/>
          <w:szCs w:val="21"/>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Business Rule</w:t>
      </w:r>
    </w:p>
    <w:p w:rsidR="00000000" w:rsidDel="00000000" w:rsidP="00000000" w:rsidRDefault="00000000" w:rsidRPr="00000000" w14:paraId="000009F9">
      <w:pPr>
        <w:spacing w:after="60" w:before="60" w:lineRule="auto"/>
        <w:ind w:left="1100" w:hanging="44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the user uploads files from Tools in application detail page, user will enter into OCR file upload page,  then follow AIOCR design.</w:t>
      </w:r>
    </w:p>
    <w:p w:rsidR="00000000" w:rsidDel="00000000" w:rsidP="00000000" w:rsidRDefault="00000000" w:rsidRPr="00000000" w14:paraId="000009FA">
      <w:pPr>
        <w:spacing w:after="200" w:before="200" w:lineRule="auto"/>
        <w:ind w:left="0" w:firstLine="0"/>
        <w:rPr>
          <w:sz w:val="21"/>
          <w:szCs w:val="21"/>
        </w:rPr>
      </w:pPr>
      <w:r w:rsidDel="00000000" w:rsidR="00000000" w:rsidRPr="00000000">
        <w:rPr>
          <w:sz w:val="21"/>
          <w:szCs w:val="21"/>
        </w:rPr>
        <w:drawing>
          <wp:inline distB="114300" distT="114300" distL="114300" distR="114300">
            <wp:extent cx="6675120" cy="2667000"/>
            <wp:effectExtent b="0" l="0" r="0" t="0"/>
            <wp:docPr id="53" name="image40.png"/>
            <a:graphic>
              <a:graphicData uri="http://schemas.openxmlformats.org/drawingml/2006/picture">
                <pic:pic>
                  <pic:nvPicPr>
                    <pic:cNvPr id="0" name="image40.png"/>
                    <pic:cNvPicPr preferRelativeResize="0"/>
                  </pic:nvPicPr>
                  <pic:blipFill>
                    <a:blip r:embed="rId69"/>
                    <a:srcRect b="0" l="0" r="0" t="0"/>
                    <a:stretch>
                      <a:fillRect/>
                    </a:stretch>
                  </pic:blipFill>
                  <pic:spPr>
                    <a:xfrm>
                      <a:off x="0" y="0"/>
                      <a:ext cx="667512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spacing w:after="60" w:before="60" w:lineRule="auto"/>
        <w:rPr/>
      </w:pPr>
      <w:r w:rsidDel="00000000" w:rsidR="00000000" w:rsidRPr="00000000">
        <w:rPr>
          <w:rtl w:val="0"/>
        </w:rPr>
        <w:t xml:space="preserve"> </w:t>
      </w:r>
    </w:p>
    <w:p w:rsidR="00000000" w:rsidDel="00000000" w:rsidP="00000000" w:rsidRDefault="00000000" w:rsidRPr="00000000" w14:paraId="000009F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k7cwxu2rizmb" w:id="152"/>
      <w:bookmarkEnd w:id="152"/>
      <w:r w:rsidDel="00000000" w:rsidR="00000000" w:rsidRPr="00000000">
        <w:rPr>
          <w:sz w:val="22"/>
          <w:szCs w:val="22"/>
          <w:rtl w:val="0"/>
        </w:rPr>
        <w:t xml:space="preserve">12.11.</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Batch2】Delete Attachment</w:t>
      </w:r>
    </w:p>
    <w:p w:rsidR="00000000" w:rsidDel="00000000" w:rsidP="00000000" w:rsidRDefault="00000000" w:rsidRPr="00000000" w14:paraId="000009FD">
      <w:pPr>
        <w:spacing w:after="0" w:lineRule="auto"/>
        <w:ind w:left="880" w:firstLine="420"/>
        <w:rPr>
          <w:sz w:val="21"/>
          <w:szCs w:val="21"/>
        </w:rPr>
      </w:pPr>
      <w:r w:rsidDel="00000000" w:rsidR="00000000" w:rsidRPr="00000000">
        <w:rPr>
          <w:sz w:val="21"/>
          <w:szCs w:val="21"/>
          <w:rtl w:val="0"/>
        </w:rPr>
        <w:t xml:space="preserve">CRA Team Manage</w:t>
      </w:r>
      <w:r w:rsidDel="00000000" w:rsidR="00000000" w:rsidRPr="00000000">
        <w:rPr>
          <w:sz w:val="21"/>
          <w:szCs w:val="21"/>
          <w:rtl w:val="0"/>
        </w:rPr>
        <w:t xml:space="preserve">r can </w:t>
      </w:r>
      <w:r w:rsidDel="00000000" w:rsidR="00000000" w:rsidRPr="00000000">
        <w:rPr>
          <w:sz w:val="21"/>
          <w:szCs w:val="21"/>
          <w:rtl w:val="0"/>
        </w:rPr>
        <w:t xml:space="preserve">delete attachment uploaded by a team member in specific scenarios.</w:t>
      </w:r>
    </w:p>
    <w:p w:rsidR="00000000" w:rsidDel="00000000" w:rsidP="00000000" w:rsidRDefault="00000000" w:rsidRPr="00000000" w14:paraId="000009FE">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Only roles granted </w:t>
      </w:r>
      <w:r w:rsidDel="00000000" w:rsidR="00000000" w:rsidRPr="00000000">
        <w:rPr>
          <w:b w:val="1"/>
          <w:bCs w:val="1"/>
          <w:sz w:val="21"/>
          <w:szCs w:val="21"/>
          <w:rtl w:val="0"/>
        </w:rPr>
        <w:t xml:space="preserve">team manager</w:t>
      </w:r>
      <w:r w:rsidDel="00000000" w:rsidR="00000000" w:rsidRPr="00000000">
        <w:rPr>
          <w:sz w:val="21"/>
          <w:szCs w:val="21"/>
          <w:rtl w:val="0"/>
        </w:rPr>
        <w:t xml:space="preserve"> privileges (not necessarily the actual manager) are allowed to delete attachments. This includes check/maintenance, authorizer, post maintenance, and post authorizer manager roles.</w:t>
      </w:r>
    </w:p>
    <w:p w:rsidR="00000000" w:rsidDel="00000000" w:rsidP="00000000" w:rsidRDefault="00000000" w:rsidRPr="00000000" w14:paraId="000009FF">
      <w:pPr>
        <w:spacing w:after="0"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Function Entry Point:</w:t>
      </w:r>
      <w:r w:rsidDel="00000000" w:rsidR="00000000" w:rsidRPr="00000000">
        <w:rPr>
          <w:sz w:val="21"/>
          <w:szCs w:val="21"/>
          <w:rtl w:val="0"/>
        </w:rPr>
        <w:t xml:space="preserve"> Functional area in the case details page</w:t>
      </w:r>
    </w:p>
    <w:p w:rsidR="00000000" w:rsidDel="00000000" w:rsidP="00000000" w:rsidRDefault="00000000" w:rsidRPr="00000000" w14:paraId="00000A00">
      <w:pPr>
        <w:spacing w:after="0" w:lineRule="auto"/>
        <w:ind w:left="1960" w:hanging="36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Function Description:</w:t>
      </w:r>
    </w:p>
    <w:p w:rsidR="00000000" w:rsidDel="00000000" w:rsidP="00000000" w:rsidRDefault="00000000" w:rsidRPr="00000000" w14:paraId="00000A01">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Click "Delete Attachment" to pop up a window displaying the attachment list.</w:t>
      </w:r>
    </w:p>
    <w:p w:rsidR="00000000" w:rsidDel="00000000" w:rsidP="00000000" w:rsidRDefault="00000000" w:rsidRPr="00000000" w14:paraId="00000A02">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attachment list includes categorized files and "other documents".</w:t>
      </w:r>
    </w:p>
    <w:p w:rsidR="00000000" w:rsidDel="00000000" w:rsidP="00000000" w:rsidRDefault="00000000" w:rsidRPr="00000000" w14:paraId="00000A03">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Categorized files support expanding to view all historical versions. "Other documents" do not have the concept of historical versions.</w:t>
      </w:r>
    </w:p>
    <w:p w:rsidR="00000000" w:rsidDel="00000000" w:rsidP="00000000" w:rsidRDefault="00000000" w:rsidRPr="00000000" w14:paraId="00000A04">
      <w:pPr>
        <w:spacing w:after="0" w:lineRule="auto"/>
        <w:ind w:left="23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 each file, display the file name, File Upload time, and File Uploader.</w:t>
      </w:r>
    </w:p>
    <w:p w:rsidR="00000000" w:rsidDel="00000000" w:rsidP="00000000" w:rsidRDefault="00000000" w:rsidRPr="00000000" w14:paraId="00000A05">
      <w:pPr>
        <w:spacing w:after="0" w:lineRule="auto"/>
        <w:ind w:left="2380" w:hanging="36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viewing each file. Clicking the "View" button opens a new browser tab to display the file.</w:t>
      </w:r>
    </w:p>
    <w:p w:rsidR="00000000" w:rsidDel="00000000" w:rsidP="00000000" w:rsidRDefault="00000000" w:rsidRPr="00000000" w14:paraId="00000A06">
      <w:pPr>
        <w:spacing w:after="0" w:lineRule="auto"/>
        <w:ind w:left="2380" w:hanging="36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deletion. Clicking "Delete" prompts: "This file cannot be recovered after deletion. Confirm deleting this file?"</w:t>
      </w:r>
    </w:p>
    <w:p w:rsidR="00000000" w:rsidDel="00000000" w:rsidP="00000000" w:rsidRDefault="00000000" w:rsidRPr="00000000" w14:paraId="00000A07">
      <w:pPr>
        <w:spacing w:after="0" w:lineRule="auto"/>
        <w:ind w:left="2380" w:hanging="360"/>
        <w:rPr>
          <w:sz w:val="21"/>
          <w:szCs w:val="21"/>
        </w:rPr>
      </w:pPr>
      <w:r w:rsidDel="00000000" w:rsidR="00000000" w:rsidRPr="00000000">
        <w:rPr>
          <w:sz w:val="21"/>
          <w:szCs w:val="21"/>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Upon confirmation, the file is permanent deleted</w:t>
      </w:r>
    </w:p>
    <w:p w:rsidR="00000000" w:rsidDel="00000000" w:rsidP="00000000" w:rsidRDefault="00000000" w:rsidRPr="00000000" w14:paraId="00000A08">
      <w:pPr>
        <w:spacing w:after="0" w:lineRule="auto"/>
        <w:ind w:left="20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A09">
      <w:pPr>
        <w:spacing w:after="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0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s0rrwx612vmu" w:id="153"/>
      <w:bookmarkEnd w:id="153"/>
      <w:r w:rsidDel="00000000" w:rsidR="00000000" w:rsidRPr="00000000">
        <w:rPr>
          <w:sz w:val="22"/>
          <w:szCs w:val="22"/>
          <w:rtl w:val="0"/>
        </w:rPr>
        <w:t xml:space="preserve">12.12.</w:t>
      </w:r>
      <w:r w:rsidDel="00000000" w:rsidR="00000000" w:rsidRPr="00000000">
        <w:rPr>
          <w:sz w:val="22"/>
          <w:szCs w:val="22"/>
          <w:rtl w:val="0"/>
        </w:rPr>
        <w:t xml:space="preserve">  </w:t>
      </w:r>
      <w:r w:rsidDel="00000000" w:rsidR="00000000" w:rsidRPr="00000000">
        <w:rPr>
          <w:sz w:val="22"/>
          <w:szCs w:val="22"/>
          <w:rtl w:val="0"/>
        </w:rPr>
        <w:t xml:space="preserve">Other Common Separate Features</w:t>
      </w:r>
    </w:p>
    <w:p w:rsidR="00000000" w:rsidDel="00000000" w:rsidP="00000000" w:rsidRDefault="00000000" w:rsidRPr="00000000" w14:paraId="00000A0B">
      <w:pPr>
        <w:pStyle w:val="Heading3"/>
        <w:shd w:fill="ffffff" w:val="clear"/>
        <w:spacing w:after="60" w:before="60" w:line="324" w:lineRule="auto"/>
        <w:ind w:left="220"/>
        <w:rPr>
          <w:b w:val="1"/>
          <w:bCs w:val="1"/>
          <w:sz w:val="21"/>
          <w:szCs w:val="21"/>
        </w:rPr>
      </w:pPr>
      <w:bookmarkStart w:colFirst="0" w:colLast="0" w:name="_3t6nq33sue0n" w:id="154"/>
      <w:bookmarkEnd w:id="154"/>
      <w:r w:rsidDel="00000000" w:rsidR="00000000" w:rsidRPr="00000000">
        <w:rPr>
          <w:rtl w:val="0"/>
        </w:rPr>
        <w:t xml:space="preserve">12.12.</w:t>
      </w:r>
      <w:r w:rsidDel="00000000" w:rsidR="00000000" w:rsidRPr="00000000">
        <w:rPr>
          <w:sz w:val="21"/>
          <w:szCs w:val="21"/>
          <w:rtl w:val="0"/>
        </w:rPr>
        <w:t xml:space="preserve">1. </w:t>
      </w:r>
      <w:r w:rsidDel="00000000" w:rsidR="00000000" w:rsidRPr="00000000">
        <w:rPr>
          <w:rFonts w:ascii="Arial Unicode MS" w:cs="Arial Unicode MS" w:eastAsia="Arial Unicode MS" w:hAnsi="Arial Unicode MS"/>
          <w:sz w:val="21"/>
          <w:szCs w:val="21"/>
          <w:rtl w:val="0"/>
        </w:rPr>
        <w:t xml:space="preserve">【Same as Batch2】</w:t>
      </w:r>
      <w:r w:rsidDel="00000000" w:rsidR="00000000" w:rsidRPr="00000000">
        <w:rPr>
          <w:b w:val="1"/>
          <w:bCs w:val="1"/>
          <w:sz w:val="21"/>
          <w:szCs w:val="21"/>
          <w:rtl w:val="0"/>
        </w:rPr>
        <w:t xml:space="preserve">Queue Inquiry</w:t>
      </w:r>
    </w:p>
    <w:p w:rsidR="00000000" w:rsidDel="00000000" w:rsidP="00000000" w:rsidRDefault="00000000" w:rsidRPr="00000000" w14:paraId="00000A0C">
      <w:pPr>
        <w:spacing w:after="0" w:lineRule="auto"/>
        <w:ind w:left="220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Follow Common Capability - Application Query &amp; Display</w:t>
      </w:r>
    </w:p>
    <w:p w:rsidR="00000000" w:rsidDel="00000000" w:rsidP="00000000" w:rsidRDefault="00000000" w:rsidRPr="00000000" w14:paraId="00000A0D">
      <w:pPr>
        <w:spacing w:after="0" w:lineRule="auto"/>
        <w:ind w:left="220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Special query condition</w:t>
      </w:r>
    </w:p>
    <w:p w:rsidR="00000000" w:rsidDel="00000000" w:rsidP="00000000" w:rsidRDefault="00000000" w:rsidRPr="00000000" w14:paraId="00000A0E">
      <w:pPr>
        <w:spacing w:after="0" w:lineRule="auto"/>
        <w:ind w:left="1760" w:firstLine="0"/>
        <w:rPr>
          <w:sz w:val="21"/>
          <w:szCs w:val="21"/>
        </w:rPr>
      </w:pPr>
      <w:r w:rsidDel="00000000" w:rsidR="00000000" w:rsidRPr="00000000">
        <w:rPr>
          <w:sz w:val="21"/>
          <w:szCs w:val="21"/>
          <w:rtl w:val="0"/>
        </w:rPr>
        <w:t xml:space="preserve">CRA Exception Team: Follow “CRA Exception Team” chapter.</w:t>
      </w:r>
    </w:p>
    <w:p w:rsidR="00000000" w:rsidDel="00000000" w:rsidP="00000000" w:rsidRDefault="00000000" w:rsidRPr="00000000" w14:paraId="00000A0F">
      <w:pPr>
        <w:spacing w:after="0" w:lineRule="auto"/>
        <w:ind w:left="220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Common Action: View, Status Log</w:t>
      </w:r>
    </w:p>
    <w:p w:rsidR="00000000" w:rsidDel="00000000" w:rsidP="00000000" w:rsidRDefault="00000000" w:rsidRPr="00000000" w14:paraId="00000A10">
      <w:pPr>
        <w:spacing w:after="0" w:lineRule="auto"/>
        <w:ind w:left="220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Special Action may vary based on user role</w:t>
      </w:r>
    </w:p>
    <w:p w:rsidR="00000000" w:rsidDel="00000000" w:rsidP="00000000" w:rsidRDefault="00000000" w:rsidRPr="00000000" w14:paraId="00000A11">
      <w:pPr>
        <w:spacing w:after="0" w:lineRule="auto"/>
        <w:ind w:left="1760" w:firstLine="0"/>
        <w:rPr>
          <w:sz w:val="21"/>
          <w:szCs w:val="21"/>
        </w:rPr>
      </w:pPr>
      <w:r w:rsidDel="00000000" w:rsidR="00000000" w:rsidRPr="00000000">
        <w:rPr>
          <w:sz w:val="21"/>
          <w:szCs w:val="21"/>
          <w:rtl w:val="0"/>
        </w:rPr>
        <w:t xml:space="preserve">CRA Exception Team: Reassign</w:t>
      </w:r>
    </w:p>
    <w:p w:rsidR="00000000" w:rsidDel="00000000" w:rsidP="00000000" w:rsidRDefault="00000000" w:rsidRPr="00000000" w14:paraId="00000A12">
      <w:pPr>
        <w:spacing w:after="0" w:lineRule="auto"/>
        <w:ind w:left="1760" w:firstLine="0"/>
        <w:rPr>
          <w:sz w:val="21"/>
          <w:szCs w:val="21"/>
        </w:rPr>
      </w:pPr>
      <w:r w:rsidDel="00000000" w:rsidR="00000000" w:rsidRPr="00000000">
        <w:rPr>
          <w:sz w:val="21"/>
          <w:szCs w:val="21"/>
          <w:rtl w:val="0"/>
        </w:rPr>
        <w:t xml:space="preserve">CRA Manager: Reassign</w:t>
      </w:r>
    </w:p>
    <w:p w:rsidR="00000000" w:rsidDel="00000000" w:rsidP="00000000" w:rsidRDefault="00000000" w:rsidRPr="00000000" w14:paraId="00000A13">
      <w:pPr>
        <w:spacing w:after="0" w:lineRule="auto"/>
        <w:ind w:left="1760" w:firstLine="0"/>
        <w:rPr>
          <w:sz w:val="21"/>
          <w:szCs w:val="21"/>
        </w:rPr>
      </w:pPr>
      <w:r w:rsidDel="00000000" w:rsidR="00000000" w:rsidRPr="00000000">
        <w:rPr>
          <w:sz w:val="21"/>
          <w:szCs w:val="21"/>
          <w:rtl w:val="0"/>
        </w:rPr>
        <w:t xml:space="preserve">Cabinet Controller: Reassign, Back to sales</w:t>
      </w:r>
    </w:p>
    <w:p w:rsidR="00000000" w:rsidDel="00000000" w:rsidP="00000000" w:rsidRDefault="00000000" w:rsidRPr="00000000" w14:paraId="00000A14">
      <w:pPr>
        <w:spacing w:after="0" w:lineRule="auto"/>
        <w:rPr>
          <w:sz w:val="21"/>
          <w:szCs w:val="21"/>
        </w:rPr>
      </w:pPr>
      <w:r w:rsidDel="00000000" w:rsidR="00000000" w:rsidRPr="00000000">
        <w:rPr>
          <w:sz w:val="21"/>
          <w:szCs w:val="21"/>
        </w:rPr>
        <w:drawing>
          <wp:inline distB="114300" distT="114300" distL="114300" distR="114300">
            <wp:extent cx="5727700" cy="2400300"/>
            <wp:effectExtent b="0" l="0" r="0" t="0"/>
            <wp:docPr id="104" name="image93.jpg"/>
            <a:graphic>
              <a:graphicData uri="http://schemas.openxmlformats.org/drawingml/2006/picture">
                <pic:pic>
                  <pic:nvPicPr>
                    <pic:cNvPr id="0" name="image93.jpg"/>
                    <pic:cNvPicPr preferRelativeResize="0"/>
                  </pic:nvPicPr>
                  <pic:blipFill>
                    <a:blip r:embed="rId70"/>
                    <a:srcRect b="0" l="0" r="0" t="0"/>
                    <a:stretch>
                      <a:fillRect/>
                    </a:stretch>
                  </pic:blipFill>
                  <pic:spPr>
                    <a:xfrm>
                      <a:off x="0" y="0"/>
                      <a:ext cx="57277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pStyle w:val="Heading3"/>
        <w:shd w:fill="ffffff" w:val="clear"/>
        <w:spacing w:after="60" w:before="60" w:line="324" w:lineRule="auto"/>
        <w:ind w:left="220"/>
        <w:rPr>
          <w:b w:val="1"/>
          <w:bCs w:val="1"/>
          <w:sz w:val="21"/>
          <w:szCs w:val="21"/>
        </w:rPr>
      </w:pPr>
      <w:bookmarkStart w:colFirst="0" w:colLast="0" w:name="_th374rr63v18" w:id="155"/>
      <w:bookmarkEnd w:id="155"/>
      <w:r w:rsidDel="00000000" w:rsidR="00000000" w:rsidRPr="00000000">
        <w:rPr>
          <w:rtl w:val="0"/>
        </w:rPr>
        <w:t xml:space="preserve">12.12.</w:t>
      </w:r>
      <w:r w:rsidDel="00000000" w:rsidR="00000000" w:rsidRPr="00000000">
        <w:rPr>
          <w:sz w:val="21"/>
          <w:szCs w:val="21"/>
          <w:rtl w:val="0"/>
        </w:rPr>
        <w:t xml:space="preserve">2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Dealer Inquiry:</w:t>
      </w:r>
    </w:p>
    <w:p w:rsidR="00000000" w:rsidDel="00000000" w:rsidP="00000000" w:rsidRDefault="00000000" w:rsidRPr="00000000" w14:paraId="00000A16">
      <w:pPr>
        <w:rPr>
          <w:highlight w:val="yellow"/>
        </w:rPr>
      </w:pPr>
      <w:r w:rsidDel="00000000" w:rsidR="00000000" w:rsidRPr="00000000">
        <w:rPr>
          <w:highlight w:val="yellow"/>
          <w:rtl w:val="0"/>
        </w:rPr>
        <w:t xml:space="preserve">●         </w:t>
      </w:r>
      <w:commentRangeStart w:id="24"/>
      <w:r w:rsidDel="00000000" w:rsidR="00000000" w:rsidRPr="00000000">
        <w:rPr>
          <w:highlight w:val="yellow"/>
          <w:rtl w:val="0"/>
        </w:rPr>
        <w:t xml:space="preserve">  Follow Dealer Management Module Design</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A17">
      <w:pPr>
        <w:rPr>
          <w:i w:val="1"/>
          <w:iCs w:val="1"/>
          <w:highlight w:val="yellow"/>
        </w:rPr>
      </w:pPr>
      <w:r w:rsidDel="00000000" w:rsidR="00000000" w:rsidRPr="00000000">
        <w:rPr>
          <w:i w:val="1"/>
          <w:iCs w:val="1"/>
          <w:highlight w:val="yellow"/>
          <w:rtl w:val="0"/>
        </w:rPr>
        <w:t xml:space="preserve"> check with Sales modules.</w:t>
      </w:r>
    </w:p>
    <w:p w:rsidR="00000000" w:rsidDel="00000000" w:rsidP="00000000" w:rsidRDefault="00000000" w:rsidRPr="00000000" w14:paraId="00000A18">
      <w:pPr>
        <w:rPr>
          <w:highlight w:val="yellow"/>
        </w:rPr>
      </w:pPr>
      <w:r w:rsidDel="00000000" w:rsidR="00000000" w:rsidRPr="00000000">
        <w:rPr>
          <w:rtl w:val="0"/>
        </w:rPr>
      </w:r>
    </w:p>
    <w:p w:rsidR="00000000" w:rsidDel="00000000" w:rsidP="00000000" w:rsidRDefault="00000000" w:rsidRPr="00000000" w14:paraId="00000A19">
      <w:pPr>
        <w:pStyle w:val="Heading3"/>
        <w:shd w:fill="ffffff" w:val="clear"/>
        <w:spacing w:after="60" w:before="60" w:line="324" w:lineRule="auto"/>
        <w:ind w:left="220"/>
        <w:rPr>
          <w:b w:val="1"/>
          <w:bCs w:val="1"/>
          <w:sz w:val="21"/>
          <w:szCs w:val="21"/>
        </w:rPr>
      </w:pPr>
      <w:bookmarkStart w:colFirst="0" w:colLast="0" w:name="_5lrz9gjbirri" w:id="156"/>
      <w:bookmarkEnd w:id="156"/>
      <w:r w:rsidDel="00000000" w:rsidR="00000000" w:rsidRPr="00000000">
        <w:rPr>
          <w:rtl w:val="0"/>
        </w:rPr>
        <w:t xml:space="preserve">12.12.</w:t>
      </w: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【Same as Batch2】</w:t>
      </w:r>
      <w:r w:rsidDel="00000000" w:rsidR="00000000" w:rsidRPr="00000000">
        <w:rPr>
          <w:b w:val="1"/>
          <w:bCs w:val="1"/>
          <w:sz w:val="21"/>
          <w:szCs w:val="21"/>
          <w:rtl w:val="0"/>
        </w:rPr>
        <w:t xml:space="preserve">Download LHDN File</w:t>
      </w:r>
    </w:p>
    <w:p w:rsidR="00000000" w:rsidDel="00000000" w:rsidP="00000000" w:rsidRDefault="00000000" w:rsidRPr="00000000" w14:paraId="00000A1A">
      <w:pPr>
        <w:spacing w:after="0" w:lineRule="auto"/>
        <w:rPr>
          <w:b w:val="1"/>
          <w:bCs w:val="1"/>
          <w:sz w:val="21"/>
          <w:szCs w:val="21"/>
        </w:rPr>
      </w:pPr>
      <w:r w:rsidDel="00000000" w:rsidR="00000000" w:rsidRPr="00000000">
        <w:rPr>
          <w:b w:val="1"/>
          <w:bCs w:val="1"/>
          <w:sz w:val="21"/>
          <w:szCs w:val="21"/>
        </w:rPr>
        <w:drawing>
          <wp:inline distB="114300" distT="114300" distL="114300" distR="114300">
            <wp:extent cx="5727700" cy="2476500"/>
            <wp:effectExtent b="0" l="0" r="0" t="0"/>
            <wp:docPr descr="图形用户界面, 应用程序  AI 生成的内容可能不正确。" id="8" name="image18.jpg"/>
            <a:graphic>
              <a:graphicData uri="http://schemas.openxmlformats.org/drawingml/2006/picture">
                <pic:pic>
                  <pic:nvPicPr>
                    <pic:cNvPr descr="图形用户界面, 应用程序  AI 生成的内容可能不正确。" id="0" name="image18.jpg"/>
                    <pic:cNvPicPr preferRelativeResize="0"/>
                  </pic:nvPicPr>
                  <pic:blipFill>
                    <a:blip r:embed="rId71"/>
                    <a:srcRect b="0" l="0" r="0" t="0"/>
                    <a:stretch>
                      <a:fillRect/>
                    </a:stretch>
                  </pic:blipFill>
                  <pic:spPr>
                    <a:xfrm>
                      <a:off x="0" y="0"/>
                      <a:ext cx="5727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A1B">
      <w:pPr>
        <w:spacing w:after="0" w:lineRule="auto"/>
        <w:ind w:left="880" w:firstLine="0"/>
        <w:rPr>
          <w:sz w:val="21"/>
          <w:szCs w:val="21"/>
        </w:rPr>
      </w:pPr>
      <w:r w:rsidDel="00000000" w:rsidR="00000000" w:rsidRPr="00000000">
        <w:rPr>
          <w:sz w:val="21"/>
          <w:szCs w:val="21"/>
          <w:rtl w:val="0"/>
        </w:rPr>
        <w:t xml:space="preserve">NOTE:</w:t>
      </w:r>
    </w:p>
    <w:p w:rsidR="00000000" w:rsidDel="00000000" w:rsidP="00000000" w:rsidRDefault="00000000" w:rsidRPr="00000000" w14:paraId="00000A1C">
      <w:pPr>
        <w:spacing w:after="0" w:lineRule="auto"/>
        <w:ind w:left="220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Type dictionary:</w:t>
      </w:r>
    </w:p>
    <w:p w:rsidR="00000000" w:rsidDel="00000000" w:rsidP="00000000" w:rsidRDefault="00000000" w:rsidRPr="00000000" w14:paraId="00000A1D">
      <w:pPr>
        <w:spacing w:after="0" w:lineRule="auto"/>
        <w:ind w:left="1760" w:firstLine="0"/>
        <w:rPr>
          <w:sz w:val="21"/>
          <w:szCs w:val="21"/>
        </w:rPr>
      </w:pPr>
      <w:r w:rsidDel="00000000" w:rsidR="00000000" w:rsidRPr="00000000">
        <w:rPr>
          <w:sz w:val="21"/>
          <w:szCs w:val="21"/>
          <w:rtl w:val="0"/>
        </w:rPr>
        <w:t xml:space="preserve">E-Acceptance &amp; Conventional</w:t>
      </w:r>
    </w:p>
    <w:p w:rsidR="00000000" w:rsidDel="00000000" w:rsidP="00000000" w:rsidRDefault="00000000" w:rsidRPr="00000000" w14:paraId="00000A1E">
      <w:pPr>
        <w:spacing w:after="0" w:lineRule="auto"/>
        <w:ind w:left="1760" w:firstLine="0"/>
        <w:rPr>
          <w:sz w:val="21"/>
          <w:szCs w:val="21"/>
        </w:rPr>
      </w:pPr>
      <w:r w:rsidDel="00000000" w:rsidR="00000000" w:rsidRPr="00000000">
        <w:rPr>
          <w:sz w:val="21"/>
          <w:szCs w:val="21"/>
          <w:rtl w:val="0"/>
        </w:rPr>
        <w:t xml:space="preserve">E-Acceptance &amp; Islamic</w:t>
      </w:r>
    </w:p>
    <w:p w:rsidR="00000000" w:rsidDel="00000000" w:rsidP="00000000" w:rsidRDefault="00000000" w:rsidRPr="00000000" w14:paraId="00000A1F">
      <w:pPr>
        <w:spacing w:after="0" w:lineRule="auto"/>
        <w:ind w:left="1760" w:firstLine="0"/>
        <w:rPr>
          <w:sz w:val="21"/>
          <w:szCs w:val="21"/>
        </w:rPr>
      </w:pPr>
      <w:r w:rsidDel="00000000" w:rsidR="00000000" w:rsidRPr="00000000">
        <w:rPr>
          <w:sz w:val="21"/>
          <w:szCs w:val="21"/>
          <w:rtl w:val="0"/>
        </w:rPr>
        <w:t xml:space="preserve">Non-E-Acceptance &amp; Conventional</w:t>
      </w:r>
    </w:p>
    <w:p w:rsidR="00000000" w:rsidDel="00000000" w:rsidP="00000000" w:rsidRDefault="00000000" w:rsidRPr="00000000" w14:paraId="00000A20">
      <w:pPr>
        <w:spacing w:after="0" w:lineRule="auto"/>
        <w:ind w:left="1760" w:firstLine="0"/>
        <w:rPr>
          <w:sz w:val="21"/>
          <w:szCs w:val="21"/>
        </w:rPr>
      </w:pPr>
      <w:r w:rsidDel="00000000" w:rsidR="00000000" w:rsidRPr="00000000">
        <w:rPr>
          <w:sz w:val="21"/>
          <w:szCs w:val="21"/>
          <w:rtl w:val="0"/>
        </w:rPr>
        <w:t xml:space="preserve">Non-E-Acceptance &amp; Islamic</w:t>
      </w:r>
    </w:p>
    <w:p w:rsidR="00000000" w:rsidDel="00000000" w:rsidP="00000000" w:rsidRDefault="00000000" w:rsidRPr="00000000" w14:paraId="00000A21">
      <w:pPr>
        <w:spacing w:after="0" w:lineRule="auto"/>
        <w:ind w:left="220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Function Entry Point refer to following snapshot.</w:t>
      </w:r>
    </w:p>
    <w:p w:rsidR="00000000" w:rsidDel="00000000" w:rsidP="00000000" w:rsidRDefault="00000000" w:rsidRPr="00000000" w14:paraId="00000A22">
      <w:pPr>
        <w:spacing w:after="0" w:lineRule="auto"/>
        <w:ind w:left="840" w:firstLine="420"/>
        <w:rPr>
          <w:sz w:val="21"/>
          <w:szCs w:val="21"/>
        </w:rPr>
      </w:pPr>
      <w:r w:rsidDel="00000000" w:rsidR="00000000" w:rsidRPr="00000000">
        <w:rPr>
          <w:sz w:val="21"/>
          <w:szCs w:val="21"/>
        </w:rPr>
        <w:drawing>
          <wp:inline distB="114300" distT="114300" distL="114300" distR="114300">
            <wp:extent cx="1892300" cy="2082800"/>
            <wp:effectExtent b="0" l="0" r="0" t="0"/>
            <wp:docPr descr="图形用户界面, 文本, 应用程序  AI 生成的内容可能不正确。" id="27" name="image27.jpg"/>
            <a:graphic>
              <a:graphicData uri="http://schemas.openxmlformats.org/drawingml/2006/picture">
                <pic:pic>
                  <pic:nvPicPr>
                    <pic:cNvPr descr="图形用户界面, 文本, 应用程序  AI 生成的内容可能不正确。" id="0" name="image27.jpg"/>
                    <pic:cNvPicPr preferRelativeResize="0"/>
                  </pic:nvPicPr>
                  <pic:blipFill>
                    <a:blip r:embed="rId72"/>
                    <a:srcRect b="0" l="0" r="0" t="0"/>
                    <a:stretch>
                      <a:fillRect/>
                    </a:stretch>
                  </pic:blipFill>
                  <pic:spPr>
                    <a:xfrm>
                      <a:off x="0" y="0"/>
                      <a:ext cx="18923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A23">
      <w:pPr>
        <w:spacing w:after="0" w:lineRule="auto"/>
        <w:ind w:left="840" w:firstLine="420"/>
        <w:rPr>
          <w:sz w:val="21"/>
          <w:szCs w:val="21"/>
        </w:rPr>
      </w:pPr>
      <w:r w:rsidDel="00000000" w:rsidR="00000000" w:rsidRPr="00000000">
        <w:rPr>
          <w:rtl w:val="0"/>
        </w:rPr>
      </w:r>
    </w:p>
    <w:p w:rsidR="00000000" w:rsidDel="00000000" w:rsidP="00000000" w:rsidRDefault="00000000" w:rsidRPr="00000000" w14:paraId="00000A2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8502vdprov13" w:id="157"/>
      <w:bookmarkEnd w:id="157"/>
      <w:r w:rsidDel="00000000" w:rsidR="00000000" w:rsidRPr="00000000">
        <w:rPr>
          <w:sz w:val="22"/>
          <w:szCs w:val="22"/>
          <w:rtl w:val="0"/>
        </w:rPr>
        <w:t xml:space="preserve">12.13.</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【Download History Report】Infobip Email Reconciliation</w:t>
      </w:r>
      <w:r w:rsidDel="00000000" w:rsidR="00000000" w:rsidRPr="00000000">
        <w:rPr>
          <w:rtl w:val="0"/>
        </w:rPr>
      </w:r>
    </w:p>
    <w:p w:rsidR="00000000" w:rsidDel="00000000" w:rsidP="00000000" w:rsidRDefault="00000000" w:rsidRPr="00000000" w14:paraId="00000A25">
      <w:pPr>
        <w:numPr>
          <w:ilvl w:val="0"/>
          <w:numId w:val="11"/>
        </w:numPr>
        <w:spacing w:after="0" w:lineRule="auto"/>
        <w:ind w:left="720" w:hanging="360"/>
        <w:rPr>
          <w:u w:val="none"/>
        </w:rPr>
      </w:pPr>
      <w:r w:rsidDel="00000000" w:rsidR="00000000" w:rsidRPr="00000000">
        <w:rPr>
          <w:rtl w:val="0"/>
        </w:rPr>
        <w:t xml:space="preserve">The system allows users to upload Infobip Reports.</w:t>
      </w:r>
    </w:p>
    <w:p w:rsidR="00000000" w:rsidDel="00000000" w:rsidP="00000000" w:rsidRDefault="00000000" w:rsidRPr="00000000" w14:paraId="00000A26">
      <w:pPr>
        <w:numPr>
          <w:ilvl w:val="0"/>
          <w:numId w:val="11"/>
        </w:numPr>
        <w:spacing w:after="0" w:lineRule="auto"/>
        <w:ind w:left="720" w:hanging="360"/>
        <w:rPr>
          <w:u w:val="none"/>
        </w:rPr>
      </w:pPr>
      <w:r w:rsidDel="00000000" w:rsidR="00000000" w:rsidRPr="00000000">
        <w:rPr>
          <w:rFonts w:ascii="Arial Unicode MS" w:cs="Arial Unicode MS" w:eastAsia="Arial Unicode MS" w:hAnsi="Arial Unicode MS"/>
          <w:rtl w:val="0"/>
        </w:rPr>
        <w:t xml:space="preserve">Page Entry Point：</w:t>
      </w:r>
      <w:r w:rsidDel="00000000" w:rsidR="00000000" w:rsidRPr="00000000">
        <w:rPr>
          <w:color w:val="444746"/>
          <w:sz w:val="21"/>
          <w:szCs w:val="21"/>
          <w:rtl w:val="0"/>
        </w:rPr>
        <w:t xml:space="preserve">CRA - Upload Infobip Report</w:t>
      </w:r>
      <w:r w:rsidDel="00000000" w:rsidR="00000000" w:rsidRPr="00000000">
        <w:rPr>
          <w:rtl w:val="0"/>
        </w:rPr>
      </w:r>
    </w:p>
    <w:p w:rsidR="00000000" w:rsidDel="00000000" w:rsidP="00000000" w:rsidRDefault="00000000" w:rsidRPr="00000000" w14:paraId="00000A27">
      <w:pPr>
        <w:numPr>
          <w:ilvl w:val="0"/>
          <w:numId w:val="11"/>
        </w:numPr>
        <w:spacing w:after="0" w:lineRule="auto"/>
        <w:ind w:left="720" w:hanging="360"/>
        <w:rPr>
          <w:u w:val="none"/>
        </w:rPr>
      </w:pPr>
      <w:r w:rsidDel="00000000" w:rsidR="00000000" w:rsidRPr="00000000">
        <w:rPr>
          <w:rtl w:val="0"/>
        </w:rPr>
        <w:t xml:space="preserve">The Infobip Reports is in excel format.</w:t>
      </w:r>
    </w:p>
    <w:p w:rsidR="00000000" w:rsidDel="00000000" w:rsidP="00000000" w:rsidRDefault="00000000" w:rsidRPr="00000000" w14:paraId="00000A28">
      <w:pPr>
        <w:numPr>
          <w:ilvl w:val="0"/>
          <w:numId w:val="11"/>
        </w:numPr>
        <w:spacing w:after="0" w:lineRule="auto"/>
        <w:ind w:left="720" w:hanging="360"/>
        <w:rPr>
          <w:u w:val="none"/>
        </w:rPr>
      </w:pPr>
      <w:r w:rsidDel="00000000" w:rsidR="00000000" w:rsidRPr="00000000">
        <w:rPr>
          <w:rtl w:val="0"/>
        </w:rPr>
        <w:t xml:space="preserve">System synchronize Infobip processing status, Infobip processing reason and processing datetime from Infobip Reports to CrediOS, this information will be displayed in Application screen and for use in reconciliation reports.</w:t>
      </w:r>
    </w:p>
    <w:p w:rsidR="00000000" w:rsidDel="00000000" w:rsidP="00000000" w:rsidRDefault="00000000" w:rsidRPr="00000000" w14:paraId="00000A29">
      <w:pPr>
        <w:numPr>
          <w:ilvl w:val="0"/>
          <w:numId w:val="11"/>
        </w:numPr>
        <w:spacing w:after="0" w:afterAutospacing="0" w:lineRule="auto"/>
        <w:ind w:left="720" w:hanging="360"/>
        <w:rPr>
          <w:u w:val="none"/>
        </w:rPr>
      </w:pPr>
      <w:r w:rsidDel="00000000" w:rsidR="00000000" w:rsidRPr="00000000">
        <w:rPr>
          <w:rtl w:val="0"/>
        </w:rPr>
        <w:t xml:space="preserve">System should keep all Infobip Email Reports.</w:t>
      </w:r>
    </w:p>
    <w:p w:rsidR="00000000" w:rsidDel="00000000" w:rsidP="00000000" w:rsidRDefault="00000000" w:rsidRPr="00000000" w14:paraId="00000A2A">
      <w:pPr>
        <w:numPr>
          <w:ilvl w:val="0"/>
          <w:numId w:val="11"/>
        </w:numPr>
        <w:spacing w:after="60" w:lineRule="auto"/>
        <w:ind w:left="720" w:hanging="360"/>
        <w:rPr>
          <w:u w:val="none"/>
        </w:rPr>
      </w:pPr>
      <w:r w:rsidDel="00000000" w:rsidR="00000000" w:rsidRPr="00000000">
        <w:rPr>
          <w:rFonts w:ascii="Times New Roman" w:cs="Times New Roman" w:eastAsia="Times New Roman" w:hAnsi="Times New Roman"/>
          <w:b w:val="1"/>
          <w:bCs w:val="1"/>
          <w:sz w:val="14"/>
          <w:szCs w:val="14"/>
          <w:highlight w:val="yellow"/>
          <w:rtl w:val="0"/>
        </w:rPr>
        <w:t xml:space="preserve"> </w:t>
      </w:r>
      <w:r w:rsidDel="00000000" w:rsidR="00000000" w:rsidRPr="00000000">
        <w:rPr>
          <w:b w:val="1"/>
          <w:bCs w:val="1"/>
          <w:highlight w:val="yellow"/>
          <w:rtl w:val="0"/>
        </w:rPr>
        <w:t xml:space="preserve">[Batch-3]</w:t>
      </w:r>
      <w:r w:rsidDel="00000000" w:rsidR="00000000" w:rsidRPr="00000000">
        <w:rPr>
          <w:highlight w:val="yellow"/>
          <w:rtl w:val="0"/>
        </w:rPr>
        <w:t xml:space="preserve"> </w:t>
      </w:r>
      <w:r w:rsidDel="00000000" w:rsidR="00000000" w:rsidRPr="00000000">
        <w:rPr>
          <w:rtl w:val="0"/>
        </w:rPr>
        <w:t xml:space="preserve">S</w:t>
      </w:r>
      <w:r w:rsidDel="00000000" w:rsidR="00000000" w:rsidRPr="00000000">
        <w:rPr>
          <w:rtl w:val="0"/>
        </w:rPr>
        <w:t xml:space="preserve">ystem should allow users to download the uploaded Infobip Email Reports.</w:t>
      </w:r>
      <w:r w:rsidDel="00000000" w:rsidR="00000000" w:rsidRPr="00000000">
        <w:rPr>
          <w:rtl w:val="0"/>
        </w:rPr>
      </w:r>
    </w:p>
    <w:p w:rsidR="00000000" w:rsidDel="00000000" w:rsidP="00000000" w:rsidRDefault="00000000" w:rsidRPr="00000000" w14:paraId="00000A2B">
      <w:pPr>
        <w:spacing w:after="60" w:lineRule="auto"/>
        <w:ind w:left="720" w:firstLine="0"/>
        <w:rPr/>
      </w:pPr>
      <w:r w:rsidDel="00000000" w:rsidR="00000000" w:rsidRPr="00000000">
        <w:rPr>
          <w:rtl w:val="0"/>
        </w:rPr>
        <w:t xml:space="preserve">Add action, provide download function.</w:t>
      </w:r>
    </w:p>
    <w:p w:rsidR="00000000" w:rsidDel="00000000" w:rsidP="00000000" w:rsidRDefault="00000000" w:rsidRPr="00000000" w14:paraId="00000A2C">
      <w:pPr>
        <w:spacing w:after="60" w:lineRule="auto"/>
        <w:rPr/>
      </w:pPr>
      <w:r w:rsidDel="00000000" w:rsidR="00000000" w:rsidRPr="00000000">
        <w:rPr>
          <w:rtl w:val="0"/>
        </w:rPr>
      </w:r>
    </w:p>
    <w:p w:rsidR="00000000" w:rsidDel="00000000" w:rsidP="00000000" w:rsidRDefault="00000000" w:rsidRPr="00000000" w14:paraId="00000A2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pz9pt2s2s9fv" w:id="158"/>
      <w:bookmarkEnd w:id="158"/>
      <w:r w:rsidDel="00000000" w:rsidR="00000000" w:rsidRPr="00000000">
        <w:rPr>
          <w:sz w:val="22"/>
          <w:szCs w:val="22"/>
          <w:rtl w:val="0"/>
        </w:rPr>
        <w:t xml:space="preserve">12.14.</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Batch2】Disbursement Reversal</w:t>
      </w:r>
    </w:p>
    <w:p w:rsidR="00000000" w:rsidDel="00000000" w:rsidP="00000000" w:rsidRDefault="00000000" w:rsidRPr="00000000" w14:paraId="00000A2E">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Users could implement disbursement reversal when they find a mistake in a certain application.</w:t>
      </w:r>
    </w:p>
    <w:p w:rsidR="00000000" w:rsidDel="00000000" w:rsidP="00000000" w:rsidRDefault="00000000" w:rsidRPr="00000000" w14:paraId="00000A2F">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Suitable user role: CRA manager</w:t>
      </w:r>
    </w:p>
    <w:p w:rsidR="00000000" w:rsidDel="00000000" w:rsidP="00000000" w:rsidRDefault="00000000" w:rsidRPr="00000000" w14:paraId="00000A30">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Feature entry point: Queue Query =&gt; Application detail =&gt; Action bar</w:t>
      </w:r>
    </w:p>
    <w:p w:rsidR="00000000" w:rsidDel="00000000" w:rsidP="00000000" w:rsidRDefault="00000000" w:rsidRPr="00000000" w14:paraId="00000A31">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Action name: Tigger EC Interface (EC: error correction)</w:t>
      </w:r>
    </w:p>
    <w:p w:rsidR="00000000" w:rsidDel="00000000" w:rsidP="00000000" w:rsidRDefault="00000000" w:rsidRPr="00000000" w14:paraId="00000A32">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Action result: Reverse all transaction treatment in this application disbursement</w:t>
      </w:r>
    </w:p>
    <w:p w:rsidR="00000000" w:rsidDel="00000000" w:rsidP="00000000" w:rsidRDefault="00000000" w:rsidRPr="00000000" w14:paraId="00000A33">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Application status after reversal: Payment Reversed Manually Funded, this is a terminated status, the application can only be disbursed by “Manual” mode.</w:t>
      </w:r>
    </w:p>
    <w:p w:rsidR="00000000" w:rsidDel="00000000" w:rsidP="00000000" w:rsidRDefault="00000000" w:rsidRPr="00000000" w14:paraId="00000A34">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This scenario could happen after the Authorizer approves the disbursement application, in both normal and defect situations.</w:t>
      </w:r>
    </w:p>
    <w:p w:rsidR="00000000" w:rsidDel="00000000" w:rsidP="00000000" w:rsidRDefault="00000000" w:rsidRPr="00000000" w14:paraId="00000A3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Composed transaction scenario that could support reversal</w:t>
      </w:r>
    </w:p>
    <w:p w:rsidR="00000000" w:rsidDel="00000000" w:rsidP="00000000" w:rsidRDefault="00000000" w:rsidRPr="00000000" w14:paraId="00000A36">
      <w:pPr>
        <w:spacing w:after="60" w:before="60" w:lineRule="auto"/>
        <w:ind w:left="720" w:firstLine="0"/>
        <w:rPr/>
      </w:pPr>
      <w:r w:rsidDel="00000000" w:rsidR="00000000" w:rsidRPr="00000000">
        <w:rPr>
          <w:rtl w:val="0"/>
        </w:rPr>
        <w:t xml:space="preserve">Principle rule: payoff can not support; If there are more than 1 type of transaction treatment(exclude Advise and suspense) then can not support.</w:t>
      </w:r>
    </w:p>
    <w:p w:rsidR="00000000" w:rsidDel="00000000" w:rsidP="00000000" w:rsidRDefault="00000000" w:rsidRPr="00000000" w14:paraId="00000A37">
      <w:pPr>
        <w:spacing w:after="60" w:before="60" w:lineRule="auto"/>
        <w:ind w:left="720" w:firstLine="0"/>
        <w:rPr/>
      </w:pPr>
      <w:r w:rsidDel="00000000" w:rsidR="00000000" w:rsidRPr="00000000">
        <w:rPr>
          <w:rtl w:val="0"/>
        </w:rPr>
        <w:t xml:space="preserve">Details refer to the table below.</w:t>
      </w:r>
    </w:p>
    <w:tbl>
      <w:tblPr>
        <w:tblStyle w:val="Table24"/>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810"/>
        <w:gridCol w:w="1275"/>
        <w:gridCol w:w="1080"/>
        <w:gridCol w:w="1440"/>
        <w:gridCol w:w="1050"/>
        <w:tblGridChange w:id="0">
          <w:tblGrid>
            <w:gridCol w:w="1830"/>
            <w:gridCol w:w="810"/>
            <w:gridCol w:w="1275"/>
            <w:gridCol w:w="1080"/>
            <w:gridCol w:w="1440"/>
            <w:gridCol w:w="105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38">
            <w:pPr>
              <w:spacing w:after="0" w:lineRule="auto"/>
              <w:ind w:left="0" w:right="-80.78740157480311" w:firstLine="0"/>
              <w:rPr>
                <w:sz w:val="21"/>
                <w:szCs w:val="21"/>
              </w:rPr>
            </w:pP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39">
            <w:pPr>
              <w:spacing w:after="0" w:lineRule="auto"/>
              <w:ind w:left="0" w:right="-80.78740157480311" w:firstLine="0"/>
              <w:rPr>
                <w:sz w:val="21"/>
                <w:szCs w:val="21"/>
              </w:rPr>
            </w:pPr>
            <w:r w:rsidDel="00000000" w:rsidR="00000000" w:rsidRPr="00000000">
              <w:rPr>
                <w:sz w:val="21"/>
                <w:szCs w:val="21"/>
                <w:rtl w:val="0"/>
              </w:rPr>
              <w:t xml:space="preserve">IBG</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3A">
            <w:pPr>
              <w:spacing w:after="0" w:lineRule="auto"/>
              <w:ind w:left="0" w:right="-80.78740157480311" w:firstLine="0"/>
              <w:rPr>
                <w:sz w:val="21"/>
                <w:szCs w:val="21"/>
              </w:rPr>
            </w:pPr>
            <w:r w:rsidDel="00000000" w:rsidR="00000000" w:rsidRPr="00000000">
              <w:rPr>
                <w:sz w:val="21"/>
                <w:szCs w:val="21"/>
                <w:rtl w:val="0"/>
              </w:rPr>
              <w:t xml:space="preserve">Transfer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3B">
            <w:pPr>
              <w:spacing w:after="0" w:lineRule="auto"/>
              <w:ind w:left="0" w:right="-80.78740157480311" w:firstLine="0"/>
              <w:rPr>
                <w:sz w:val="21"/>
                <w:szCs w:val="21"/>
              </w:rPr>
            </w:pPr>
            <w:r w:rsidDel="00000000" w:rsidR="00000000" w:rsidRPr="00000000">
              <w:rPr>
                <w:sz w:val="21"/>
                <w:szCs w:val="21"/>
                <w:rtl w:val="0"/>
              </w:rPr>
              <w:t xml:space="preserve">Advice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3C">
            <w:pPr>
              <w:spacing w:after="0" w:lineRule="auto"/>
              <w:ind w:left="0" w:right="-80.78740157480311" w:firstLine="0"/>
              <w:rPr>
                <w:sz w:val="21"/>
                <w:szCs w:val="21"/>
              </w:rPr>
            </w:pPr>
            <w:r w:rsidDel="00000000" w:rsidR="00000000" w:rsidRPr="00000000">
              <w:rPr>
                <w:sz w:val="21"/>
                <w:szCs w:val="21"/>
                <w:rtl w:val="0"/>
              </w:rPr>
              <w:t xml:space="preserve">Suspense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3D">
            <w:pPr>
              <w:spacing w:after="0" w:lineRule="auto"/>
              <w:ind w:left="0" w:right="-80.78740157480311" w:firstLine="0"/>
              <w:rPr>
                <w:sz w:val="21"/>
                <w:szCs w:val="21"/>
              </w:rPr>
            </w:pPr>
            <w:r w:rsidDel="00000000" w:rsidR="00000000" w:rsidRPr="00000000">
              <w:rPr>
                <w:sz w:val="21"/>
                <w:szCs w:val="21"/>
                <w:rtl w:val="0"/>
              </w:rPr>
              <w:t xml:space="preserve">Payoff</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3E">
            <w:pPr>
              <w:spacing w:after="0" w:lineRule="auto"/>
              <w:ind w:left="0" w:right="-80.78740157480311" w:firstLine="0"/>
              <w:rPr>
                <w:sz w:val="21"/>
                <w:szCs w:val="21"/>
              </w:rPr>
            </w:pPr>
            <w:r w:rsidDel="00000000" w:rsidR="00000000" w:rsidRPr="00000000">
              <w:rPr>
                <w:sz w:val="21"/>
                <w:szCs w:val="21"/>
                <w:rtl w:val="0"/>
              </w:rPr>
              <w:t xml:space="preserve">IBG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3F">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0">
            <w:pPr>
              <w:spacing w:after="0" w:lineRule="auto"/>
              <w:ind w:left="0" w:right="-80.78740157480311" w:firstLine="0"/>
              <w:jc w:val="center"/>
              <w:rPr>
                <w:sz w:val="21"/>
                <w:szCs w:val="21"/>
              </w:rPr>
            </w:pPr>
            <w:r w:rsidDel="00000000" w:rsidR="00000000" w:rsidRPr="00000000">
              <w:rPr>
                <w:sz w:val="21"/>
                <w:szCs w:val="21"/>
                <w:rtl w:val="0"/>
              </w:rPr>
              <w:t xml:space="preserv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1">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2">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3">
            <w:pPr>
              <w:spacing w:after="0" w:lineRule="auto"/>
              <w:ind w:left="0" w:right="-80.78740157480311" w:firstLine="0"/>
              <w:jc w:val="center"/>
              <w:rPr>
                <w:sz w:val="21"/>
                <w:szCs w:val="21"/>
              </w:rPr>
            </w:pPr>
            <w:r w:rsidDel="00000000" w:rsidR="00000000" w:rsidRPr="00000000">
              <w:rPr>
                <w:sz w:val="21"/>
                <w:szCs w:val="21"/>
                <w:rtl w:val="0"/>
              </w:rPr>
              <w:t xml:space="preserve">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4">
            <w:pPr>
              <w:spacing w:after="0" w:lineRule="auto"/>
              <w:ind w:left="0" w:right="-80.78740157480311" w:firstLine="0"/>
              <w:rPr>
                <w:sz w:val="21"/>
                <w:szCs w:val="21"/>
              </w:rPr>
            </w:pPr>
            <w:r w:rsidDel="00000000" w:rsidR="00000000" w:rsidRPr="00000000">
              <w:rPr>
                <w:sz w:val="21"/>
                <w:szCs w:val="21"/>
                <w:rtl w:val="0"/>
              </w:rPr>
              <w:t xml:space="preserve">Transfer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5">
            <w:pPr>
              <w:spacing w:after="0" w:lineRule="auto"/>
              <w:ind w:left="0" w:right="-80.78740157480311" w:firstLine="0"/>
              <w:jc w:val="center"/>
              <w:rPr>
                <w:sz w:val="21"/>
                <w:szCs w:val="21"/>
              </w:rPr>
            </w:pPr>
            <w:r w:rsidDel="00000000" w:rsidR="00000000" w:rsidRPr="00000000">
              <w:rPr>
                <w:sz w:val="21"/>
                <w:szCs w:val="21"/>
                <w:rtl w:val="0"/>
              </w:rPr>
              <w:t xml:space="preserv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6">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7">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8">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9">
            <w:pPr>
              <w:spacing w:after="0" w:lineRule="auto"/>
              <w:ind w:left="0" w:right="-80.78740157480311" w:firstLine="0"/>
              <w:jc w:val="center"/>
              <w:rPr>
                <w:sz w:val="21"/>
                <w:szCs w:val="21"/>
              </w:rPr>
            </w:pPr>
            <w:r w:rsidDel="00000000" w:rsidR="00000000" w:rsidRPr="00000000">
              <w:rPr>
                <w:sz w:val="21"/>
                <w:szCs w:val="21"/>
                <w:rtl w:val="0"/>
              </w:rPr>
              <w:t xml:space="preserve">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A">
            <w:pPr>
              <w:spacing w:after="0" w:lineRule="auto"/>
              <w:ind w:left="0" w:right="-80.78740157480311" w:firstLine="0"/>
              <w:rPr>
                <w:sz w:val="21"/>
                <w:szCs w:val="21"/>
              </w:rPr>
            </w:pPr>
            <w:r w:rsidDel="00000000" w:rsidR="00000000" w:rsidRPr="00000000">
              <w:rPr>
                <w:sz w:val="21"/>
                <w:szCs w:val="21"/>
                <w:rtl w:val="0"/>
              </w:rPr>
              <w:t xml:space="preserve">Advise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B">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C">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D">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E">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4F">
            <w:pPr>
              <w:spacing w:after="0" w:lineRule="auto"/>
              <w:ind w:left="0" w:right="-80.78740157480311" w:firstLine="0"/>
              <w:jc w:val="center"/>
              <w:rPr>
                <w:sz w:val="21"/>
                <w:szCs w:val="21"/>
              </w:rPr>
            </w:pPr>
            <w:r w:rsidDel="00000000" w:rsidR="00000000" w:rsidRPr="00000000">
              <w:rPr>
                <w:sz w:val="21"/>
                <w:szCs w:val="21"/>
                <w:rtl w:val="0"/>
              </w:rPr>
              <w:t xml:space="preserve">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0">
            <w:pPr>
              <w:spacing w:after="0" w:lineRule="auto"/>
              <w:ind w:left="0" w:right="-80.78740157480311" w:firstLine="0"/>
              <w:rPr>
                <w:sz w:val="21"/>
                <w:szCs w:val="21"/>
              </w:rPr>
            </w:pPr>
            <w:r w:rsidDel="00000000" w:rsidR="00000000" w:rsidRPr="00000000">
              <w:rPr>
                <w:sz w:val="21"/>
                <w:szCs w:val="21"/>
                <w:rtl w:val="0"/>
              </w:rPr>
              <w:t xml:space="preserve">Suspense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1">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2">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3">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4">
            <w:pPr>
              <w:spacing w:after="0" w:lineRule="auto"/>
              <w:ind w:left="0" w:right="-80.78740157480311" w:firstLine="0"/>
              <w:jc w:val="center"/>
              <w:rPr>
                <w:sz w:val="21"/>
                <w:szCs w:val="21"/>
              </w:rPr>
            </w:pPr>
            <w:r w:rsidDel="00000000" w:rsidR="00000000" w:rsidRPr="00000000">
              <w:rPr>
                <w:sz w:val="21"/>
                <w:szCs w:val="21"/>
                <w:rtl w:val="0"/>
              </w:rPr>
              <w:t xml:space="preserve">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5">
            <w:pPr>
              <w:spacing w:after="0" w:lineRule="auto"/>
              <w:ind w:left="0" w:right="-80.78740157480311" w:firstLine="0"/>
              <w:jc w:val="center"/>
              <w:rPr>
                <w:sz w:val="21"/>
                <w:szCs w:val="21"/>
              </w:rPr>
            </w:pPr>
            <w:r w:rsidDel="00000000" w:rsidR="00000000" w:rsidRPr="00000000">
              <w:rPr>
                <w:sz w:val="21"/>
                <w:szCs w:val="21"/>
                <w:rtl w:val="0"/>
              </w:rPr>
              <w:t xml:space="preserve">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6">
            <w:pPr>
              <w:spacing w:after="0" w:lineRule="auto"/>
              <w:ind w:left="0" w:right="-80.78740157480311" w:firstLine="0"/>
              <w:rPr>
                <w:sz w:val="21"/>
                <w:szCs w:val="21"/>
              </w:rPr>
            </w:pPr>
            <w:r w:rsidDel="00000000" w:rsidR="00000000" w:rsidRPr="00000000">
              <w:rPr>
                <w:sz w:val="21"/>
                <w:szCs w:val="21"/>
                <w:rtl w:val="0"/>
              </w:rPr>
              <w:t xml:space="preserve">Payoff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7">
            <w:pPr>
              <w:spacing w:after="0" w:lineRule="auto"/>
              <w:ind w:left="0" w:right="-80.78740157480311" w:firstLine="0"/>
              <w:jc w:val="center"/>
              <w:rPr>
                <w:sz w:val="21"/>
                <w:szCs w:val="21"/>
              </w:rPr>
            </w:pPr>
            <w:r w:rsidDel="00000000" w:rsidR="00000000" w:rsidRPr="00000000">
              <w:rPr>
                <w:sz w:val="21"/>
                <w:szCs w:val="21"/>
                <w:rtl w:val="0"/>
              </w:rPr>
              <w:t xml:space="preserv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8">
            <w:pPr>
              <w:spacing w:after="0" w:lineRule="auto"/>
              <w:ind w:left="0" w:right="-80.78740157480311" w:firstLine="0"/>
              <w:jc w:val="center"/>
              <w:rPr>
                <w:sz w:val="21"/>
                <w:szCs w:val="21"/>
              </w:rPr>
            </w:pPr>
            <w:r w:rsidDel="00000000" w:rsidR="00000000" w:rsidRPr="00000000">
              <w:rPr>
                <w:sz w:val="21"/>
                <w:szCs w:val="21"/>
                <w:rtl w:val="0"/>
              </w:rPr>
              <w:t xml:space="preserv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9">
            <w:pPr>
              <w:spacing w:after="0" w:lineRule="auto"/>
              <w:ind w:left="0" w:right="-80.78740157480311" w:firstLine="0"/>
              <w:jc w:val="center"/>
              <w:rPr>
                <w:sz w:val="21"/>
                <w:szCs w:val="21"/>
              </w:rPr>
            </w:pPr>
            <w:r w:rsidDel="00000000" w:rsidR="00000000" w:rsidRPr="00000000">
              <w:rPr>
                <w:sz w:val="21"/>
                <w:szCs w:val="21"/>
                <w:rtl w:val="0"/>
              </w:rPr>
              <w:t xml:space="preserv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A">
            <w:pPr>
              <w:spacing w:after="0" w:lineRule="auto"/>
              <w:ind w:left="0" w:right="-80.78740157480311" w:firstLine="0"/>
              <w:jc w:val="center"/>
              <w:rPr>
                <w:sz w:val="21"/>
                <w:szCs w:val="21"/>
              </w:rPr>
            </w:pPr>
            <w:r w:rsidDel="00000000" w:rsidR="00000000" w:rsidRPr="00000000">
              <w:rPr>
                <w:sz w:val="21"/>
                <w:szCs w:val="21"/>
                <w:rtl w:val="0"/>
              </w:rPr>
              <w:t xml:space="preserv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A5B">
            <w:pPr>
              <w:spacing w:after="0" w:lineRule="auto"/>
              <w:ind w:left="0" w:right="-80.78740157480311" w:firstLine="0"/>
              <w:jc w:val="center"/>
              <w:rPr>
                <w:sz w:val="21"/>
                <w:szCs w:val="21"/>
              </w:rPr>
            </w:pPr>
            <w:r w:rsidDel="00000000" w:rsidR="00000000" w:rsidRPr="00000000">
              <w:rPr>
                <w:sz w:val="21"/>
                <w:szCs w:val="21"/>
                <w:rtl w:val="0"/>
              </w:rPr>
              <w:t xml:space="preserve">N</w:t>
            </w:r>
          </w:p>
        </w:tc>
      </w:tr>
    </w:tbl>
    <w:p w:rsidR="00000000" w:rsidDel="00000000" w:rsidP="00000000" w:rsidRDefault="00000000" w:rsidRPr="00000000" w14:paraId="00000A5C">
      <w:pPr>
        <w:spacing w:after="0" w:lineRule="auto"/>
        <w:jc w:val="center"/>
        <w:rPr/>
      </w:pPr>
      <w:r w:rsidDel="00000000" w:rsidR="00000000" w:rsidRPr="00000000">
        <w:rPr>
          <w:rtl w:val="0"/>
        </w:rPr>
        <w:t xml:space="preserve"> </w:t>
      </w:r>
    </w:p>
    <w:p w:rsidR="00000000" w:rsidDel="00000000" w:rsidP="00000000" w:rsidRDefault="00000000" w:rsidRPr="00000000" w14:paraId="00000A5D">
      <w:pPr>
        <w:spacing w:after="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Reversal transaction rule:</w:t>
      </w:r>
    </w:p>
    <w:p w:rsidR="00000000" w:rsidDel="00000000" w:rsidP="00000000" w:rsidRDefault="00000000" w:rsidRPr="00000000" w14:paraId="00000A5E">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Need to reverse loan disbursement accounting, IBG transaction, Transfer accounting, Advice accounting, Suspense accounting</w:t>
      </w:r>
    </w:p>
    <w:p w:rsidR="00000000" w:rsidDel="00000000" w:rsidP="00000000" w:rsidRDefault="00000000" w:rsidRPr="00000000" w14:paraId="00000A5F">
      <w:pPr>
        <w:spacing w:after="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 IBG transaction reversal failed because the IBG transaction was already finished by EPP, then prompt “Reversal failed.”</w:t>
      </w:r>
    </w:p>
    <w:p w:rsidR="00000000" w:rsidDel="00000000" w:rsidP="00000000" w:rsidRDefault="00000000" w:rsidRPr="00000000" w14:paraId="00000A60">
      <w:pPr>
        <w:spacing w:after="6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 Advice accounting failed because there is no sufficient fund in the CASA account, then prompt “Reversal failed.”</w:t>
      </w:r>
    </w:p>
    <w:p w:rsidR="00000000" w:rsidDel="00000000" w:rsidP="00000000" w:rsidRDefault="00000000" w:rsidRPr="00000000" w14:paraId="00000A61">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A6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c9exq57j3352" w:id="159"/>
      <w:bookmarkEnd w:id="159"/>
      <w:r w:rsidDel="00000000" w:rsidR="00000000" w:rsidRPr="00000000">
        <w:br w:type="page"/>
      </w:r>
      <w:r w:rsidDel="00000000" w:rsidR="00000000" w:rsidRPr="00000000">
        <w:rPr>
          <w:rtl w:val="0"/>
        </w:rPr>
      </w:r>
    </w:p>
    <w:p w:rsidR="00000000" w:rsidDel="00000000" w:rsidP="00000000" w:rsidRDefault="00000000" w:rsidRPr="00000000" w14:paraId="00000A6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1ul90wa5lkw3" w:id="160"/>
      <w:bookmarkEnd w:id="160"/>
      <w:r w:rsidDel="00000000" w:rsidR="00000000" w:rsidRPr="00000000">
        <w:rPr>
          <w:rtl w:val="0"/>
        </w:rPr>
        <w:t xml:space="preserve">13.</w:t>
      </w:r>
      <w:r w:rsidDel="00000000" w:rsidR="00000000" w:rsidRPr="00000000">
        <w:rPr>
          <w:rtl w:val="0"/>
        </w:rPr>
        <w:t xml:space="preserve">    </w:t>
      </w:r>
      <w:r w:rsidDel="00000000" w:rsidR="00000000" w:rsidRPr="00000000">
        <w:rPr>
          <w:rtl w:val="0"/>
        </w:rPr>
        <w:t xml:space="preserve">File Template</w:t>
      </w:r>
    </w:p>
    <w:p w:rsidR="00000000" w:rsidDel="00000000" w:rsidP="00000000" w:rsidRDefault="00000000" w:rsidRPr="00000000" w14:paraId="00000A6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mt9ts18tbozt" w:id="161"/>
      <w:bookmarkEnd w:id="161"/>
      <w:r w:rsidDel="00000000" w:rsidR="00000000" w:rsidRPr="00000000">
        <w:rPr>
          <w:sz w:val="22"/>
          <w:szCs w:val="22"/>
          <w:rtl w:val="0"/>
        </w:rPr>
        <w:t xml:space="preserve">13.1.</w:t>
      </w:r>
      <w:r w:rsidDel="00000000" w:rsidR="00000000" w:rsidRPr="00000000">
        <w:rPr>
          <w:sz w:val="22"/>
          <w:szCs w:val="22"/>
          <w:rtl w:val="0"/>
        </w:rPr>
        <w:t xml:space="preserve">          </w:t>
      </w:r>
      <w:r w:rsidDel="00000000" w:rsidR="00000000" w:rsidRPr="00000000">
        <w:rPr>
          <w:sz w:val="22"/>
          <w:szCs w:val="22"/>
          <w:rtl w:val="0"/>
        </w:rPr>
        <w:t xml:space="preserve">File Template Management</w:t>
      </w:r>
    </w:p>
    <w:p w:rsidR="00000000" w:rsidDel="00000000" w:rsidP="00000000" w:rsidRDefault="00000000" w:rsidRPr="00000000" w14:paraId="00000A65">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 </w:t>
      </w:r>
      <w:r w:rsidDel="00000000" w:rsidR="00000000" w:rsidRPr="00000000">
        <w:rPr>
          <w:b w:val="1"/>
          <w:bCs w:val="1"/>
          <w:sz w:val="21"/>
          <w:szCs w:val="21"/>
          <w:rtl w:val="0"/>
        </w:rPr>
        <w:t xml:space="preserve">I WANT </w:t>
      </w:r>
      <w:r w:rsidDel="00000000" w:rsidR="00000000" w:rsidRPr="00000000">
        <w:rPr>
          <w:sz w:val="21"/>
          <w:szCs w:val="21"/>
          <w:rtl w:val="0"/>
        </w:rPr>
        <w:t xml:space="preserve">The system supports configuration of various document templates, </w:t>
      </w:r>
      <w:r w:rsidDel="00000000" w:rsidR="00000000" w:rsidRPr="00000000">
        <w:rPr>
          <w:b w:val="1"/>
          <w:bCs w:val="1"/>
          <w:sz w:val="21"/>
          <w:szCs w:val="21"/>
          <w:rtl w:val="0"/>
        </w:rPr>
        <w:t xml:space="preserve">IN ORDER TO </w:t>
      </w:r>
      <w:r w:rsidDel="00000000" w:rsidR="00000000" w:rsidRPr="00000000">
        <w:rPr>
          <w:sz w:val="21"/>
          <w:szCs w:val="21"/>
          <w:rtl w:val="0"/>
        </w:rPr>
        <w:t xml:space="preserve">use when generating various internal and external documents.</w:t>
      </w:r>
    </w:p>
    <w:p w:rsidR="00000000" w:rsidDel="00000000" w:rsidP="00000000" w:rsidRDefault="00000000" w:rsidRPr="00000000" w14:paraId="00000A66">
      <w:pPr>
        <w:spacing w:after="0" w:lineRule="auto"/>
        <w:ind w:left="8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A67">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Document Category: Internal Use (e.g. CRA report), External Use</w:t>
      </w:r>
    </w:p>
    <w:p w:rsidR="00000000" w:rsidDel="00000000" w:rsidP="00000000" w:rsidRDefault="00000000" w:rsidRPr="00000000" w14:paraId="00000A68">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Add Template Configuration:</w:t>
      </w:r>
    </w:p>
    <w:p w:rsidR="00000000" w:rsidDel="00000000" w:rsidP="00000000" w:rsidRDefault="00000000" w:rsidRPr="00000000" w14:paraId="00000A69">
      <w:pPr>
        <w:spacing w:after="0" w:lineRule="auto"/>
        <w:ind w:left="240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Template ID: System-generated, used to associate scenarios where the system uses this template.</w:t>
      </w:r>
    </w:p>
    <w:p w:rsidR="00000000" w:rsidDel="00000000" w:rsidP="00000000" w:rsidRDefault="00000000" w:rsidRPr="00000000" w14:paraId="00000A6A">
      <w:pPr>
        <w:spacing w:after="0" w:lineRule="auto"/>
        <w:ind w:left="24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Template Name: Manually defined. User for internal system definition and let the user know what is the purpose of the current template.</w:t>
      </w:r>
    </w:p>
    <w:p w:rsidR="00000000" w:rsidDel="00000000" w:rsidP="00000000" w:rsidRDefault="00000000" w:rsidRPr="00000000" w14:paraId="00000A6B">
      <w:pPr>
        <w:spacing w:after="0" w:lineRule="auto"/>
        <w:ind w:left="240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Under a Template ID, support adding several Version</w:t>
      </w:r>
    </w:p>
    <w:p w:rsidR="00000000" w:rsidDel="00000000" w:rsidP="00000000" w:rsidRDefault="00000000" w:rsidRPr="00000000" w14:paraId="00000A6C">
      <w:pPr>
        <w:spacing w:after="0" w:lineRule="auto"/>
        <w:ind w:left="240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Under a specific Version, configurable items:</w:t>
      </w:r>
    </w:p>
    <w:p w:rsidR="00000000" w:rsidDel="00000000" w:rsidP="00000000" w:rsidRDefault="00000000" w:rsidRPr="00000000" w14:paraId="00000A6D">
      <w:pPr>
        <w:spacing w:after="0" w:lineRule="auto"/>
        <w:ind w:left="300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Version No.</w:t>
      </w:r>
    </w:p>
    <w:p w:rsidR="00000000" w:rsidDel="00000000" w:rsidP="00000000" w:rsidRDefault="00000000" w:rsidRPr="00000000" w14:paraId="00000A6E">
      <w:pPr>
        <w:spacing w:after="0" w:lineRule="auto"/>
        <w:ind w:left="300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Version Name: Manually defined.</w:t>
      </w:r>
    </w:p>
    <w:p w:rsidR="00000000" w:rsidDel="00000000" w:rsidP="00000000" w:rsidRDefault="00000000" w:rsidRPr="00000000" w14:paraId="00000A6F">
      <w:pPr>
        <w:spacing w:after="0" w:lineRule="auto"/>
        <w:ind w:left="3000" w:hanging="44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Note:</w:t>
      </w:r>
    </w:p>
    <w:p w:rsidR="00000000" w:rsidDel="00000000" w:rsidP="00000000" w:rsidRDefault="00000000" w:rsidRPr="00000000" w14:paraId="00000A70">
      <w:pPr>
        <w:spacing w:after="0" w:lineRule="auto"/>
        <w:ind w:left="324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Version Name is used for display in each page bottom of the corresponding document.</w:t>
      </w:r>
    </w:p>
    <w:p w:rsidR="00000000" w:rsidDel="00000000" w:rsidP="00000000" w:rsidRDefault="00000000" w:rsidRPr="00000000" w14:paraId="00000A71">
      <w:pPr>
        <w:spacing w:after="0" w:lineRule="auto"/>
        <w:ind w:left="324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Because a certain template is used in several scenarios, in different scenarios the Version Name is different.</w:t>
      </w:r>
    </w:p>
    <w:p w:rsidR="00000000" w:rsidDel="00000000" w:rsidP="00000000" w:rsidRDefault="00000000" w:rsidRPr="00000000" w14:paraId="00000A72">
      <w:pPr>
        <w:spacing w:after="0" w:lineRule="auto"/>
        <w:ind w:left="324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System support input multi Version Name in a single field, and extract the name based on scenario-name mapping rule.</w:t>
      </w:r>
    </w:p>
    <w:p w:rsidR="00000000" w:rsidDel="00000000" w:rsidP="00000000" w:rsidRDefault="00000000" w:rsidRPr="00000000" w14:paraId="00000A73">
      <w:pPr>
        <w:spacing w:after="0" w:lineRule="auto"/>
        <w:ind w:left="324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Following pictures are examples and a current configured template version is</w:t>
      </w:r>
    </w:p>
    <w:p w:rsidR="00000000" w:rsidDel="00000000" w:rsidP="00000000" w:rsidRDefault="00000000" w:rsidRPr="00000000" w14:paraId="00000A74">
      <w:pPr>
        <w:spacing w:after="0" w:lineRule="auto"/>
        <w:rPr>
          <w:sz w:val="21"/>
          <w:szCs w:val="21"/>
        </w:rPr>
      </w:pPr>
      <w:r w:rsidDel="00000000" w:rsidR="00000000" w:rsidRPr="00000000">
        <w:rPr>
          <w:sz w:val="21"/>
          <w:szCs w:val="21"/>
          <w:rtl w:val="0"/>
        </w:rPr>
        <w:t xml:space="preserve"> </w:t>
      </w:r>
    </w:p>
    <w:tbl>
      <w:tblPr>
        <w:tblStyle w:val="Table25"/>
        <w:tblW w:w="105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12"/>
        <w:tblGridChange w:id="0">
          <w:tblGrid>
            <w:gridCol w:w="10512"/>
          </w:tblGrid>
        </w:tblGridChange>
      </w:tblGrid>
      <w:tr>
        <w:trPr>
          <w:cantSplit w:val="0"/>
          <w:trHeight w:val="19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75">
            <w:pPr>
              <w:spacing w:after="0" w:line="393.6" w:lineRule="auto"/>
              <w:rPr>
                <w:color w:val="0f1115"/>
                <w:sz w:val="20"/>
                <w:szCs w:val="20"/>
              </w:rPr>
            </w:pPr>
            <w:r w:rsidDel="00000000" w:rsidR="00000000" w:rsidRPr="00000000">
              <w:rPr>
                <w:color w:val="0f1115"/>
                <w:sz w:val="20"/>
                <w:szCs w:val="20"/>
                <w:rtl w:val="0"/>
              </w:rPr>
              <w:t xml:space="preserve">HP17NEWREV052025E|HP17USEDREV052025E|HP17RECONDREV052025E</w:t>
            </w:r>
            <w:r w:rsidDel="00000000" w:rsidR="00000000" w:rsidRPr="00000000">
              <w:rPr>
                <w:b w:val="1"/>
                <w:bCs w:val="1"/>
                <w:color w:val="0f1115"/>
                <w:sz w:val="20"/>
                <w:szCs w:val="20"/>
                <w:rtl w:val="0"/>
              </w:rPr>
              <w:t xml:space="preserve">|</w:t>
            </w:r>
            <w:r w:rsidDel="00000000" w:rsidR="00000000" w:rsidRPr="00000000">
              <w:rPr>
                <w:color w:val="0f1115"/>
                <w:sz w:val="20"/>
                <w:szCs w:val="20"/>
                <w:rtl w:val="0"/>
              </w:rPr>
              <w:t xml:space="preserve">ATB500NEWREV052025E</w:t>
            </w:r>
            <w:r w:rsidDel="00000000" w:rsidR="00000000" w:rsidRPr="00000000">
              <w:rPr>
                <w:b w:val="1"/>
                <w:bCs w:val="1"/>
                <w:color w:val="0f1115"/>
                <w:sz w:val="20"/>
                <w:szCs w:val="20"/>
                <w:rtl w:val="0"/>
              </w:rPr>
              <w:t xml:space="preserve">|</w:t>
            </w:r>
            <w:r w:rsidDel="00000000" w:rsidR="00000000" w:rsidRPr="00000000">
              <w:rPr>
                <w:color w:val="0f1115"/>
                <w:sz w:val="20"/>
                <w:szCs w:val="20"/>
                <w:rtl w:val="0"/>
              </w:rPr>
              <w:t xml:space="preserve">ATB500USEDREV052025E</w:t>
            </w:r>
            <w:r w:rsidDel="00000000" w:rsidR="00000000" w:rsidRPr="00000000">
              <w:rPr>
                <w:b w:val="1"/>
                <w:bCs w:val="1"/>
                <w:color w:val="0f1115"/>
                <w:sz w:val="20"/>
                <w:szCs w:val="20"/>
                <w:rtl w:val="0"/>
              </w:rPr>
              <w:t xml:space="preserve">|</w:t>
            </w:r>
            <w:r w:rsidDel="00000000" w:rsidR="00000000" w:rsidRPr="00000000">
              <w:rPr>
                <w:color w:val="0f1115"/>
                <w:sz w:val="20"/>
                <w:szCs w:val="20"/>
                <w:rtl w:val="0"/>
              </w:rPr>
              <w:t xml:space="preserve">ATB500RECONDREV052025E|IHP002NEW REV052025E</w:t>
            </w:r>
            <w:r w:rsidDel="00000000" w:rsidR="00000000" w:rsidRPr="00000000">
              <w:rPr>
                <w:b w:val="1"/>
                <w:bCs w:val="1"/>
                <w:color w:val="0f1115"/>
                <w:sz w:val="20"/>
                <w:szCs w:val="20"/>
                <w:rtl w:val="0"/>
              </w:rPr>
              <w:t xml:space="preserve">|</w:t>
            </w:r>
            <w:r w:rsidDel="00000000" w:rsidR="00000000" w:rsidRPr="00000000">
              <w:rPr>
                <w:color w:val="0f1115"/>
                <w:sz w:val="20"/>
                <w:szCs w:val="20"/>
                <w:rtl w:val="0"/>
              </w:rPr>
              <w:t xml:space="preserve">IHP002USED REV052025E</w:t>
            </w:r>
            <w:r w:rsidDel="00000000" w:rsidR="00000000" w:rsidRPr="00000000">
              <w:rPr>
                <w:b w:val="1"/>
                <w:bCs w:val="1"/>
                <w:color w:val="0f1115"/>
                <w:sz w:val="20"/>
                <w:szCs w:val="20"/>
                <w:rtl w:val="0"/>
              </w:rPr>
              <w:t xml:space="preserve">|</w:t>
            </w:r>
            <w:r w:rsidDel="00000000" w:rsidR="00000000" w:rsidRPr="00000000">
              <w:rPr>
                <w:color w:val="0f1115"/>
                <w:sz w:val="20"/>
                <w:szCs w:val="20"/>
                <w:rtl w:val="0"/>
              </w:rPr>
              <w:t xml:space="preserve">HP17 REV052025|ATB500 REV052025|IHP002 REV052025</w:t>
            </w:r>
          </w:p>
        </w:tc>
      </w:tr>
    </w:tbl>
    <w:p w:rsidR="00000000" w:rsidDel="00000000" w:rsidP="00000000" w:rsidRDefault="00000000" w:rsidRPr="00000000" w14:paraId="00000A76">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A77">
      <w:pPr>
        <w:spacing w:after="0" w:lineRule="auto"/>
        <w:ind w:left="2040" w:firstLine="0"/>
        <w:rPr>
          <w:sz w:val="21"/>
          <w:szCs w:val="21"/>
        </w:rPr>
      </w:pPr>
      <w:r w:rsidDel="00000000" w:rsidR="00000000" w:rsidRPr="00000000">
        <w:rPr>
          <w:sz w:val="21"/>
          <w:szCs w:val="21"/>
        </w:rPr>
        <w:drawing>
          <wp:inline distB="114300" distT="114300" distL="114300" distR="114300">
            <wp:extent cx="2438400" cy="292100"/>
            <wp:effectExtent b="0" l="0" r="0" t="0"/>
            <wp:docPr id="35" name="image50.jpg"/>
            <a:graphic>
              <a:graphicData uri="http://schemas.openxmlformats.org/drawingml/2006/picture">
                <pic:pic>
                  <pic:nvPicPr>
                    <pic:cNvPr id="0" name="image50.jpg"/>
                    <pic:cNvPicPr preferRelativeResize="0"/>
                  </pic:nvPicPr>
                  <pic:blipFill>
                    <a:blip r:embed="rId73"/>
                    <a:srcRect b="0" l="0" r="0" t="0"/>
                    <a:stretch>
                      <a:fillRect/>
                    </a:stretch>
                  </pic:blipFill>
                  <pic:spPr>
                    <a:xfrm>
                      <a:off x="0" y="0"/>
                      <a:ext cx="24384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A78">
      <w:pPr>
        <w:spacing w:after="0" w:lineRule="auto"/>
        <w:ind w:left="880" w:firstLine="0"/>
        <w:jc w:val="center"/>
        <w:rPr>
          <w:sz w:val="21"/>
          <w:szCs w:val="21"/>
        </w:rPr>
      </w:pPr>
      <w:r w:rsidDel="00000000" w:rsidR="00000000" w:rsidRPr="00000000">
        <w:rPr>
          <w:sz w:val="21"/>
          <w:szCs w:val="21"/>
        </w:rPr>
        <w:drawing>
          <wp:inline distB="114300" distT="114300" distL="114300" distR="114300">
            <wp:extent cx="5727700" cy="2108200"/>
            <wp:effectExtent b="0" l="0" r="0" t="0"/>
            <wp:docPr id="60" name="image48.jpg"/>
            <a:graphic>
              <a:graphicData uri="http://schemas.openxmlformats.org/drawingml/2006/picture">
                <pic:pic>
                  <pic:nvPicPr>
                    <pic:cNvPr id="0" name="image48.jpg"/>
                    <pic:cNvPicPr preferRelativeResize="0"/>
                  </pic:nvPicPr>
                  <pic:blipFill>
                    <a:blip r:embed="rId74"/>
                    <a:srcRect b="0" l="0" r="0" t="0"/>
                    <a:stretch>
                      <a:fillRect/>
                    </a:stretch>
                  </pic:blipFill>
                  <pic:spPr>
                    <a:xfrm>
                      <a:off x="0" y="0"/>
                      <a:ext cx="57277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spacing w:after="0" w:lineRule="auto"/>
        <w:ind w:left="3000" w:hanging="44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Immediate Activation: Yes / No</w:t>
      </w:r>
    </w:p>
    <w:p w:rsidR="00000000" w:rsidDel="00000000" w:rsidP="00000000" w:rsidRDefault="00000000" w:rsidRPr="00000000" w14:paraId="00000A7A">
      <w:pPr>
        <w:spacing w:after="0" w:lineRule="auto"/>
        <w:ind w:left="3000" w:hanging="44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Effective Time: Not required if immediate; required if not immediate.</w:t>
      </w:r>
    </w:p>
    <w:p w:rsidR="00000000" w:rsidDel="00000000" w:rsidP="00000000" w:rsidRDefault="00000000" w:rsidRPr="00000000" w14:paraId="00000A7B">
      <w:pPr>
        <w:spacing w:after="0" w:lineRule="auto"/>
        <w:ind w:left="3000" w:hanging="44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Template Format: Template structure file; manually uploaded.</w:t>
      </w:r>
    </w:p>
    <w:p w:rsidR="00000000" w:rsidDel="00000000" w:rsidP="00000000" w:rsidRDefault="00000000" w:rsidRPr="00000000" w14:paraId="00000A7C">
      <w:pPr>
        <w:spacing w:after="0" w:lineRule="auto"/>
        <w:ind w:left="3000" w:hanging="440"/>
        <w:rPr>
          <w:sz w:val="21"/>
          <w:szCs w:val="21"/>
        </w:rPr>
      </w:pPr>
      <w:r w:rsidDel="00000000" w:rsidR="00000000" w:rsidRPr="00000000">
        <w:rPr>
          <w:sz w:val="21"/>
          <w:szCs w:val="21"/>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Template Fields: Field mapping/source configuration file; manually uploaded.</w:t>
      </w:r>
    </w:p>
    <w:p w:rsidR="00000000" w:rsidDel="00000000" w:rsidP="00000000" w:rsidRDefault="00000000" w:rsidRPr="00000000" w14:paraId="00000A7D">
      <w:pPr>
        <w:spacing w:after="0" w:lineRule="auto"/>
        <w:rPr>
          <w:sz w:val="21"/>
          <w:szCs w:val="21"/>
        </w:rPr>
      </w:pPr>
      <w:r w:rsidDel="00000000" w:rsidR="00000000" w:rsidRPr="00000000">
        <w:rPr>
          <w:rtl w:val="0"/>
        </w:rPr>
      </w:r>
    </w:p>
    <w:p w:rsidR="00000000" w:rsidDel="00000000" w:rsidP="00000000" w:rsidRDefault="00000000" w:rsidRPr="00000000" w14:paraId="00000A7E">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Update Template Configuration:</w:t>
      </w:r>
    </w:p>
    <w:p w:rsidR="00000000" w:rsidDel="00000000" w:rsidP="00000000" w:rsidRDefault="00000000" w:rsidRPr="00000000" w14:paraId="00000A7F">
      <w:pPr>
        <w:spacing w:after="0" w:lineRule="auto"/>
        <w:ind w:left="240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Template ID, Template Name, and Template Version cannot be modified after creation.</w:t>
      </w:r>
    </w:p>
    <w:p w:rsidR="00000000" w:rsidDel="00000000" w:rsidP="00000000" w:rsidRDefault="00000000" w:rsidRPr="00000000" w14:paraId="00000A80">
      <w:pPr>
        <w:spacing w:after="0" w:lineRule="auto"/>
        <w:ind w:left="24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Modifiable Fields:</w:t>
      </w:r>
    </w:p>
    <w:p w:rsidR="00000000" w:rsidDel="00000000" w:rsidP="00000000" w:rsidRDefault="00000000" w:rsidRPr="00000000" w14:paraId="00000A81">
      <w:pPr>
        <w:spacing w:after="0" w:lineRule="auto"/>
        <w:ind w:left="284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Immediate Activation: Yes / No</w:t>
      </w:r>
    </w:p>
    <w:p w:rsidR="00000000" w:rsidDel="00000000" w:rsidP="00000000" w:rsidRDefault="00000000" w:rsidRPr="00000000" w14:paraId="00000A82">
      <w:pPr>
        <w:spacing w:after="0" w:lineRule="auto"/>
        <w:ind w:left="284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Effective Time: Not required if immediate; required if not immediate.</w:t>
      </w:r>
    </w:p>
    <w:p w:rsidR="00000000" w:rsidDel="00000000" w:rsidP="00000000" w:rsidRDefault="00000000" w:rsidRPr="00000000" w14:paraId="00000A83">
      <w:pPr>
        <w:spacing w:after="0" w:lineRule="auto"/>
        <w:ind w:left="284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Template Format: Re-upload the template structure file.</w:t>
      </w:r>
    </w:p>
    <w:p w:rsidR="00000000" w:rsidDel="00000000" w:rsidP="00000000" w:rsidRDefault="00000000" w:rsidRPr="00000000" w14:paraId="00000A84">
      <w:pPr>
        <w:spacing w:after="0" w:lineRule="auto"/>
        <w:ind w:left="284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Template Fields: Re-upload the field configuration file.</w:t>
      </w:r>
    </w:p>
    <w:p w:rsidR="00000000" w:rsidDel="00000000" w:rsidP="00000000" w:rsidRDefault="00000000" w:rsidRPr="00000000" w14:paraId="00000A85">
      <w:pPr>
        <w:spacing w:after="0" w:lineRule="auto"/>
        <w:rPr>
          <w:sz w:val="21"/>
          <w:szCs w:val="21"/>
        </w:rPr>
      </w:pPr>
      <w:r w:rsidDel="00000000" w:rsidR="00000000" w:rsidRPr="00000000">
        <w:rPr>
          <w:rtl w:val="0"/>
        </w:rPr>
      </w:r>
    </w:p>
    <w:p w:rsidR="00000000" w:rsidDel="00000000" w:rsidP="00000000" w:rsidRDefault="00000000" w:rsidRPr="00000000" w14:paraId="00000A86">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Delete Template Configuration</w:t>
      </w:r>
      <w:r w:rsidDel="00000000" w:rsidR="00000000" w:rsidRPr="00000000">
        <w:rPr>
          <w:sz w:val="21"/>
          <w:szCs w:val="21"/>
          <w:rtl w:val="0"/>
        </w:rPr>
        <w:t xml:space="preserve">:</w:t>
      </w:r>
    </w:p>
    <w:p w:rsidR="00000000" w:rsidDel="00000000" w:rsidP="00000000" w:rsidRDefault="00000000" w:rsidRPr="00000000" w14:paraId="00000A87">
      <w:pPr>
        <w:spacing w:after="0" w:lineRule="auto"/>
        <w:ind w:left="240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All configuration items under a Template ID can be deleted.</w:t>
      </w:r>
    </w:p>
    <w:p w:rsidR="00000000" w:rsidDel="00000000" w:rsidP="00000000" w:rsidRDefault="00000000" w:rsidRPr="00000000" w14:paraId="00000A88">
      <w:pPr>
        <w:spacing w:after="0" w:lineRule="auto"/>
        <w:ind w:left="240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 strong confirmation prompt is required upon deletion.</w:t>
      </w:r>
    </w:p>
    <w:p w:rsidR="00000000" w:rsidDel="00000000" w:rsidP="00000000" w:rsidRDefault="00000000" w:rsidRPr="00000000" w14:paraId="00000A89">
      <w:pPr>
        <w:spacing w:after="0" w:lineRule="auto"/>
        <w:ind w:left="2400" w:hanging="360"/>
        <w:rPr>
          <w:sz w:val="21"/>
          <w:szCs w:val="21"/>
        </w:rPr>
      </w:pPr>
      <w:r w:rsidDel="00000000" w:rsidR="00000000" w:rsidRPr="00000000">
        <w:rPr>
          <w:sz w:val="21"/>
          <w:szCs w:val="21"/>
          <w:rtl w:val="0"/>
        </w:rPr>
        <w:t xml:space="preserve">c. </w:t>
      </w:r>
      <w:r w:rsidDel="00000000" w:rsidR="00000000" w:rsidRPr="00000000">
        <w:rPr>
          <w:rFonts w:ascii="Roboto" w:cs="Roboto" w:eastAsia="Roboto" w:hAnsi="Roboto"/>
          <w:sz w:val="21"/>
          <w:szCs w:val="21"/>
          <w:rtl w:val="0"/>
        </w:rPr>
        <w:t xml:space="preserve"> only specific</w:t>
      </w:r>
      <w:r w:rsidDel="00000000" w:rsidR="00000000" w:rsidRPr="00000000">
        <w:rPr>
          <w:rFonts w:ascii="Roboto" w:cs="Roboto" w:eastAsia="Roboto" w:hAnsi="Roboto"/>
          <w:sz w:val="21"/>
          <w:szCs w:val="21"/>
          <w:rtl w:val="0"/>
        </w:rPr>
        <w:t xml:space="preserve"> role(predefined) could delete/update file template</w:t>
      </w:r>
      <w:r w:rsidDel="00000000" w:rsidR="00000000" w:rsidRPr="00000000">
        <w:rPr>
          <w:rtl w:val="0"/>
        </w:rPr>
      </w:r>
    </w:p>
    <w:p w:rsidR="00000000" w:rsidDel="00000000" w:rsidP="00000000" w:rsidRDefault="00000000" w:rsidRPr="00000000" w14:paraId="00000A8A">
      <w:pPr>
        <w:spacing w:after="0" w:lineRule="auto"/>
        <w:rPr>
          <w:sz w:val="21"/>
          <w:szCs w:val="21"/>
        </w:rPr>
      </w:pPr>
      <w:r w:rsidDel="00000000" w:rsidR="00000000" w:rsidRPr="00000000">
        <w:rPr>
          <w:rtl w:val="0"/>
        </w:rPr>
      </w:r>
    </w:p>
    <w:p w:rsidR="00000000" w:rsidDel="00000000" w:rsidP="00000000" w:rsidRDefault="00000000" w:rsidRPr="00000000" w14:paraId="00000A8B">
      <w:pPr>
        <w:spacing w:after="0" w:lineRule="auto"/>
        <w:jc w:val="center"/>
        <w:rPr/>
      </w:pPr>
      <w:r w:rsidDel="00000000" w:rsidR="00000000" w:rsidRPr="00000000">
        <w:rPr>
          <w:rtl w:val="0"/>
        </w:rPr>
        <w:t xml:space="preserve"> </w:t>
      </w:r>
    </w:p>
    <w:p w:rsidR="00000000" w:rsidDel="00000000" w:rsidP="00000000" w:rsidRDefault="00000000" w:rsidRPr="00000000" w14:paraId="00000A8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wkpwz4arjn4" w:id="162"/>
      <w:bookmarkEnd w:id="162"/>
      <w:r w:rsidDel="00000000" w:rsidR="00000000" w:rsidRPr="00000000">
        <w:rPr>
          <w:sz w:val="22"/>
          <w:szCs w:val="22"/>
          <w:rtl w:val="0"/>
        </w:rPr>
        <w:t xml:space="preserve">13.2.</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Batch2】Agreement Generation Special Rule</w:t>
      </w:r>
    </w:p>
    <w:p w:rsidR="00000000" w:rsidDel="00000000" w:rsidP="00000000" w:rsidRDefault="00000000" w:rsidRPr="00000000" w14:paraId="00000A8D">
      <w:pPr>
        <w:spacing w:after="60" w:before="60" w:lineRule="auto"/>
        <w:ind w:left="220" w:firstLine="0"/>
        <w:rPr/>
      </w:pPr>
      <w:r w:rsidDel="00000000" w:rsidR="00000000" w:rsidRPr="00000000">
        <w:rPr>
          <w:rtl w:val="0"/>
        </w:rPr>
        <w:t xml:space="preserve">   When a customer accepts the loan each time, the system should generate a version of agreement, below are special rules for document generation.</w:t>
      </w:r>
    </w:p>
    <w:p w:rsidR="00000000" w:rsidDel="00000000" w:rsidP="00000000" w:rsidRDefault="00000000" w:rsidRPr="00000000" w14:paraId="00000A8E">
      <w:pPr>
        <w:spacing w:after="0" w:lineRule="auto"/>
        <w:ind w:left="960" w:hanging="360"/>
        <w:rPr>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number of persons approved must be reflected in following files:</w:t>
      </w:r>
    </w:p>
    <w:p w:rsidR="00000000" w:rsidDel="00000000" w:rsidP="00000000" w:rsidRDefault="00000000" w:rsidRPr="00000000" w14:paraId="00000A8F">
      <w:pPr>
        <w:spacing w:after="0" w:lineRule="auto"/>
        <w:ind w:left="156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HP Agreement Part 1</w:t>
      </w:r>
    </w:p>
    <w:p w:rsidR="00000000" w:rsidDel="00000000" w:rsidP="00000000" w:rsidRDefault="00000000" w:rsidRPr="00000000" w14:paraId="00000A90">
      <w:pPr>
        <w:spacing w:after="0" w:lineRule="auto"/>
        <w:ind w:left="156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2nd schedule,</w:t>
      </w:r>
    </w:p>
    <w:p w:rsidR="00000000" w:rsidDel="00000000" w:rsidP="00000000" w:rsidRDefault="00000000" w:rsidRPr="00000000" w14:paraId="00000A91">
      <w:pPr>
        <w:spacing w:after="0" w:lineRule="auto"/>
        <w:ind w:left="1560" w:hanging="44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Appendix.</w:t>
      </w:r>
    </w:p>
    <w:p w:rsidR="00000000" w:rsidDel="00000000" w:rsidP="00000000" w:rsidRDefault="00000000" w:rsidRPr="00000000" w14:paraId="00000A92">
      <w:pPr>
        <w:spacing w:after="0" w:lineRule="auto"/>
        <w:ind w:left="960" w:hanging="36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Calculation method: The count is based on the total number of individuals marked as "Approved" within the Credit approval section of the Credit Approval Authority History.</w:t>
      </w:r>
    </w:p>
    <w:p w:rsidR="00000000" w:rsidDel="00000000" w:rsidP="00000000" w:rsidRDefault="00000000" w:rsidRPr="00000000" w14:paraId="00000A93">
      <w:pPr>
        <w:spacing w:after="0" w:lineRule="auto"/>
        <w:ind w:left="580" w:firstLine="0"/>
        <w:rPr>
          <w:sz w:val="21"/>
          <w:szCs w:val="21"/>
        </w:rPr>
      </w:pPr>
      <w:r w:rsidDel="00000000" w:rsidR="00000000" w:rsidRPr="00000000">
        <w:rPr>
          <w:sz w:val="21"/>
          <w:szCs w:val="21"/>
        </w:rPr>
        <w:drawing>
          <wp:inline distB="114300" distT="114300" distL="114300" distR="114300">
            <wp:extent cx="5283200" cy="2247900"/>
            <wp:effectExtent b="0" l="0" r="0" t="0"/>
            <wp:docPr descr="图形用户界面, 表格  AI 生成的内容可能不正确。" id="69" name="image78.jpg"/>
            <a:graphic>
              <a:graphicData uri="http://schemas.openxmlformats.org/drawingml/2006/picture">
                <pic:pic>
                  <pic:nvPicPr>
                    <pic:cNvPr descr="图形用户界面, 表格  AI 生成的内容可能不正确。" id="0" name="image78.jpg"/>
                    <pic:cNvPicPr preferRelativeResize="0"/>
                  </pic:nvPicPr>
                  <pic:blipFill>
                    <a:blip r:embed="rId75"/>
                    <a:srcRect b="0" l="0" r="0" t="0"/>
                    <a:stretch>
                      <a:fillRect/>
                    </a:stretch>
                  </pic:blipFill>
                  <pic:spPr>
                    <a:xfrm>
                      <a:off x="0" y="0"/>
                      <a:ext cx="5283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A94">
      <w:pPr>
        <w:spacing w:after="0" w:lineRule="auto"/>
        <w:ind w:left="960" w:hanging="360"/>
        <w:rPr>
          <w:sz w:val="21"/>
          <w:szCs w:val="21"/>
        </w:rPr>
      </w:pP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Display method: Add the number in parentheses at the bottom of the agreement documents.</w:t>
      </w:r>
    </w:p>
    <w:p w:rsidR="00000000" w:rsidDel="00000000" w:rsidP="00000000" w:rsidRDefault="00000000" w:rsidRPr="00000000" w14:paraId="00000A95">
      <w:pPr>
        <w:spacing w:after="0" w:lineRule="auto"/>
        <w:ind w:left="960" w:hanging="360"/>
        <w:rPr>
          <w:sz w:val="21"/>
          <w:szCs w:val="21"/>
        </w:rPr>
      </w:pPr>
      <w:r w:rsidDel="00000000" w:rsidR="00000000" w:rsidRPr="00000000">
        <w:rPr>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This number is required at the bottom of every page in the document list.</w:t>
      </w:r>
    </w:p>
    <w:p w:rsidR="00000000" w:rsidDel="00000000" w:rsidP="00000000" w:rsidRDefault="00000000" w:rsidRPr="00000000" w14:paraId="00000A96">
      <w:pPr>
        <w:spacing w:after="0" w:lineRule="auto"/>
        <w:ind w:left="660" w:firstLine="0"/>
        <w:jc w:val="center"/>
        <w:rPr>
          <w:sz w:val="21"/>
          <w:szCs w:val="21"/>
        </w:rPr>
      </w:pPr>
      <w:r w:rsidDel="00000000" w:rsidR="00000000" w:rsidRPr="00000000">
        <w:rPr>
          <w:sz w:val="21"/>
          <w:szCs w:val="21"/>
        </w:rPr>
        <w:drawing>
          <wp:inline distB="114300" distT="114300" distL="114300" distR="114300">
            <wp:extent cx="5283200" cy="1739900"/>
            <wp:effectExtent b="0" l="0" r="0" t="0"/>
            <wp:docPr descr="手机屏幕截图  AI 生成的内容可能不正确。" id="29" name="image36.gif"/>
            <a:graphic>
              <a:graphicData uri="http://schemas.openxmlformats.org/drawingml/2006/picture">
                <pic:pic>
                  <pic:nvPicPr>
                    <pic:cNvPr descr="手机屏幕截图  AI 生成的内容可能不正确。" id="0" name="image36.gif"/>
                    <pic:cNvPicPr preferRelativeResize="0"/>
                  </pic:nvPicPr>
                  <pic:blipFill>
                    <a:blip r:embed="rId76"/>
                    <a:srcRect b="0" l="0" r="0" t="0"/>
                    <a:stretch>
                      <a:fillRect/>
                    </a:stretch>
                  </pic:blipFill>
                  <pic:spPr>
                    <a:xfrm>
                      <a:off x="0" y="0"/>
                      <a:ext cx="5283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A97">
      <w:pPr>
        <w:spacing w:after="0" w:lineRule="auto"/>
        <w:ind w:left="660" w:firstLine="0"/>
        <w:jc w:val="center"/>
        <w:rPr/>
      </w:pPr>
      <w:r w:rsidDel="00000000" w:rsidR="00000000" w:rsidRPr="00000000">
        <w:rPr>
          <w:rtl w:val="0"/>
        </w:rPr>
        <w:t xml:space="preserve"> </w:t>
      </w:r>
    </w:p>
    <w:p w:rsidR="00000000" w:rsidDel="00000000" w:rsidP="00000000" w:rsidRDefault="00000000" w:rsidRPr="00000000" w14:paraId="00000A9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ivzxqgopn5cw" w:id="163"/>
      <w:bookmarkEnd w:id="163"/>
      <w:r w:rsidDel="00000000" w:rsidR="00000000" w:rsidRPr="00000000">
        <w:rPr>
          <w:sz w:val="22"/>
          <w:szCs w:val="22"/>
          <w:rtl w:val="0"/>
        </w:rPr>
        <w:t xml:space="preserve">13.3.</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Batch2】CRA Report</w:t>
      </w:r>
    </w:p>
    <w:p w:rsidR="00000000" w:rsidDel="00000000" w:rsidP="00000000" w:rsidRDefault="00000000" w:rsidRPr="00000000" w14:paraId="00000A99">
      <w:pPr>
        <w:spacing w:after="0" w:lineRule="auto"/>
        <w:ind w:left="1600" w:hanging="360"/>
        <w:rPr>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Follow current CRA report as baseline, </w:t>
      </w:r>
      <w:r w:rsidDel="00000000" w:rsidR="00000000" w:rsidRPr="00000000">
        <w:rPr>
          <w:sz w:val="21"/>
          <w:szCs w:val="21"/>
          <w:rtl w:val="0"/>
        </w:rPr>
        <w:t xml:space="preserve">refer to Appendix: CRA report template</w:t>
      </w:r>
    </w:p>
    <w:p w:rsidR="00000000" w:rsidDel="00000000" w:rsidP="00000000" w:rsidRDefault="00000000" w:rsidRPr="00000000" w14:paraId="00000A9A">
      <w:pPr>
        <w:spacing w:after="0" w:lineRule="auto"/>
        <w:ind w:left="1600" w:hanging="360"/>
        <w:rPr>
          <w:b w:val="1"/>
          <w:bCs w:val="1"/>
          <w:sz w:val="21"/>
          <w:szCs w:val="21"/>
        </w:rPr>
      </w:pPr>
      <w:r w:rsidDel="00000000" w:rsidR="00000000" w:rsidRPr="00000000">
        <w:rPr>
          <w:b w:val="1"/>
          <w:bCs w:val="1"/>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Special Requirement-1</w:t>
      </w:r>
    </w:p>
    <w:p w:rsidR="00000000" w:rsidDel="00000000" w:rsidP="00000000" w:rsidRDefault="00000000" w:rsidRPr="00000000" w14:paraId="00000A9B">
      <w:pPr>
        <w:spacing w:after="0" w:lineRule="auto"/>
        <w:ind w:left="19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CRA report must reflect the number of persons who approved the application.</w:t>
      </w:r>
    </w:p>
    <w:p w:rsidR="00000000" w:rsidDel="00000000" w:rsidP="00000000" w:rsidRDefault="00000000" w:rsidRPr="00000000" w14:paraId="00000A9C">
      <w:pPr>
        <w:spacing w:after="0" w:lineRule="auto"/>
        <w:ind w:left="19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Calculation Method: The count is based on the total number of individuals marked as "Approved" within the Credit approval section of the Credit Approval Authority History.</w:t>
      </w:r>
    </w:p>
    <w:p w:rsidR="00000000" w:rsidDel="00000000" w:rsidP="00000000" w:rsidRDefault="00000000" w:rsidRPr="00000000" w14:paraId="00000A9D">
      <w:pPr>
        <w:spacing w:after="0" w:lineRule="auto"/>
        <w:ind w:left="300" w:firstLine="0"/>
        <w:rPr>
          <w:sz w:val="21"/>
          <w:szCs w:val="21"/>
        </w:rPr>
      </w:pPr>
      <w:r w:rsidDel="00000000" w:rsidR="00000000" w:rsidRPr="00000000">
        <w:rPr>
          <w:sz w:val="21"/>
          <w:szCs w:val="21"/>
        </w:rPr>
        <w:drawing>
          <wp:inline distB="114300" distT="114300" distL="114300" distR="114300">
            <wp:extent cx="5283200" cy="2247900"/>
            <wp:effectExtent b="0" l="0" r="0" t="0"/>
            <wp:docPr descr="图形用户界面, 表格  AI 生成的内容可能不正确。" id="99" name="image112.jpg"/>
            <a:graphic>
              <a:graphicData uri="http://schemas.openxmlformats.org/drawingml/2006/picture">
                <pic:pic>
                  <pic:nvPicPr>
                    <pic:cNvPr descr="图形用户界面, 表格  AI 生成的内容可能不正确。" id="0" name="image112.jpg"/>
                    <pic:cNvPicPr preferRelativeResize="0"/>
                  </pic:nvPicPr>
                  <pic:blipFill>
                    <a:blip r:embed="rId77"/>
                    <a:srcRect b="0" l="0" r="0" t="0"/>
                    <a:stretch>
                      <a:fillRect/>
                    </a:stretch>
                  </pic:blipFill>
                  <pic:spPr>
                    <a:xfrm>
                      <a:off x="0" y="0"/>
                      <a:ext cx="5283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A9E">
      <w:pPr>
        <w:spacing w:after="0" w:lineRule="auto"/>
        <w:ind w:left="19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Display Method: Add the number in parentheses after the CA No.</w:t>
      </w:r>
    </w:p>
    <w:p w:rsidR="00000000" w:rsidDel="00000000" w:rsidP="00000000" w:rsidRDefault="00000000" w:rsidRPr="00000000" w14:paraId="00000A9F">
      <w:pPr>
        <w:spacing w:after="60" w:before="60" w:lineRule="auto"/>
        <w:rPr>
          <w:sz w:val="21"/>
          <w:szCs w:val="21"/>
        </w:rPr>
      </w:pPr>
      <w:r w:rsidDel="00000000" w:rsidR="00000000" w:rsidRPr="00000000">
        <w:rPr>
          <w:sz w:val="21"/>
          <w:szCs w:val="21"/>
        </w:rPr>
        <w:drawing>
          <wp:inline distB="114300" distT="114300" distL="114300" distR="114300">
            <wp:extent cx="5283200" cy="1536700"/>
            <wp:effectExtent b="0" l="0" r="0" t="0"/>
            <wp:docPr descr="图片包含 文本  AI 生成的内容可能不正确。" id="22" name="image14.jpg"/>
            <a:graphic>
              <a:graphicData uri="http://schemas.openxmlformats.org/drawingml/2006/picture">
                <pic:pic>
                  <pic:nvPicPr>
                    <pic:cNvPr descr="图片包含 文本  AI 生成的内容可能不正确。" id="0" name="image14.jpg"/>
                    <pic:cNvPicPr preferRelativeResize="0"/>
                  </pic:nvPicPr>
                  <pic:blipFill>
                    <a:blip r:embed="rId78"/>
                    <a:srcRect b="0" l="0" r="0" t="0"/>
                    <a:stretch>
                      <a:fillRect/>
                    </a:stretch>
                  </pic:blipFill>
                  <pic:spPr>
                    <a:xfrm>
                      <a:off x="0" y="0"/>
                      <a:ext cx="5283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AA0">
      <w:pPr>
        <w:spacing w:after="0" w:lineRule="auto"/>
        <w:ind w:left="1600" w:hanging="360"/>
        <w:rPr>
          <w:b w:val="1"/>
          <w:bCs w:val="1"/>
          <w:sz w:val="21"/>
          <w:szCs w:val="21"/>
        </w:rPr>
      </w:pPr>
      <w:r w:rsidDel="00000000" w:rsidR="00000000" w:rsidRPr="00000000">
        <w:rPr>
          <w:b w:val="1"/>
          <w:bCs w:val="1"/>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Special Requirement-2</w:t>
      </w:r>
    </w:p>
    <w:p w:rsidR="00000000" w:rsidDel="00000000" w:rsidP="00000000" w:rsidRDefault="00000000" w:rsidRPr="00000000" w14:paraId="00000AA1">
      <w:pPr>
        <w:spacing w:after="60" w:before="60" w:lineRule="auto"/>
        <w:ind w:left="24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E-acceptance report into CRA report</w:t>
      </w:r>
    </w:p>
    <w:p w:rsidR="00000000" w:rsidDel="00000000" w:rsidP="00000000" w:rsidRDefault="00000000" w:rsidRPr="00000000" w14:paraId="00000AA2">
      <w:pPr>
        <w:spacing w:after="60" w:before="60" w:lineRule="auto"/>
        <w:jc w:val="center"/>
        <w:rPr/>
      </w:pPr>
      <w:r w:rsidDel="00000000" w:rsidR="00000000" w:rsidRPr="00000000">
        <w:rPr/>
        <w:drawing>
          <wp:inline distB="114300" distT="114300" distL="114300" distR="114300">
            <wp:extent cx="4216400" cy="1714500"/>
            <wp:effectExtent b="0" l="0" r="0" t="0"/>
            <wp:docPr descr="表格  AI 生成的内容可能不正确。" id="32" name="image19.jpg"/>
            <a:graphic>
              <a:graphicData uri="http://schemas.openxmlformats.org/drawingml/2006/picture">
                <pic:pic>
                  <pic:nvPicPr>
                    <pic:cNvPr descr="表格  AI 生成的内容可能不正确。" id="0" name="image19.jpg"/>
                    <pic:cNvPicPr preferRelativeResize="0"/>
                  </pic:nvPicPr>
                  <pic:blipFill>
                    <a:blip r:embed="rId79"/>
                    <a:srcRect b="0" l="0" r="0" t="0"/>
                    <a:stretch>
                      <a:fillRect/>
                    </a:stretch>
                  </pic:blipFill>
                  <pic:spPr>
                    <a:xfrm>
                      <a:off x="0" y="0"/>
                      <a:ext cx="4216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A3">
      <w:pPr>
        <w:spacing w:after="60" w:before="60" w:lineRule="auto"/>
        <w:ind w:left="24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AP indicator, refund deposit indicator, LOU renewal indicator, 1st Signing date for E-Acceptance application, Company Old ID</w:t>
      </w:r>
    </w:p>
    <w:p w:rsidR="00000000" w:rsidDel="00000000" w:rsidP="00000000" w:rsidRDefault="00000000" w:rsidRPr="00000000" w14:paraId="00000AA4">
      <w:pPr>
        <w:spacing w:after="0" w:lineRule="auto"/>
        <w:ind w:left="840" w:firstLine="420"/>
        <w:rPr>
          <w:sz w:val="21"/>
          <w:szCs w:val="21"/>
        </w:rPr>
      </w:pPr>
      <w:r w:rsidDel="00000000" w:rsidR="00000000" w:rsidRPr="00000000">
        <w:rPr>
          <w:sz w:val="21"/>
          <w:szCs w:val="21"/>
          <w:rtl w:val="0"/>
        </w:rPr>
        <w:t xml:space="preserve"> </w:t>
      </w:r>
    </w:p>
    <w:p w:rsidR="00000000" w:rsidDel="00000000" w:rsidP="00000000" w:rsidRDefault="00000000" w:rsidRPr="00000000" w14:paraId="00000AA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ucey7x6pf5tc" w:id="164"/>
      <w:bookmarkEnd w:id="164"/>
      <w:r w:rsidDel="00000000" w:rsidR="00000000" w:rsidRPr="00000000">
        <w:br w:type="page"/>
      </w:r>
      <w:r w:rsidDel="00000000" w:rsidR="00000000" w:rsidRPr="00000000">
        <w:rPr>
          <w:rtl w:val="0"/>
        </w:rPr>
      </w:r>
    </w:p>
    <w:p w:rsidR="00000000" w:rsidDel="00000000" w:rsidP="00000000" w:rsidRDefault="00000000" w:rsidRPr="00000000" w14:paraId="00000AA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1vnee173kdl9" w:id="165"/>
      <w:bookmarkEnd w:id="165"/>
      <w:r w:rsidDel="00000000" w:rsidR="00000000" w:rsidRPr="00000000">
        <w:rPr>
          <w:rtl w:val="0"/>
        </w:rPr>
        <w:t xml:space="preserve">14.</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【Same as Batch2】User Role and Access Control</w:t>
      </w:r>
    </w:p>
    <w:p w:rsidR="00000000" w:rsidDel="00000000" w:rsidP="00000000" w:rsidRDefault="00000000" w:rsidRPr="00000000" w14:paraId="00000AA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1dndakeo8m2" w:id="166"/>
      <w:bookmarkEnd w:id="166"/>
      <w:r w:rsidDel="00000000" w:rsidR="00000000" w:rsidRPr="00000000">
        <w:rPr>
          <w:sz w:val="22"/>
          <w:szCs w:val="22"/>
          <w:rtl w:val="0"/>
        </w:rPr>
        <w:t xml:space="preserve">14.1.</w:t>
      </w:r>
      <w:r w:rsidDel="00000000" w:rsidR="00000000" w:rsidRPr="00000000">
        <w:rPr>
          <w:sz w:val="22"/>
          <w:szCs w:val="22"/>
          <w:rtl w:val="0"/>
        </w:rPr>
        <w:t xml:space="preserve">          </w:t>
      </w:r>
      <w:r w:rsidDel="00000000" w:rsidR="00000000" w:rsidRPr="00000000">
        <w:rPr>
          <w:sz w:val="22"/>
          <w:szCs w:val="22"/>
          <w:rtl w:val="0"/>
        </w:rPr>
        <w:t xml:space="preserve">User Role and Access Control Management</w:t>
      </w:r>
    </w:p>
    <w:p w:rsidR="00000000" w:rsidDel="00000000" w:rsidP="00000000" w:rsidRDefault="00000000" w:rsidRPr="00000000" w14:paraId="00000AA8">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 </w:t>
      </w:r>
      <w:r w:rsidDel="00000000" w:rsidR="00000000" w:rsidRPr="00000000">
        <w:rPr>
          <w:b w:val="1"/>
          <w:bCs w:val="1"/>
          <w:sz w:val="21"/>
          <w:szCs w:val="21"/>
          <w:rtl w:val="0"/>
        </w:rPr>
        <w:t xml:space="preserve">I WANT </w:t>
      </w:r>
      <w:r w:rsidDel="00000000" w:rsidR="00000000" w:rsidRPr="00000000">
        <w:rPr>
          <w:sz w:val="21"/>
          <w:szCs w:val="21"/>
          <w:rtl w:val="0"/>
        </w:rPr>
        <w:t xml:space="preserve">the system supports assigning one or multiple roles to a user and granting corresponding permissions for each role, </w:t>
      </w:r>
      <w:r w:rsidDel="00000000" w:rsidR="00000000" w:rsidRPr="00000000">
        <w:rPr>
          <w:b w:val="1"/>
          <w:bCs w:val="1"/>
          <w:sz w:val="21"/>
          <w:szCs w:val="21"/>
          <w:rtl w:val="0"/>
        </w:rPr>
        <w:t xml:space="preserve">IN ORDER TO </w:t>
      </w:r>
      <w:r w:rsidDel="00000000" w:rsidR="00000000" w:rsidRPr="00000000">
        <w:rPr>
          <w:sz w:val="21"/>
          <w:szCs w:val="21"/>
          <w:rtl w:val="0"/>
        </w:rPr>
        <w:t xml:space="preserve">manage operation permissions reasonably and accurately.</w:t>
      </w:r>
    </w:p>
    <w:p w:rsidR="00000000" w:rsidDel="00000000" w:rsidP="00000000" w:rsidRDefault="00000000" w:rsidRPr="00000000" w14:paraId="00000AA9">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Fundamental Functions</w:t>
      </w:r>
    </w:p>
    <w:p w:rsidR="00000000" w:rsidDel="00000000" w:rsidP="00000000" w:rsidRDefault="00000000" w:rsidRPr="00000000" w14:paraId="00000AAA">
      <w:pPr>
        <w:spacing w:after="0" w:lineRule="auto"/>
        <w:ind w:left="1240" w:firstLine="0"/>
        <w:rPr>
          <w:sz w:val="21"/>
          <w:szCs w:val="21"/>
        </w:rPr>
      </w:pPr>
      <w:r w:rsidDel="00000000" w:rsidR="00000000" w:rsidRPr="00000000">
        <w:rPr>
          <w:sz w:val="21"/>
          <w:szCs w:val="21"/>
          <w:rtl w:val="0"/>
        </w:rPr>
        <w:t xml:space="preserve">These functions can be carried out separately without any influence to any applications.</w:t>
      </w:r>
    </w:p>
    <w:tbl>
      <w:tblPr>
        <w:tblStyle w:val="Table2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3.75"/>
        <w:gridCol w:w="1203.75"/>
        <w:gridCol w:w="1203.75"/>
        <w:gridCol w:w="1203.75"/>
        <w:gridCol w:w="1203.75"/>
        <w:gridCol w:w="1203.75"/>
        <w:gridCol w:w="1203.75"/>
        <w:gridCol w:w="1203.75"/>
        <w:tblGridChange w:id="0">
          <w:tblGrid>
            <w:gridCol w:w="1203.75"/>
            <w:gridCol w:w="1203.75"/>
            <w:gridCol w:w="1203.75"/>
            <w:gridCol w:w="1203.75"/>
            <w:gridCol w:w="1203.75"/>
            <w:gridCol w:w="1203.75"/>
            <w:gridCol w:w="1203.75"/>
            <w:gridCol w:w="1203.75"/>
          </w:tblGrid>
        </w:tblGridChange>
      </w:tblGrid>
      <w:tr>
        <w:trPr>
          <w:cantSplit w:val="0"/>
          <w:trHeight w:val="495"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AAB">
            <w:pPr>
              <w:spacing w:after="0" w:lineRule="auto"/>
              <w:ind w:left="0" w:right="-2.125984251968447" w:firstLine="0"/>
              <w:rPr>
                <w:b w:val="1"/>
                <w:bCs w:val="1"/>
                <w:sz w:val="18"/>
                <w:szCs w:val="18"/>
              </w:rPr>
            </w:pPr>
            <w:r w:rsidDel="00000000" w:rsidR="00000000" w:rsidRPr="00000000">
              <w:rPr>
                <w:b w:val="1"/>
                <w:bCs w:val="1"/>
                <w:sz w:val="18"/>
                <w:szCs w:val="18"/>
                <w:rtl w:val="0"/>
              </w:rPr>
              <w:t xml:space="preserve">Role &amp; Action</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AAC">
            <w:pPr>
              <w:spacing w:after="0" w:lineRule="auto"/>
              <w:ind w:left="0" w:right="-2.125984251968447" w:firstLine="0"/>
              <w:rPr>
                <w:b w:val="1"/>
                <w:bCs w:val="1"/>
                <w:sz w:val="18"/>
                <w:szCs w:val="18"/>
              </w:rPr>
            </w:pPr>
            <w:r w:rsidDel="00000000" w:rsidR="00000000" w:rsidRPr="00000000">
              <w:rPr>
                <w:b w:val="1"/>
                <w:bCs w:val="1"/>
                <w:sz w:val="18"/>
                <w:szCs w:val="18"/>
                <w:rtl w:val="0"/>
              </w:rPr>
              <w:t xml:space="preserve">Queue Inquiry</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AAD">
            <w:pPr>
              <w:spacing w:after="0" w:lineRule="auto"/>
              <w:ind w:left="0" w:right="-2.125984251968447" w:firstLine="0"/>
              <w:rPr>
                <w:b w:val="1"/>
                <w:bCs w:val="1"/>
                <w:sz w:val="18"/>
                <w:szCs w:val="18"/>
              </w:rPr>
            </w:pPr>
            <w:r w:rsidDel="00000000" w:rsidR="00000000" w:rsidRPr="00000000">
              <w:rPr>
                <w:b w:val="1"/>
                <w:bCs w:val="1"/>
                <w:sz w:val="18"/>
                <w:szCs w:val="18"/>
                <w:rtl w:val="0"/>
              </w:rPr>
              <w:t xml:space="preserve">Trigger Lodgment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AAE">
            <w:pPr>
              <w:spacing w:after="0" w:lineRule="auto"/>
              <w:ind w:left="0" w:right="-2.125984251968447" w:firstLine="0"/>
              <w:rPr>
                <w:b w:val="1"/>
                <w:bCs w:val="1"/>
                <w:sz w:val="18"/>
                <w:szCs w:val="18"/>
              </w:rPr>
            </w:pPr>
            <w:r w:rsidDel="00000000" w:rsidR="00000000" w:rsidRPr="00000000">
              <w:rPr>
                <w:b w:val="1"/>
                <w:bCs w:val="1"/>
                <w:sz w:val="18"/>
                <w:szCs w:val="18"/>
                <w:rtl w:val="0"/>
              </w:rPr>
              <w:t xml:space="preserve">Download LHDN File</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AAF">
            <w:pPr>
              <w:spacing w:after="0" w:lineRule="auto"/>
              <w:ind w:left="0" w:right="-2.125984251968447" w:firstLine="0"/>
              <w:rPr>
                <w:b w:val="1"/>
                <w:bCs w:val="1"/>
                <w:sz w:val="18"/>
                <w:szCs w:val="18"/>
              </w:rPr>
            </w:pPr>
            <w:r w:rsidDel="00000000" w:rsidR="00000000" w:rsidRPr="00000000">
              <w:rPr>
                <w:b w:val="1"/>
                <w:bCs w:val="1"/>
                <w:sz w:val="18"/>
                <w:szCs w:val="18"/>
                <w:rtl w:val="0"/>
              </w:rPr>
              <w:t xml:space="preserve">FIS request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AB0">
            <w:pPr>
              <w:spacing w:after="0" w:lineRule="auto"/>
              <w:ind w:left="0" w:right="-2.125984251968447" w:firstLine="0"/>
              <w:rPr>
                <w:b w:val="1"/>
                <w:bCs w:val="1"/>
                <w:sz w:val="18"/>
                <w:szCs w:val="18"/>
              </w:rPr>
            </w:pPr>
            <w:r w:rsidDel="00000000" w:rsidR="00000000" w:rsidRPr="00000000">
              <w:rPr>
                <w:b w:val="1"/>
                <w:bCs w:val="1"/>
                <w:sz w:val="18"/>
                <w:szCs w:val="18"/>
                <w:rtl w:val="0"/>
              </w:rPr>
              <w:t xml:space="preserve">User status adjustment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AB1">
            <w:pPr>
              <w:spacing w:after="0" w:lineRule="auto"/>
              <w:ind w:left="0" w:right="-2.125984251968447" w:firstLine="0"/>
              <w:rPr>
                <w:b w:val="1"/>
                <w:bCs w:val="1"/>
                <w:sz w:val="18"/>
                <w:szCs w:val="18"/>
              </w:rPr>
            </w:pPr>
            <w:r w:rsidDel="00000000" w:rsidR="00000000" w:rsidRPr="00000000">
              <w:rPr>
                <w:b w:val="1"/>
                <w:bCs w:val="1"/>
                <w:sz w:val="18"/>
                <w:szCs w:val="18"/>
                <w:rtl w:val="0"/>
              </w:rPr>
              <w:t xml:space="preserve">User Weightage Adjustment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AB2">
            <w:pPr>
              <w:spacing w:after="0" w:lineRule="auto"/>
              <w:ind w:left="0" w:right="-2.125984251968447" w:firstLine="0"/>
              <w:rPr>
                <w:b w:val="1"/>
                <w:bCs w:val="1"/>
                <w:sz w:val="18"/>
                <w:szCs w:val="18"/>
              </w:rPr>
            </w:pPr>
            <w:r w:rsidDel="00000000" w:rsidR="00000000" w:rsidRPr="00000000">
              <w:rPr>
                <w:b w:val="1"/>
                <w:bCs w:val="1"/>
                <w:sz w:val="18"/>
                <w:szCs w:val="18"/>
                <w:rtl w:val="0"/>
              </w:rPr>
              <w:t xml:space="preserve">Authorization Limit Adjustment</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3">
            <w:pPr>
              <w:spacing w:after="0" w:lineRule="auto"/>
              <w:ind w:left="-85.03937007874" w:firstLine="0"/>
              <w:rPr>
                <w:sz w:val="18"/>
                <w:szCs w:val="18"/>
              </w:rPr>
            </w:pPr>
            <w:r w:rsidDel="00000000" w:rsidR="00000000" w:rsidRPr="00000000">
              <w:rPr>
                <w:sz w:val="18"/>
                <w:szCs w:val="18"/>
                <w:rtl w:val="0"/>
              </w:rPr>
              <w:t xml:space="preserve">checker/Maintenance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4">
            <w:pPr>
              <w:spacing w:after="0" w:lineRule="auto"/>
              <w:ind w:left="-85.03937007874"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5">
            <w:pPr>
              <w:spacing w:after="0" w:lineRule="auto"/>
              <w:ind w:left="-85.03937007874"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6">
            <w:pPr>
              <w:spacing w:after="0" w:lineRule="auto"/>
              <w:ind w:left="-85.03937007874"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7">
            <w:pPr>
              <w:spacing w:after="0" w:lineRule="auto"/>
              <w:ind w:left="-85.03937007874"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8">
            <w:pPr>
              <w:spacing w:after="0" w:lineRule="auto"/>
              <w:ind w:left="-85.03937007874"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9">
            <w:pPr>
              <w:spacing w:after="0" w:lineRule="auto"/>
              <w:ind w:left="-85.03937007874"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A">
            <w:pPr>
              <w:spacing w:after="0" w:lineRule="auto"/>
              <w:ind w:left="-85.03937007874"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B">
            <w:pPr>
              <w:spacing w:after="0" w:lineRule="auto"/>
              <w:ind w:left="0" w:right="-2.125984251968447" w:firstLine="0"/>
              <w:rPr>
                <w:sz w:val="18"/>
                <w:szCs w:val="18"/>
              </w:rPr>
            </w:pPr>
            <w:r w:rsidDel="00000000" w:rsidR="00000000" w:rsidRPr="00000000">
              <w:rPr>
                <w:sz w:val="18"/>
                <w:szCs w:val="18"/>
                <w:rtl w:val="0"/>
              </w:rPr>
              <w:t xml:space="preserve">Authorizer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C">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D">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E">
            <w:pPr>
              <w:spacing w:after="0" w:lineRule="auto"/>
              <w:ind w:left="0" w:right="-2.125984251968447"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F">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0">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1">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2">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3">
            <w:pPr>
              <w:spacing w:after="0" w:lineRule="auto"/>
              <w:ind w:left="0" w:right="-2.125984251968447" w:firstLine="0"/>
              <w:rPr>
                <w:sz w:val="18"/>
                <w:szCs w:val="18"/>
              </w:rPr>
            </w:pPr>
            <w:r w:rsidDel="00000000" w:rsidR="00000000" w:rsidRPr="00000000">
              <w:rPr>
                <w:sz w:val="18"/>
                <w:szCs w:val="18"/>
                <w:rtl w:val="0"/>
              </w:rPr>
              <w:t xml:space="preserve">Defect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4">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5">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spacing w:after="0" w:lineRule="auto"/>
              <w:ind w:left="0" w:right="-2.125984251968447" w:firstLine="0"/>
              <w:jc w:val="center"/>
              <w:rPr>
                <w:b w:val="1"/>
                <w:bCs w:val="1"/>
                <w:color w:val="ff0000"/>
                <w:sz w:val="18"/>
                <w:szCs w:val="18"/>
              </w:rPr>
            </w:pPr>
            <w:r w:rsidDel="00000000" w:rsidR="00000000" w:rsidRPr="00000000">
              <w:rPr>
                <w:b w:val="1"/>
                <w:bCs w:val="1"/>
                <w:color w:val="ff0000"/>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7">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8">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9">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A">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B">
            <w:pPr>
              <w:spacing w:after="0" w:lineRule="auto"/>
              <w:ind w:left="0" w:right="-2.125984251968447" w:firstLine="0"/>
              <w:rPr>
                <w:sz w:val="18"/>
                <w:szCs w:val="18"/>
              </w:rPr>
            </w:pPr>
            <w:r w:rsidDel="00000000" w:rsidR="00000000" w:rsidRPr="00000000">
              <w:rPr>
                <w:sz w:val="18"/>
                <w:szCs w:val="18"/>
                <w:rtl w:val="0"/>
              </w:rPr>
              <w:t xml:space="preserve">Post Maintenance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C">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D">
            <w:pPr>
              <w:spacing w:after="0" w:lineRule="auto"/>
              <w:ind w:left="0" w:right="-2.125984251968447" w:firstLine="0"/>
              <w:jc w:val="center"/>
              <w:rPr>
                <w:b w:val="1"/>
                <w:bCs w:val="1"/>
                <w:color w:val="ff0000"/>
                <w:sz w:val="18"/>
                <w:szCs w:val="18"/>
              </w:rPr>
            </w:pPr>
            <w:r w:rsidDel="00000000" w:rsidR="00000000" w:rsidRPr="00000000">
              <w:rPr>
                <w:b w:val="1"/>
                <w:bCs w:val="1"/>
                <w:color w:val="ff0000"/>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0" w:lineRule="auto"/>
              <w:ind w:left="0" w:right="-2.125984251968447"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F">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0">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1">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3">
            <w:pPr>
              <w:spacing w:after="0" w:lineRule="auto"/>
              <w:ind w:left="0" w:right="-2.125984251968447" w:firstLine="0"/>
              <w:rPr>
                <w:sz w:val="18"/>
                <w:szCs w:val="18"/>
              </w:rPr>
            </w:pPr>
            <w:r w:rsidDel="00000000" w:rsidR="00000000" w:rsidRPr="00000000">
              <w:rPr>
                <w:sz w:val="18"/>
                <w:szCs w:val="18"/>
                <w:rtl w:val="0"/>
              </w:rPr>
              <w:t xml:space="preserve">Post Authorizer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4">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5">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0" w:lineRule="auto"/>
              <w:ind w:left="0" w:right="-2.125984251968447"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7">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8">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9">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8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B">
            <w:pPr>
              <w:spacing w:after="0" w:lineRule="auto"/>
              <w:ind w:left="0" w:right="-2.125984251968447" w:firstLine="0"/>
              <w:rPr>
                <w:sz w:val="18"/>
                <w:szCs w:val="18"/>
              </w:rPr>
            </w:pPr>
            <w:r w:rsidDel="00000000" w:rsidR="00000000" w:rsidRPr="00000000">
              <w:rPr>
                <w:sz w:val="18"/>
                <w:szCs w:val="18"/>
                <w:rtl w:val="0"/>
              </w:rPr>
              <w:t xml:space="preserve">Cabinet Controller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C">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D">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E">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F">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0">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1">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2">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8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3">
            <w:pPr>
              <w:spacing w:after="0" w:lineRule="auto"/>
              <w:ind w:left="0" w:right="-2.125984251968447" w:firstLine="0"/>
              <w:rPr>
                <w:sz w:val="18"/>
                <w:szCs w:val="18"/>
              </w:rPr>
            </w:pPr>
            <w:r w:rsidDel="00000000" w:rsidR="00000000" w:rsidRPr="00000000">
              <w:rPr>
                <w:sz w:val="18"/>
                <w:szCs w:val="18"/>
                <w:rtl w:val="0"/>
              </w:rPr>
              <w:t xml:space="preserve">Exception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4">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5">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6">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7">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8">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9">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A">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B">
            <w:pPr>
              <w:spacing w:after="0" w:lineRule="auto"/>
              <w:ind w:left="0" w:right="-2.125984251968447" w:firstLine="0"/>
              <w:rPr>
                <w:sz w:val="18"/>
                <w:szCs w:val="18"/>
              </w:rPr>
            </w:pPr>
            <w:r w:rsidDel="00000000" w:rsidR="00000000" w:rsidRPr="00000000">
              <w:rPr>
                <w:sz w:val="18"/>
                <w:szCs w:val="18"/>
                <w:rtl w:val="0"/>
              </w:rPr>
              <w:t xml:space="preserve">e-hakmilik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C">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D">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E">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F">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0">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2">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3">
            <w:pPr>
              <w:spacing w:after="0" w:lineRule="auto"/>
              <w:ind w:left="0" w:right="-2.125984251968447" w:firstLine="0"/>
              <w:rPr>
                <w:sz w:val="18"/>
                <w:szCs w:val="18"/>
              </w:rPr>
            </w:pPr>
            <w:r w:rsidDel="00000000" w:rsidR="00000000" w:rsidRPr="00000000">
              <w:rPr>
                <w:sz w:val="18"/>
                <w:szCs w:val="18"/>
                <w:rtl w:val="0"/>
              </w:rPr>
              <w:t xml:space="preserve">CRA inquiry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4">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5">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7">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8">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9">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A">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8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B">
            <w:pPr>
              <w:spacing w:after="0" w:lineRule="auto"/>
              <w:ind w:left="0" w:right="-2.125984251968447" w:firstLine="0"/>
              <w:rPr>
                <w:sz w:val="18"/>
                <w:szCs w:val="18"/>
              </w:rPr>
            </w:pPr>
            <w:r w:rsidDel="00000000" w:rsidR="00000000" w:rsidRPr="00000000">
              <w:rPr>
                <w:sz w:val="18"/>
                <w:szCs w:val="18"/>
                <w:rtl w:val="0"/>
              </w:rPr>
              <w:t xml:space="preserve">Manager Group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C">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D">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E">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F">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0">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1">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2">
            <w:pPr>
              <w:spacing w:after="0" w:lineRule="auto"/>
              <w:ind w:left="0" w:right="-2.125984251968447" w:firstLine="0"/>
              <w:jc w:val="center"/>
              <w:rPr>
                <w:b w:val="1"/>
                <w:bCs w:val="1"/>
                <w:sz w:val="18"/>
                <w:szCs w:val="18"/>
              </w:rPr>
            </w:pPr>
            <w:r w:rsidDel="00000000" w:rsidR="00000000" w:rsidRPr="00000000">
              <w:rPr>
                <w:b w:val="1"/>
                <w:bCs w:val="1"/>
                <w:sz w:val="18"/>
                <w:szCs w:val="18"/>
                <w:rtl w:val="0"/>
              </w:rPr>
              <w:t xml:space="preserve"> </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3">
            <w:pPr>
              <w:spacing w:after="0" w:lineRule="auto"/>
              <w:ind w:left="0" w:right="-2.125984251968447" w:firstLine="0"/>
              <w:rPr>
                <w:sz w:val="18"/>
                <w:szCs w:val="18"/>
              </w:rPr>
            </w:pPr>
            <w:r w:rsidDel="00000000" w:rsidR="00000000" w:rsidRPr="00000000">
              <w:rPr>
                <w:sz w:val="18"/>
                <w:szCs w:val="18"/>
                <w:rtl w:val="0"/>
              </w:rPr>
              <w:t xml:space="preserve">System Admin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4">
            <w:pPr>
              <w:spacing w:after="0" w:lineRule="auto"/>
              <w:ind w:left="0" w:right="-2.125984251968447"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5">
            <w:pPr>
              <w:spacing w:after="0" w:lineRule="auto"/>
              <w:ind w:left="0" w:right="-2.125984251968447"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6">
            <w:pPr>
              <w:spacing w:after="0" w:lineRule="auto"/>
              <w:ind w:left="0" w:right="-2.125984251968447" w:firstLine="0"/>
              <w:jc w:val="center"/>
              <w:rPr>
                <w:color w:val="2f75b5"/>
                <w:sz w:val="18"/>
                <w:szCs w:val="18"/>
              </w:rPr>
            </w:pPr>
            <w:r w:rsidDel="00000000" w:rsidR="00000000" w:rsidRPr="00000000">
              <w:rPr>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7">
            <w:pPr>
              <w:spacing w:after="0" w:lineRule="auto"/>
              <w:ind w:left="0" w:right="-2.125984251968447" w:firstLine="0"/>
              <w:jc w:val="center"/>
              <w:rPr>
                <w:color w:val="2f75b5"/>
                <w:sz w:val="18"/>
                <w:szCs w:val="18"/>
              </w:rPr>
            </w:pPr>
            <w:r w:rsidDel="00000000" w:rsidR="00000000" w:rsidRPr="00000000">
              <w:rPr>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8">
            <w:pPr>
              <w:spacing w:after="0" w:lineRule="auto"/>
              <w:ind w:left="0" w:right="-2.125984251968447" w:firstLine="0"/>
              <w:jc w:val="center"/>
              <w:rPr>
                <w:color w:val="2f75b5"/>
                <w:sz w:val="18"/>
                <w:szCs w:val="18"/>
              </w:rPr>
            </w:pPr>
            <w:r w:rsidDel="00000000" w:rsidR="00000000" w:rsidRPr="00000000">
              <w:rPr>
                <w:color w:val="2f75b5"/>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9">
            <w:pPr>
              <w:spacing w:after="0" w:lineRule="auto"/>
              <w:ind w:left="0" w:right="-2.125984251968447" w:firstLine="0"/>
              <w:jc w:val="center"/>
              <w:rPr>
                <w:color w:val="2f75b5"/>
                <w:sz w:val="18"/>
                <w:szCs w:val="18"/>
              </w:rPr>
            </w:pPr>
            <w:r w:rsidDel="00000000" w:rsidR="00000000" w:rsidRPr="00000000">
              <w:rPr>
                <w:color w:val="2f75b5"/>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A">
            <w:pPr>
              <w:spacing w:after="0" w:lineRule="auto"/>
              <w:ind w:left="0" w:right="-2.125984251968447" w:firstLine="0"/>
              <w:jc w:val="center"/>
              <w:rPr>
                <w:b w:val="1"/>
                <w:bCs w:val="1"/>
                <w:color w:val="2f75b5"/>
                <w:sz w:val="18"/>
                <w:szCs w:val="18"/>
              </w:rPr>
            </w:pPr>
            <w:r w:rsidDel="00000000" w:rsidR="00000000" w:rsidRPr="00000000">
              <w:rPr>
                <w:b w:val="1"/>
                <w:bCs w:val="1"/>
                <w:color w:val="2f75b5"/>
                <w:sz w:val="18"/>
                <w:szCs w:val="18"/>
                <w:rtl w:val="0"/>
              </w:rPr>
              <w:t xml:space="preserve">Y</w:t>
            </w:r>
          </w:p>
        </w:tc>
      </w:tr>
    </w:tbl>
    <w:p w:rsidR="00000000" w:rsidDel="00000000" w:rsidP="00000000" w:rsidRDefault="00000000" w:rsidRPr="00000000" w14:paraId="00000B0B">
      <w:pPr>
        <w:spacing w:after="0" w:lineRule="auto"/>
        <w:ind w:left="1240" w:firstLine="0"/>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B0C">
      <w:pPr>
        <w:spacing w:after="0" w:lineRule="auto"/>
        <w:ind w:left="1600" w:hanging="360"/>
        <w:rPr>
          <w:b w:val="1"/>
          <w:bCs w:val="1"/>
          <w:sz w:val="21"/>
          <w:szCs w:val="21"/>
        </w:rPr>
      </w:pPr>
      <w:r w:rsidDel="00000000" w:rsidR="00000000" w:rsidRPr="00000000">
        <w:rPr>
          <w:b w:val="1"/>
          <w:bCs w:val="1"/>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Application Process Functions</w:t>
      </w:r>
    </w:p>
    <w:p w:rsidR="00000000" w:rsidDel="00000000" w:rsidP="00000000" w:rsidRDefault="00000000" w:rsidRPr="00000000" w14:paraId="00000B0D">
      <w:pPr>
        <w:spacing w:after="0" w:lineRule="auto"/>
        <w:ind w:left="880" w:firstLine="0"/>
        <w:rPr>
          <w:sz w:val="21"/>
          <w:szCs w:val="21"/>
        </w:rPr>
      </w:pPr>
      <w:r w:rsidDel="00000000" w:rsidR="00000000" w:rsidRPr="00000000">
        <w:rPr>
          <w:sz w:val="21"/>
          <w:szCs w:val="21"/>
          <w:rtl w:val="0"/>
        </w:rPr>
        <w:t xml:space="preserve">These functions are carried out while user processes application and mainly related to  application content.</w:t>
      </w:r>
    </w:p>
    <w:tbl>
      <w:tblPr>
        <w:tblStyle w:val="Table27"/>
        <w:tblW w:w="10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645"/>
        <w:gridCol w:w="750"/>
        <w:gridCol w:w="645"/>
        <w:gridCol w:w="600"/>
        <w:gridCol w:w="885"/>
        <w:gridCol w:w="885"/>
        <w:gridCol w:w="630"/>
        <w:gridCol w:w="855"/>
        <w:gridCol w:w="1005"/>
        <w:gridCol w:w="885"/>
        <w:gridCol w:w="1020"/>
        <w:gridCol w:w="690"/>
        <w:tblGridChange w:id="0">
          <w:tblGrid>
            <w:gridCol w:w="1185"/>
            <w:gridCol w:w="645"/>
            <w:gridCol w:w="750"/>
            <w:gridCol w:w="645"/>
            <w:gridCol w:w="600"/>
            <w:gridCol w:w="885"/>
            <w:gridCol w:w="885"/>
            <w:gridCol w:w="630"/>
            <w:gridCol w:w="855"/>
            <w:gridCol w:w="1005"/>
            <w:gridCol w:w="885"/>
            <w:gridCol w:w="1020"/>
            <w:gridCol w:w="690"/>
          </w:tblGrid>
        </w:tblGridChange>
      </w:tblGrid>
      <w:tr>
        <w:trPr>
          <w:cantSplit w:val="0"/>
          <w:trHeight w:val="276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0E">
            <w:pPr>
              <w:spacing w:after="0" w:lineRule="auto"/>
              <w:ind w:left="0" w:right="-32.12598425196845" w:firstLine="0"/>
              <w:rPr>
                <w:b w:val="1"/>
                <w:bCs w:val="1"/>
                <w:sz w:val="18"/>
                <w:szCs w:val="18"/>
              </w:rPr>
            </w:pPr>
            <w:r w:rsidDel="00000000" w:rsidR="00000000" w:rsidRPr="00000000">
              <w:rPr>
                <w:b w:val="1"/>
                <w:bCs w:val="1"/>
                <w:sz w:val="18"/>
                <w:szCs w:val="18"/>
                <w:rtl w:val="0"/>
              </w:rPr>
              <w:t xml:space="preserve">Role &amp; Action</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0F">
            <w:pPr>
              <w:spacing w:after="0" w:lineRule="auto"/>
              <w:ind w:left="-51.141732283464876" w:right="-131.92913385826756" w:firstLine="0"/>
              <w:rPr>
                <w:b w:val="1"/>
                <w:bCs w:val="1"/>
                <w:sz w:val="18"/>
                <w:szCs w:val="18"/>
              </w:rPr>
            </w:pPr>
            <w:r w:rsidDel="00000000" w:rsidR="00000000" w:rsidRPr="00000000">
              <w:rPr>
                <w:b w:val="1"/>
                <w:bCs w:val="1"/>
                <w:sz w:val="18"/>
                <w:szCs w:val="18"/>
                <w:rtl w:val="0"/>
              </w:rPr>
              <w:t xml:space="preserve">Modify Field</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0">
            <w:pPr>
              <w:spacing w:after="0" w:lineRule="auto"/>
              <w:ind w:left="45.35433070866176" w:right="-168.66141732283467" w:firstLine="0"/>
              <w:rPr>
                <w:b w:val="1"/>
                <w:bCs w:val="1"/>
                <w:sz w:val="18"/>
                <w:szCs w:val="18"/>
              </w:rPr>
            </w:pPr>
            <w:r w:rsidDel="00000000" w:rsidR="00000000" w:rsidRPr="00000000">
              <w:rPr>
                <w:b w:val="1"/>
                <w:bCs w:val="1"/>
                <w:sz w:val="18"/>
                <w:szCs w:val="18"/>
                <w:rtl w:val="0"/>
              </w:rPr>
              <w:t xml:space="preserve">Tick Indicator</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1">
            <w:pPr>
              <w:spacing w:after="0" w:lineRule="auto"/>
              <w:ind w:left="0" w:right="-32.12598425196845" w:firstLine="0"/>
              <w:rPr>
                <w:b w:val="1"/>
                <w:bCs w:val="1"/>
                <w:sz w:val="18"/>
                <w:szCs w:val="18"/>
              </w:rPr>
            </w:pPr>
            <w:r w:rsidDel="00000000" w:rsidR="00000000" w:rsidRPr="00000000">
              <w:rPr>
                <w:b w:val="1"/>
                <w:bCs w:val="1"/>
                <w:sz w:val="18"/>
                <w:szCs w:val="18"/>
                <w:rtl w:val="0"/>
              </w:rPr>
              <w:t xml:space="preserve">Dealer Inquiry</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2">
            <w:pPr>
              <w:spacing w:after="0" w:lineRule="auto"/>
              <w:ind w:left="0" w:right="-32.12598425196845" w:firstLine="0"/>
              <w:rPr>
                <w:b w:val="1"/>
                <w:bCs w:val="1"/>
                <w:sz w:val="18"/>
                <w:szCs w:val="18"/>
              </w:rPr>
            </w:pPr>
            <w:r w:rsidDel="00000000" w:rsidR="00000000" w:rsidRPr="00000000">
              <w:rPr>
                <w:b w:val="1"/>
                <w:bCs w:val="1"/>
                <w:sz w:val="18"/>
                <w:szCs w:val="18"/>
                <w:rtl w:val="0"/>
              </w:rPr>
              <w:t xml:space="preserve">Memo</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3">
            <w:pPr>
              <w:spacing w:after="0" w:lineRule="auto"/>
              <w:ind w:left="0" w:right="-32.12598425196845" w:firstLine="0"/>
              <w:rPr>
                <w:b w:val="1"/>
                <w:bCs w:val="1"/>
                <w:sz w:val="18"/>
                <w:szCs w:val="18"/>
              </w:rPr>
            </w:pPr>
            <w:r w:rsidDel="00000000" w:rsidR="00000000" w:rsidRPr="00000000">
              <w:rPr>
                <w:b w:val="1"/>
                <w:bCs w:val="1"/>
                <w:sz w:val="18"/>
                <w:szCs w:val="18"/>
                <w:rtl w:val="0"/>
              </w:rPr>
              <w:t xml:space="preserve">Upload Attachment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4">
            <w:pPr>
              <w:spacing w:after="0" w:lineRule="auto"/>
              <w:ind w:left="0" w:right="-32.12598425196845" w:firstLine="0"/>
              <w:rPr>
                <w:b w:val="1"/>
                <w:bCs w:val="1"/>
                <w:sz w:val="18"/>
                <w:szCs w:val="18"/>
              </w:rPr>
            </w:pPr>
            <w:r w:rsidDel="00000000" w:rsidR="00000000" w:rsidRPr="00000000">
              <w:rPr>
                <w:b w:val="1"/>
                <w:bCs w:val="1"/>
                <w:sz w:val="18"/>
                <w:szCs w:val="18"/>
                <w:rtl w:val="0"/>
              </w:rPr>
              <w:t xml:space="preserve">Download Attachment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5">
            <w:pPr>
              <w:spacing w:after="0" w:lineRule="auto"/>
              <w:ind w:left="0" w:right="-32.12598425196845" w:firstLine="0"/>
              <w:rPr>
                <w:b w:val="1"/>
                <w:bCs w:val="1"/>
                <w:sz w:val="18"/>
                <w:szCs w:val="18"/>
              </w:rPr>
            </w:pPr>
            <w:r w:rsidDel="00000000" w:rsidR="00000000" w:rsidRPr="00000000">
              <w:rPr>
                <w:b w:val="1"/>
                <w:bCs w:val="1"/>
                <w:sz w:val="18"/>
                <w:szCs w:val="18"/>
                <w:rtl w:val="0"/>
              </w:rPr>
              <w:t xml:space="preserve">Delete Attachment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6">
            <w:pPr>
              <w:spacing w:after="0" w:lineRule="auto"/>
              <w:ind w:left="0" w:right="-32.12598425196845" w:firstLine="0"/>
              <w:rPr>
                <w:b w:val="1"/>
                <w:bCs w:val="1"/>
                <w:sz w:val="18"/>
                <w:szCs w:val="18"/>
              </w:rPr>
            </w:pPr>
            <w:r w:rsidDel="00000000" w:rsidR="00000000" w:rsidRPr="00000000">
              <w:rPr>
                <w:b w:val="1"/>
                <w:bCs w:val="1"/>
                <w:sz w:val="18"/>
                <w:szCs w:val="18"/>
                <w:rtl w:val="0"/>
              </w:rPr>
              <w:t xml:space="preserve">CRA report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7">
            <w:pPr>
              <w:spacing w:after="0" w:lineRule="auto"/>
              <w:ind w:left="0" w:right="-32.12598425196845" w:firstLine="0"/>
              <w:rPr>
                <w:b w:val="1"/>
                <w:bCs w:val="1"/>
                <w:sz w:val="18"/>
                <w:szCs w:val="18"/>
              </w:rPr>
            </w:pPr>
            <w:r w:rsidDel="00000000" w:rsidR="00000000" w:rsidRPr="00000000">
              <w:rPr>
                <w:b w:val="1"/>
                <w:bCs w:val="1"/>
                <w:sz w:val="18"/>
                <w:szCs w:val="18"/>
                <w:rtl w:val="0"/>
              </w:rPr>
              <w:t xml:space="preserve">Credit Memorandum</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8">
            <w:pPr>
              <w:spacing w:after="0" w:lineRule="auto"/>
              <w:ind w:left="0" w:right="-32.12598425196845" w:firstLine="0"/>
              <w:rPr>
                <w:b w:val="1"/>
                <w:bCs w:val="1"/>
                <w:sz w:val="18"/>
                <w:szCs w:val="18"/>
              </w:rPr>
            </w:pPr>
            <w:r w:rsidDel="00000000" w:rsidR="00000000" w:rsidRPr="00000000">
              <w:rPr>
                <w:b w:val="1"/>
                <w:bCs w:val="1"/>
                <w:sz w:val="18"/>
                <w:szCs w:val="18"/>
                <w:rtl w:val="0"/>
              </w:rPr>
              <w:t xml:space="preserve">E-acceptance report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9">
            <w:pPr>
              <w:spacing w:after="0" w:lineRule="auto"/>
              <w:ind w:left="0" w:right="-32.12598425196845" w:firstLine="0"/>
              <w:rPr>
                <w:b w:val="1"/>
                <w:bCs w:val="1"/>
                <w:sz w:val="18"/>
                <w:szCs w:val="18"/>
              </w:rPr>
            </w:pPr>
            <w:r w:rsidDel="00000000" w:rsidR="00000000" w:rsidRPr="00000000">
              <w:rPr>
                <w:b w:val="1"/>
                <w:bCs w:val="1"/>
                <w:sz w:val="18"/>
                <w:szCs w:val="18"/>
                <w:rtl w:val="0"/>
              </w:rPr>
              <w:t xml:space="preserve">Disbursement Slip</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1A">
            <w:pPr>
              <w:spacing w:after="0" w:lineRule="auto"/>
              <w:ind w:left="0" w:right="-32.12598425196845" w:firstLine="0"/>
              <w:rPr>
                <w:b w:val="1"/>
                <w:bCs w:val="1"/>
                <w:sz w:val="18"/>
                <w:szCs w:val="18"/>
              </w:rPr>
            </w:pPr>
            <w:r w:rsidDel="00000000" w:rsidR="00000000" w:rsidRPr="00000000">
              <w:rPr>
                <w:b w:val="1"/>
                <w:bCs w:val="1"/>
                <w:sz w:val="18"/>
                <w:szCs w:val="18"/>
                <w:rtl w:val="0"/>
              </w:rPr>
              <w:t xml:space="preserve">Reason code</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B">
            <w:pPr>
              <w:spacing w:after="0" w:lineRule="auto"/>
              <w:ind w:left="0" w:right="-32.12598425196845" w:firstLine="0"/>
              <w:rPr>
                <w:sz w:val="18"/>
                <w:szCs w:val="18"/>
              </w:rPr>
            </w:pPr>
            <w:r w:rsidDel="00000000" w:rsidR="00000000" w:rsidRPr="00000000">
              <w:rPr>
                <w:sz w:val="18"/>
                <w:szCs w:val="18"/>
                <w:rtl w:val="0"/>
              </w:rPr>
              <w:t xml:space="preserve">checker/Maintenance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C">
            <w:pPr>
              <w:spacing w:after="0" w:lineRule="auto"/>
              <w:ind w:left="0" w:right="-32.12598425196845"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0" w:lineRule="auto"/>
              <w:ind w:left="0" w:right="-32.12598425196845"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after="0" w:lineRule="auto"/>
              <w:ind w:left="0" w:right="-32.12598425196845"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0">
            <w:pPr>
              <w:spacing w:after="0" w:lineRule="auto"/>
              <w:ind w:left="0" w:right="-32.12598425196845"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1">
            <w:pPr>
              <w:spacing w:after="0" w:lineRule="auto"/>
              <w:ind w:left="0" w:right="-32.12598425196845"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0" w:lineRule="auto"/>
              <w:ind w:left="0" w:right="-32.12598425196845"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spacing w:after="0" w:lineRule="auto"/>
              <w:ind w:left="0" w:right="-32.12598425196845"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4">
            <w:pPr>
              <w:spacing w:after="0" w:lineRule="auto"/>
              <w:ind w:left="0" w:right="-32.12598425196845"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5">
            <w:pPr>
              <w:spacing w:after="0" w:lineRule="auto"/>
              <w:ind w:left="0" w:right="-32.12598425196845"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6">
            <w:pPr>
              <w:spacing w:after="0" w:lineRule="auto"/>
              <w:ind w:left="0" w:right="-32.12598425196845" w:firstLine="0"/>
              <w:jc w:val="center"/>
              <w:rPr>
                <w:b w:val="1"/>
                <w:bCs w:val="1"/>
                <w:color w:val="ff0000"/>
                <w:sz w:val="18"/>
                <w:szCs w:val="18"/>
              </w:rPr>
            </w:pPr>
            <w:r w:rsidDel="00000000" w:rsidR="00000000" w:rsidRPr="00000000">
              <w:rPr>
                <w:b w:val="1"/>
                <w:bCs w:val="1"/>
                <w:color w:val="ff0000"/>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spacing w:after="0" w:lineRule="auto"/>
              <w:ind w:left="0" w:right="-32.12598425196845" w:firstLine="0"/>
              <w:jc w:val="center"/>
              <w:rPr>
                <w:b w:val="1"/>
                <w:bCs w:val="1"/>
                <w:sz w:val="18"/>
                <w:szCs w:val="18"/>
              </w:rPr>
            </w:pPr>
            <w:r w:rsidDel="00000000" w:rsidR="00000000" w:rsidRPr="00000000">
              <w:rPr>
                <w:b w:val="1"/>
                <w:bCs w:val="1"/>
                <w:sz w:val="18"/>
                <w:szCs w:val="18"/>
                <w:rtl w:val="0"/>
              </w:rPr>
              <w:t xml:space="preserve">Y</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8">
            <w:pPr>
              <w:spacing w:after="0" w:lineRule="auto"/>
              <w:ind w:left="0" w:firstLine="0"/>
              <w:rPr>
                <w:sz w:val="18"/>
                <w:szCs w:val="18"/>
              </w:rPr>
            </w:pPr>
            <w:r w:rsidDel="00000000" w:rsidR="00000000" w:rsidRPr="00000000">
              <w:rPr>
                <w:sz w:val="18"/>
                <w:szCs w:val="18"/>
                <w:rtl w:val="0"/>
              </w:rPr>
              <w:t xml:space="preserve">Authorizer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9">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A">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C">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D">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E">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F">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0">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1">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2">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3">
            <w:pPr>
              <w:spacing w:after="0" w:lineRule="auto"/>
              <w:jc w:val="center"/>
              <w:rPr>
                <w:b w:val="1"/>
                <w:bCs w:val="1"/>
                <w:color w:val="ff0000"/>
                <w:sz w:val="18"/>
                <w:szCs w:val="18"/>
              </w:rPr>
            </w:pPr>
            <w:r w:rsidDel="00000000" w:rsidR="00000000" w:rsidRPr="00000000">
              <w:rPr>
                <w:b w:val="1"/>
                <w:bCs w:val="1"/>
                <w:color w:val="ff0000"/>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4">
            <w:pPr>
              <w:spacing w:after="0" w:lineRule="auto"/>
              <w:jc w:val="center"/>
              <w:rPr>
                <w:b w:val="1"/>
                <w:bCs w:val="1"/>
                <w:sz w:val="18"/>
                <w:szCs w:val="18"/>
              </w:rPr>
            </w:pPr>
            <w:r w:rsidDel="00000000" w:rsidR="00000000" w:rsidRPr="00000000">
              <w:rPr>
                <w:b w:val="1"/>
                <w:bCs w:val="1"/>
                <w:sz w:val="18"/>
                <w:szCs w:val="18"/>
                <w:rtl w:val="0"/>
              </w:rPr>
              <w:t xml:space="preserve">Y</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5">
            <w:pPr>
              <w:spacing w:after="0" w:lineRule="auto"/>
              <w:ind w:left="0" w:firstLine="0"/>
              <w:rPr>
                <w:sz w:val="18"/>
                <w:szCs w:val="18"/>
              </w:rPr>
            </w:pPr>
            <w:r w:rsidDel="00000000" w:rsidR="00000000" w:rsidRPr="00000000">
              <w:rPr>
                <w:sz w:val="18"/>
                <w:szCs w:val="18"/>
                <w:rtl w:val="0"/>
              </w:rPr>
              <w:t xml:space="preserve">Defect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6">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7">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8">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9">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B">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C">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D">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F">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0">
            <w:pPr>
              <w:spacing w:after="0" w:lineRule="auto"/>
              <w:jc w:val="center"/>
              <w:rPr>
                <w:b w:val="1"/>
                <w:bCs w:val="1"/>
                <w:color w:val="ff0000"/>
                <w:sz w:val="18"/>
                <w:szCs w:val="18"/>
              </w:rPr>
            </w:pPr>
            <w:r w:rsidDel="00000000" w:rsidR="00000000" w:rsidRPr="00000000">
              <w:rPr>
                <w:b w:val="1"/>
                <w:bCs w:val="1"/>
                <w:color w:val="ff0000"/>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1">
            <w:pPr>
              <w:spacing w:after="0" w:lineRule="auto"/>
              <w:jc w:val="center"/>
              <w:rPr>
                <w:b w:val="1"/>
                <w:bCs w:val="1"/>
                <w:sz w:val="18"/>
                <w:szCs w:val="18"/>
              </w:rPr>
            </w:pPr>
            <w:r w:rsidDel="00000000" w:rsidR="00000000" w:rsidRPr="00000000">
              <w:rPr>
                <w:b w:val="1"/>
                <w:bCs w:val="1"/>
                <w:sz w:val="18"/>
                <w:szCs w:val="18"/>
                <w:rtl w:val="0"/>
              </w:rPr>
              <w:t xml:space="preserve">Y</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2">
            <w:pPr>
              <w:spacing w:after="0" w:lineRule="auto"/>
              <w:ind w:left="0" w:firstLine="0"/>
              <w:rPr>
                <w:sz w:val="18"/>
                <w:szCs w:val="18"/>
              </w:rPr>
            </w:pPr>
            <w:r w:rsidDel="00000000" w:rsidR="00000000" w:rsidRPr="00000000">
              <w:rPr>
                <w:sz w:val="18"/>
                <w:szCs w:val="18"/>
                <w:rtl w:val="0"/>
              </w:rPr>
              <w:t xml:space="preserve">Post Maintenance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3">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4">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5">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6">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7">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8">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9">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A">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B">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C">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D">
            <w:pPr>
              <w:spacing w:after="0" w:lineRule="auto"/>
              <w:jc w:val="center"/>
              <w:rPr>
                <w:b w:val="1"/>
                <w:bCs w:val="1"/>
                <w:color w:val="ff0000"/>
                <w:sz w:val="18"/>
                <w:szCs w:val="18"/>
              </w:rPr>
            </w:pPr>
            <w:r w:rsidDel="00000000" w:rsidR="00000000" w:rsidRPr="00000000">
              <w:rPr>
                <w:b w:val="1"/>
                <w:bCs w:val="1"/>
                <w:color w:val="ff0000"/>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E">
            <w:pPr>
              <w:spacing w:after="0" w:lineRule="auto"/>
              <w:jc w:val="center"/>
              <w:rPr>
                <w:b w:val="1"/>
                <w:bCs w:val="1"/>
                <w:sz w:val="18"/>
                <w:szCs w:val="18"/>
              </w:rPr>
            </w:pPr>
            <w:r w:rsidDel="00000000" w:rsidR="00000000" w:rsidRPr="00000000">
              <w:rPr>
                <w:b w:val="1"/>
                <w:bCs w:val="1"/>
                <w:sz w:val="18"/>
                <w:szCs w:val="18"/>
                <w:rtl w:val="0"/>
              </w:rPr>
              <w:t xml:space="preserve">Y</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F">
            <w:pPr>
              <w:spacing w:after="0" w:lineRule="auto"/>
              <w:ind w:left="0" w:firstLine="0"/>
              <w:rPr>
                <w:sz w:val="18"/>
                <w:szCs w:val="18"/>
              </w:rPr>
            </w:pPr>
            <w:r w:rsidDel="00000000" w:rsidR="00000000" w:rsidRPr="00000000">
              <w:rPr>
                <w:sz w:val="18"/>
                <w:szCs w:val="18"/>
                <w:rtl w:val="0"/>
              </w:rPr>
              <w:t xml:space="preserve">Post Authorizer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0">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1">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2">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3">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4">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5">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6">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7">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8">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9">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A">
            <w:pPr>
              <w:spacing w:after="0" w:lineRule="auto"/>
              <w:jc w:val="center"/>
              <w:rPr>
                <w:b w:val="1"/>
                <w:bCs w:val="1"/>
                <w:color w:val="ff0000"/>
                <w:sz w:val="18"/>
                <w:szCs w:val="18"/>
              </w:rPr>
            </w:pPr>
            <w:r w:rsidDel="00000000" w:rsidR="00000000" w:rsidRPr="00000000">
              <w:rPr>
                <w:b w:val="1"/>
                <w:bCs w:val="1"/>
                <w:color w:val="ff0000"/>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B">
            <w:pPr>
              <w:spacing w:after="0" w:lineRule="auto"/>
              <w:jc w:val="center"/>
              <w:rPr>
                <w:b w:val="1"/>
                <w:bCs w:val="1"/>
                <w:sz w:val="18"/>
                <w:szCs w:val="18"/>
              </w:rPr>
            </w:pPr>
            <w:r w:rsidDel="00000000" w:rsidR="00000000" w:rsidRPr="00000000">
              <w:rPr>
                <w:b w:val="1"/>
                <w:bCs w:val="1"/>
                <w:sz w:val="18"/>
                <w:szCs w:val="18"/>
                <w:rtl w:val="0"/>
              </w:rPr>
              <w:t xml:space="preserve">Y</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C">
            <w:pPr>
              <w:spacing w:after="0" w:lineRule="auto"/>
              <w:ind w:left="0" w:firstLine="0"/>
              <w:rPr>
                <w:sz w:val="18"/>
                <w:szCs w:val="18"/>
              </w:rPr>
            </w:pPr>
            <w:r w:rsidDel="00000000" w:rsidR="00000000" w:rsidRPr="00000000">
              <w:rPr>
                <w:sz w:val="18"/>
                <w:szCs w:val="18"/>
                <w:rtl w:val="0"/>
              </w:rPr>
              <w:t xml:space="preserve">Cabinet Controller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D">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E">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F">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0">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1">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2">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3">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4">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5">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6">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7">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8">
            <w:pPr>
              <w:spacing w:after="0" w:lineRule="auto"/>
              <w:jc w:val="center"/>
              <w:rPr>
                <w:b w:val="1"/>
                <w:bCs w:val="1"/>
                <w:sz w:val="18"/>
                <w:szCs w:val="18"/>
              </w:rPr>
            </w:pPr>
            <w:r w:rsidDel="00000000" w:rsidR="00000000" w:rsidRPr="00000000">
              <w:rPr>
                <w:b w:val="1"/>
                <w:bCs w:val="1"/>
                <w:sz w:val="18"/>
                <w:szCs w:val="18"/>
                <w:rtl w:val="0"/>
              </w:rPr>
              <w:t xml:space="preserve"> </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9">
            <w:pPr>
              <w:spacing w:after="0" w:lineRule="auto"/>
              <w:ind w:left="0" w:firstLine="0"/>
              <w:rPr>
                <w:sz w:val="18"/>
                <w:szCs w:val="18"/>
              </w:rPr>
            </w:pPr>
            <w:r w:rsidDel="00000000" w:rsidR="00000000" w:rsidRPr="00000000">
              <w:rPr>
                <w:sz w:val="18"/>
                <w:szCs w:val="18"/>
                <w:rtl w:val="0"/>
              </w:rPr>
              <w:t xml:space="preserve">Exception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A">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B">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C">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D">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E">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F">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0">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1">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2">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3">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4">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5">
            <w:pPr>
              <w:spacing w:after="0" w:lineRule="auto"/>
              <w:jc w:val="center"/>
              <w:rPr>
                <w:b w:val="1"/>
                <w:bCs w:val="1"/>
                <w:sz w:val="18"/>
                <w:szCs w:val="18"/>
              </w:rPr>
            </w:pPr>
            <w:r w:rsidDel="00000000" w:rsidR="00000000" w:rsidRPr="00000000">
              <w:rPr>
                <w:b w:val="1"/>
                <w:bCs w:val="1"/>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6">
            <w:pPr>
              <w:spacing w:after="0" w:lineRule="auto"/>
              <w:ind w:left="0" w:firstLine="0"/>
              <w:rPr>
                <w:sz w:val="18"/>
                <w:szCs w:val="18"/>
              </w:rPr>
            </w:pPr>
            <w:r w:rsidDel="00000000" w:rsidR="00000000" w:rsidRPr="00000000">
              <w:rPr>
                <w:sz w:val="18"/>
                <w:szCs w:val="18"/>
                <w:rtl w:val="0"/>
              </w:rPr>
              <w:t xml:space="preserve">e-hakmilik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7">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8">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9">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A">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B">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C">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D">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E">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F">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0">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1">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2">
            <w:pPr>
              <w:spacing w:after="0" w:lineRule="auto"/>
              <w:jc w:val="center"/>
              <w:rPr>
                <w:b w:val="1"/>
                <w:bCs w:val="1"/>
                <w:sz w:val="18"/>
                <w:szCs w:val="18"/>
              </w:rPr>
            </w:pPr>
            <w:r w:rsidDel="00000000" w:rsidR="00000000" w:rsidRPr="00000000">
              <w:rPr>
                <w:b w:val="1"/>
                <w:bCs w:val="1"/>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3">
            <w:pPr>
              <w:spacing w:after="0" w:lineRule="auto"/>
              <w:ind w:left="0" w:firstLine="0"/>
              <w:rPr>
                <w:sz w:val="18"/>
                <w:szCs w:val="18"/>
              </w:rPr>
            </w:pPr>
            <w:r w:rsidDel="00000000" w:rsidR="00000000" w:rsidRPr="00000000">
              <w:rPr>
                <w:sz w:val="18"/>
                <w:szCs w:val="18"/>
                <w:rtl w:val="0"/>
              </w:rPr>
              <w:t xml:space="preserve">CRA inquiry-internal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4">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5">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6">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7">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8">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9">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B">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C">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D">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spacing w:after="0" w:lineRule="auto"/>
              <w:jc w:val="center"/>
              <w:rPr>
                <w:b w:val="1"/>
                <w:bCs w:val="1"/>
                <w:sz w:val="18"/>
                <w:szCs w:val="18"/>
              </w:rPr>
            </w:pPr>
            <w:r w:rsidDel="00000000" w:rsidR="00000000" w:rsidRPr="00000000">
              <w:rPr>
                <w:b w:val="1"/>
                <w:bCs w:val="1"/>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0">
            <w:pPr>
              <w:spacing w:after="0" w:lineRule="auto"/>
              <w:ind w:left="0" w:firstLine="0"/>
              <w:rPr>
                <w:sz w:val="18"/>
                <w:szCs w:val="18"/>
              </w:rPr>
            </w:pPr>
            <w:r w:rsidDel="00000000" w:rsidR="00000000" w:rsidRPr="00000000">
              <w:rPr>
                <w:sz w:val="18"/>
                <w:szCs w:val="18"/>
                <w:rtl w:val="0"/>
              </w:rPr>
              <w:t xml:space="preserve">CRA inquiry-external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1">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2">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4">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5">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8">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9">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A">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B">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C">
            <w:pPr>
              <w:spacing w:after="0" w:lineRule="auto"/>
              <w:jc w:val="center"/>
              <w:rPr>
                <w:b w:val="1"/>
                <w:bCs w:val="1"/>
                <w:sz w:val="18"/>
                <w:szCs w:val="18"/>
              </w:rPr>
            </w:pPr>
            <w:r w:rsidDel="00000000" w:rsidR="00000000" w:rsidRPr="00000000">
              <w:rPr>
                <w:b w:val="1"/>
                <w:bCs w:val="1"/>
                <w:sz w:val="18"/>
                <w:szCs w:val="18"/>
                <w:rtl w:val="0"/>
              </w:rPr>
              <w:t xml:space="preserve"> </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D">
            <w:pPr>
              <w:spacing w:after="0" w:lineRule="auto"/>
              <w:ind w:left="0" w:firstLine="0"/>
              <w:rPr>
                <w:sz w:val="18"/>
                <w:szCs w:val="18"/>
              </w:rPr>
            </w:pPr>
            <w:r w:rsidDel="00000000" w:rsidR="00000000" w:rsidRPr="00000000">
              <w:rPr>
                <w:sz w:val="18"/>
                <w:szCs w:val="18"/>
                <w:rtl w:val="0"/>
              </w:rPr>
              <w:t xml:space="preserve">Manager Group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E">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F">
            <w:pPr>
              <w:spacing w:after="0" w:lineRule="auto"/>
              <w:ind w:left="45.35433070866176" w:right="-168.66141732283467"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0">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1">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2">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3">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4">
            <w:pPr>
              <w:spacing w:after="0" w:lineRule="auto"/>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5">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6">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7">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8">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9">
            <w:pPr>
              <w:spacing w:after="0" w:lineRule="auto"/>
              <w:jc w:val="center"/>
              <w:rPr>
                <w:b w:val="1"/>
                <w:bCs w:val="1"/>
                <w:sz w:val="18"/>
                <w:szCs w:val="18"/>
              </w:rPr>
            </w:pPr>
            <w:r w:rsidDel="00000000" w:rsidR="00000000" w:rsidRPr="00000000">
              <w:rPr>
                <w:b w:val="1"/>
                <w:bCs w:val="1"/>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A">
            <w:pPr>
              <w:spacing w:after="0" w:lineRule="auto"/>
              <w:ind w:left="0" w:firstLine="0"/>
              <w:rPr>
                <w:sz w:val="18"/>
                <w:szCs w:val="18"/>
              </w:rPr>
            </w:pPr>
            <w:r w:rsidDel="00000000" w:rsidR="00000000" w:rsidRPr="00000000">
              <w:rPr>
                <w:sz w:val="18"/>
                <w:szCs w:val="18"/>
                <w:rtl w:val="0"/>
              </w:rPr>
              <w:t xml:space="preserve">CRA Admin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B">
            <w:pPr>
              <w:spacing w:after="0" w:lineRule="auto"/>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C">
            <w:pPr>
              <w:spacing w:after="0" w:lineRule="auto"/>
              <w:ind w:left="45.35433070866176" w:right="-168.66141732283467"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D">
            <w:pPr>
              <w:spacing w:after="0" w:lineRule="auto"/>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E">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F">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0">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1">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2">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3">
            <w:pPr>
              <w:spacing w:after="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4">
            <w:pPr>
              <w:spacing w:after="0" w:lineRule="auto"/>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after="0" w:lineRule="auto"/>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6">
            <w:pPr>
              <w:spacing w:after="0" w:lineRule="auto"/>
              <w:jc w:val="center"/>
              <w:rPr>
                <w:b w:val="1"/>
                <w:bCs w:val="1"/>
                <w:color w:val="2f75b5"/>
                <w:sz w:val="18"/>
                <w:szCs w:val="18"/>
              </w:rPr>
            </w:pPr>
            <w:r w:rsidDel="00000000" w:rsidR="00000000" w:rsidRPr="00000000">
              <w:rPr>
                <w:b w:val="1"/>
                <w:bCs w:val="1"/>
                <w:color w:val="2f75b5"/>
                <w:sz w:val="18"/>
                <w:szCs w:val="18"/>
                <w:rtl w:val="0"/>
              </w:rPr>
              <w:t xml:space="preserve"> </w:t>
            </w:r>
          </w:p>
        </w:tc>
      </w:tr>
    </w:tbl>
    <w:p w:rsidR="00000000" w:rsidDel="00000000" w:rsidP="00000000" w:rsidRDefault="00000000" w:rsidRPr="00000000" w14:paraId="00000BB7">
      <w:pPr>
        <w:spacing w:after="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BB8">
      <w:pPr>
        <w:spacing w:after="0" w:lineRule="auto"/>
        <w:ind w:left="1600" w:hanging="360"/>
        <w:rPr>
          <w:b w:val="1"/>
          <w:bCs w:val="1"/>
          <w:sz w:val="21"/>
          <w:szCs w:val="21"/>
        </w:rPr>
      </w:pPr>
      <w:r w:rsidDel="00000000" w:rsidR="00000000" w:rsidRPr="00000000">
        <w:rPr>
          <w:b w:val="1"/>
          <w:bCs w:val="1"/>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Application Routine Functions</w:t>
      </w:r>
    </w:p>
    <w:p w:rsidR="00000000" w:rsidDel="00000000" w:rsidP="00000000" w:rsidRDefault="00000000" w:rsidRPr="00000000" w14:paraId="00000BB9">
      <w:pPr>
        <w:spacing w:after="0" w:lineRule="auto"/>
        <w:ind w:left="880" w:firstLine="0"/>
        <w:rPr>
          <w:sz w:val="21"/>
          <w:szCs w:val="21"/>
        </w:rPr>
      </w:pPr>
      <w:r w:rsidDel="00000000" w:rsidR="00000000" w:rsidRPr="00000000">
        <w:rPr>
          <w:sz w:val="21"/>
          <w:szCs w:val="21"/>
          <w:rtl w:val="0"/>
        </w:rPr>
        <w:t xml:space="preserve">These functions are carried out while user processes application and mainly related to  application status.</w:t>
      </w:r>
    </w:p>
    <w:tbl>
      <w:tblPr>
        <w:tblStyle w:val="Table28"/>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260"/>
        <w:gridCol w:w="1590"/>
        <w:gridCol w:w="810"/>
        <w:gridCol w:w="945"/>
        <w:gridCol w:w="1005"/>
        <w:gridCol w:w="765"/>
        <w:gridCol w:w="1320"/>
        <w:tblGridChange w:id="0">
          <w:tblGrid>
            <w:gridCol w:w="2010"/>
            <w:gridCol w:w="1260"/>
            <w:gridCol w:w="1590"/>
            <w:gridCol w:w="810"/>
            <w:gridCol w:w="945"/>
            <w:gridCol w:w="1005"/>
            <w:gridCol w:w="765"/>
            <w:gridCol w:w="1320"/>
          </w:tblGrid>
        </w:tblGridChange>
      </w:tblGrid>
      <w:tr>
        <w:trPr>
          <w:cantSplit w:val="0"/>
          <w:trHeight w:val="30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BA">
            <w:pPr>
              <w:spacing w:after="0" w:lineRule="auto"/>
              <w:ind w:left="0" w:firstLine="0"/>
              <w:rPr>
                <w:b w:val="1"/>
                <w:bCs w:val="1"/>
                <w:sz w:val="18"/>
                <w:szCs w:val="18"/>
              </w:rPr>
            </w:pPr>
            <w:r w:rsidDel="00000000" w:rsidR="00000000" w:rsidRPr="00000000">
              <w:rPr>
                <w:b w:val="1"/>
                <w:bCs w:val="1"/>
                <w:sz w:val="18"/>
                <w:szCs w:val="18"/>
                <w:rtl w:val="0"/>
              </w:rPr>
              <w:t xml:space="preserve">Role &amp; Action</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BB">
            <w:pPr>
              <w:spacing w:after="0" w:lineRule="auto"/>
              <w:ind w:left="0" w:right="-58.11023622047202" w:firstLine="0"/>
              <w:rPr>
                <w:b w:val="1"/>
                <w:bCs w:val="1"/>
                <w:sz w:val="18"/>
                <w:szCs w:val="18"/>
              </w:rPr>
            </w:pPr>
            <w:r w:rsidDel="00000000" w:rsidR="00000000" w:rsidRPr="00000000">
              <w:rPr>
                <w:b w:val="1"/>
                <w:bCs w:val="1"/>
                <w:sz w:val="18"/>
                <w:szCs w:val="18"/>
                <w:rtl w:val="0"/>
              </w:rPr>
              <w:t xml:space="preserve">Exit Application</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BC">
            <w:pPr>
              <w:spacing w:after="0" w:lineRule="auto"/>
              <w:ind w:left="0" w:right="-37.32283464566933" w:firstLine="0"/>
              <w:rPr>
                <w:b w:val="1"/>
                <w:bCs w:val="1"/>
                <w:sz w:val="18"/>
                <w:szCs w:val="18"/>
              </w:rPr>
            </w:pPr>
            <w:r w:rsidDel="00000000" w:rsidR="00000000" w:rsidRPr="00000000">
              <w:rPr>
                <w:b w:val="1"/>
                <w:bCs w:val="1"/>
                <w:sz w:val="18"/>
                <w:szCs w:val="18"/>
                <w:rtl w:val="0"/>
              </w:rPr>
              <w:t xml:space="preserve">Proceed</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BD">
            <w:pPr>
              <w:spacing w:after="0" w:lineRule="auto"/>
              <w:ind w:left="0" w:right="-108.66141732283467" w:firstLine="0"/>
              <w:rPr>
                <w:b w:val="1"/>
                <w:bCs w:val="1"/>
                <w:sz w:val="18"/>
                <w:szCs w:val="18"/>
              </w:rPr>
            </w:pPr>
            <w:r w:rsidDel="00000000" w:rsidR="00000000" w:rsidRPr="00000000">
              <w:rPr>
                <w:b w:val="1"/>
                <w:bCs w:val="1"/>
                <w:sz w:val="18"/>
                <w:szCs w:val="18"/>
                <w:rtl w:val="0"/>
              </w:rPr>
              <w:t xml:space="preserve">Route to Sales Defect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BE">
            <w:pPr>
              <w:spacing w:after="0" w:lineRule="auto"/>
              <w:ind w:left="0" w:right="-115.39370078740177" w:firstLine="0"/>
              <w:rPr>
                <w:b w:val="1"/>
                <w:bCs w:val="1"/>
                <w:sz w:val="18"/>
                <w:szCs w:val="18"/>
              </w:rPr>
            </w:pPr>
            <w:r w:rsidDel="00000000" w:rsidR="00000000" w:rsidRPr="00000000">
              <w:rPr>
                <w:b w:val="1"/>
                <w:bCs w:val="1"/>
                <w:sz w:val="18"/>
                <w:szCs w:val="18"/>
                <w:rtl w:val="0"/>
              </w:rPr>
              <w:t xml:space="preserve">Confirm end</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BF">
            <w:pPr>
              <w:spacing w:after="0" w:lineRule="auto"/>
              <w:ind w:left="0" w:right="-33.66141732283381" w:firstLine="0"/>
              <w:rPr>
                <w:b w:val="1"/>
                <w:bCs w:val="1"/>
                <w:sz w:val="18"/>
                <w:szCs w:val="18"/>
              </w:rPr>
            </w:pPr>
            <w:r w:rsidDel="00000000" w:rsidR="00000000" w:rsidRPr="00000000">
              <w:rPr>
                <w:b w:val="1"/>
                <w:bCs w:val="1"/>
                <w:sz w:val="18"/>
                <w:szCs w:val="18"/>
                <w:rtl w:val="0"/>
              </w:rPr>
              <w:t xml:space="preserve">To cabinet</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C0">
            <w:pPr>
              <w:spacing w:after="0" w:lineRule="auto"/>
              <w:ind w:left="-141.7322834645671" w:right="-33.66141732283381" w:firstLine="126.7322834645671"/>
              <w:rPr>
                <w:b w:val="1"/>
                <w:bCs w:val="1"/>
                <w:sz w:val="18"/>
                <w:szCs w:val="18"/>
              </w:rPr>
            </w:pPr>
            <w:r w:rsidDel="00000000" w:rsidR="00000000" w:rsidRPr="00000000">
              <w:rPr>
                <w:b w:val="1"/>
                <w:bCs w:val="1"/>
                <w:sz w:val="18"/>
                <w:szCs w:val="18"/>
                <w:rtl w:val="0"/>
              </w:rPr>
              <w:t xml:space="preserve">Manual</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BC1">
            <w:pPr>
              <w:spacing w:after="0" w:lineRule="auto"/>
              <w:ind w:left="0" w:right="-23.858267716535124" w:firstLine="0"/>
              <w:rPr>
                <w:b w:val="1"/>
                <w:bCs w:val="1"/>
                <w:sz w:val="18"/>
                <w:szCs w:val="18"/>
              </w:rPr>
            </w:pPr>
            <w:r w:rsidDel="00000000" w:rsidR="00000000" w:rsidRPr="00000000">
              <w:rPr>
                <w:b w:val="1"/>
                <w:bCs w:val="1"/>
                <w:sz w:val="18"/>
                <w:szCs w:val="18"/>
                <w:rtl w:val="0"/>
              </w:rPr>
              <w:t xml:space="preserve">Add Defect Item</w:t>
            </w:r>
          </w:p>
        </w:tc>
      </w:tr>
      <w:tr>
        <w:trPr>
          <w:cantSplit w:val="0"/>
          <w:trHeight w:val="16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2">
            <w:pPr>
              <w:spacing w:after="0" w:lineRule="auto"/>
              <w:ind w:left="0" w:firstLine="0"/>
              <w:rPr>
                <w:sz w:val="18"/>
                <w:szCs w:val="18"/>
              </w:rPr>
            </w:pPr>
            <w:r w:rsidDel="00000000" w:rsidR="00000000" w:rsidRPr="00000000">
              <w:rPr>
                <w:sz w:val="18"/>
                <w:szCs w:val="18"/>
                <w:rtl w:val="0"/>
              </w:rPr>
              <w:t xml:space="preserve">checker/Maintenance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3">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4">
            <w:pPr>
              <w:spacing w:after="0" w:lineRule="auto"/>
              <w:ind w:left="0" w:right="-37.32283464566933" w:firstLine="0"/>
              <w:jc w:val="center"/>
              <w:rPr>
                <w:b w:val="1"/>
                <w:bCs w:val="1"/>
                <w:sz w:val="18"/>
                <w:szCs w:val="18"/>
              </w:rPr>
            </w:pPr>
            <w:r w:rsidDel="00000000" w:rsidR="00000000" w:rsidRPr="00000000">
              <w:rPr>
                <w:b w:val="1"/>
                <w:bCs w:val="1"/>
                <w:sz w:val="18"/>
                <w:szCs w:val="18"/>
                <w:rtl w:val="0"/>
              </w:rPr>
              <w:t xml:space="preserve">Submit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5">
            <w:pPr>
              <w:spacing w:after="0" w:lineRule="auto"/>
              <w:ind w:left="0" w:right="-108.66141732283467"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8">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9">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A">
            <w:pPr>
              <w:spacing w:after="0" w:lineRule="auto"/>
              <w:ind w:left="0" w:firstLine="0"/>
              <w:rPr>
                <w:sz w:val="18"/>
                <w:szCs w:val="18"/>
              </w:rPr>
            </w:pPr>
            <w:r w:rsidDel="00000000" w:rsidR="00000000" w:rsidRPr="00000000">
              <w:rPr>
                <w:sz w:val="18"/>
                <w:szCs w:val="18"/>
                <w:rtl w:val="0"/>
              </w:rPr>
              <w:t xml:space="preserve">Authorizer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B">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C">
            <w:pPr>
              <w:spacing w:after="0" w:lineRule="auto"/>
              <w:ind w:left="0" w:right="-37.32283464566933" w:firstLine="0"/>
              <w:jc w:val="center"/>
              <w:rPr>
                <w:b w:val="1"/>
                <w:bCs w:val="1"/>
                <w:sz w:val="18"/>
                <w:szCs w:val="18"/>
              </w:rPr>
            </w:pPr>
            <w:r w:rsidDel="00000000" w:rsidR="00000000" w:rsidRPr="00000000">
              <w:rPr>
                <w:b w:val="1"/>
                <w:bCs w:val="1"/>
                <w:sz w:val="18"/>
                <w:szCs w:val="18"/>
                <w:rtl w:val="0"/>
              </w:rPr>
              <w:t xml:space="preserve">Approve/Reject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D">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E">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F">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0">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1">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2">
            <w:pPr>
              <w:spacing w:after="0" w:lineRule="auto"/>
              <w:ind w:left="0" w:firstLine="0"/>
              <w:rPr>
                <w:sz w:val="18"/>
                <w:szCs w:val="18"/>
              </w:rPr>
            </w:pPr>
            <w:r w:rsidDel="00000000" w:rsidR="00000000" w:rsidRPr="00000000">
              <w:rPr>
                <w:sz w:val="18"/>
                <w:szCs w:val="18"/>
                <w:rtl w:val="0"/>
              </w:rPr>
              <w:t xml:space="preserve">Defect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3">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4">
            <w:pPr>
              <w:spacing w:after="0" w:lineRule="auto"/>
              <w:ind w:left="0" w:right="-37.32283464566933" w:firstLine="0"/>
              <w:jc w:val="center"/>
              <w:rPr>
                <w:b w:val="1"/>
                <w:bCs w:val="1"/>
                <w:sz w:val="18"/>
                <w:szCs w:val="18"/>
              </w:rPr>
            </w:pPr>
            <w:r w:rsidDel="00000000" w:rsidR="00000000" w:rsidRPr="00000000">
              <w:rPr>
                <w:b w:val="1"/>
                <w:bCs w:val="1"/>
                <w:sz w:val="18"/>
                <w:szCs w:val="18"/>
                <w:rtl w:val="0"/>
              </w:rPr>
              <w:t xml:space="preserve">Submit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5">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6">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7">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8">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9">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A">
            <w:pPr>
              <w:spacing w:after="0" w:lineRule="auto"/>
              <w:ind w:left="0" w:firstLine="0"/>
              <w:rPr>
                <w:sz w:val="18"/>
                <w:szCs w:val="18"/>
              </w:rPr>
            </w:pPr>
            <w:r w:rsidDel="00000000" w:rsidR="00000000" w:rsidRPr="00000000">
              <w:rPr>
                <w:sz w:val="18"/>
                <w:szCs w:val="18"/>
                <w:rtl w:val="0"/>
              </w:rPr>
              <w:t xml:space="preserve">Post Maintenance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B">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C">
            <w:pPr>
              <w:spacing w:after="0" w:lineRule="auto"/>
              <w:ind w:left="0" w:right="-37.32283464566933" w:firstLine="0"/>
              <w:jc w:val="center"/>
              <w:rPr>
                <w:b w:val="1"/>
                <w:bCs w:val="1"/>
                <w:sz w:val="18"/>
                <w:szCs w:val="18"/>
              </w:rPr>
            </w:pPr>
            <w:r w:rsidDel="00000000" w:rsidR="00000000" w:rsidRPr="00000000">
              <w:rPr>
                <w:b w:val="1"/>
                <w:bCs w:val="1"/>
                <w:sz w:val="18"/>
                <w:szCs w:val="18"/>
                <w:rtl w:val="0"/>
              </w:rPr>
              <w:t xml:space="preserve">Submit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E">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F">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0">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1">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2">
            <w:pPr>
              <w:spacing w:after="0" w:lineRule="auto"/>
              <w:ind w:left="0" w:firstLine="0"/>
              <w:rPr>
                <w:sz w:val="18"/>
                <w:szCs w:val="18"/>
              </w:rPr>
            </w:pPr>
            <w:r w:rsidDel="00000000" w:rsidR="00000000" w:rsidRPr="00000000">
              <w:rPr>
                <w:sz w:val="18"/>
                <w:szCs w:val="18"/>
                <w:rtl w:val="0"/>
              </w:rPr>
              <w:t xml:space="preserve">Post Authorizer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3">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4">
            <w:pPr>
              <w:spacing w:after="0" w:lineRule="auto"/>
              <w:ind w:left="0" w:right="-37.32283464566933" w:firstLine="0"/>
              <w:jc w:val="center"/>
              <w:rPr>
                <w:b w:val="1"/>
                <w:bCs w:val="1"/>
                <w:sz w:val="18"/>
                <w:szCs w:val="18"/>
              </w:rPr>
            </w:pPr>
            <w:r w:rsidDel="00000000" w:rsidR="00000000" w:rsidRPr="00000000">
              <w:rPr>
                <w:b w:val="1"/>
                <w:bCs w:val="1"/>
                <w:sz w:val="18"/>
                <w:szCs w:val="18"/>
                <w:rtl w:val="0"/>
              </w:rPr>
              <w:t xml:space="preserve">Approve/Reject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5">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6">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7">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8">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9">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r>
      <w:tr>
        <w:trPr>
          <w:cantSplit w:val="0"/>
          <w:trHeight w:val="8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A">
            <w:pPr>
              <w:spacing w:after="0" w:lineRule="auto"/>
              <w:ind w:left="0" w:firstLine="0"/>
              <w:rPr>
                <w:sz w:val="18"/>
                <w:szCs w:val="18"/>
              </w:rPr>
            </w:pPr>
            <w:r w:rsidDel="00000000" w:rsidR="00000000" w:rsidRPr="00000000">
              <w:rPr>
                <w:sz w:val="18"/>
                <w:szCs w:val="18"/>
                <w:rtl w:val="0"/>
              </w:rPr>
              <w:t xml:space="preserve">Cabinet Controller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B">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C">
            <w:pPr>
              <w:spacing w:after="0" w:lineRule="auto"/>
              <w:ind w:left="0" w:right="-37.32283464566933" w:firstLine="0"/>
              <w:jc w:val="center"/>
              <w:rPr>
                <w:b w:val="1"/>
                <w:bCs w:val="1"/>
                <w:sz w:val="18"/>
                <w:szCs w:val="18"/>
              </w:rPr>
            </w:pPr>
            <w:r w:rsidDel="00000000" w:rsidR="00000000" w:rsidRPr="00000000">
              <w:rPr>
                <w:b w:val="1"/>
                <w:bCs w:val="1"/>
                <w:sz w:val="18"/>
                <w:szCs w:val="18"/>
                <w:rtl w:val="0"/>
              </w:rPr>
              <w:t xml:space="preserve">Case Assignment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E">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F">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0">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1">
            <w:pPr>
              <w:spacing w:after="0" w:lineRule="auto"/>
              <w:ind w:left="0" w:firstLine="0"/>
              <w:jc w:val="center"/>
              <w:rPr>
                <w:b w:val="1"/>
                <w:bCs w:val="1"/>
                <w:sz w:val="18"/>
                <w:szCs w:val="18"/>
              </w:rPr>
            </w:pPr>
            <w:r w:rsidDel="00000000" w:rsidR="00000000" w:rsidRPr="00000000">
              <w:rPr>
                <w:b w:val="1"/>
                <w:bCs w:val="1"/>
                <w:sz w:val="18"/>
                <w:szCs w:val="18"/>
                <w:rtl w:val="0"/>
              </w:rPr>
              <w:t xml:space="preserve">Y</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2">
            <w:pPr>
              <w:spacing w:after="0" w:lineRule="auto"/>
              <w:ind w:left="0" w:firstLine="0"/>
              <w:rPr>
                <w:sz w:val="18"/>
                <w:szCs w:val="18"/>
              </w:rPr>
            </w:pPr>
            <w:r w:rsidDel="00000000" w:rsidR="00000000" w:rsidRPr="00000000">
              <w:rPr>
                <w:sz w:val="18"/>
                <w:szCs w:val="18"/>
                <w:rtl w:val="0"/>
              </w:rPr>
              <w:t xml:space="preserve">Exception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3">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4">
            <w:pPr>
              <w:spacing w:after="0" w:lineRule="auto"/>
              <w:ind w:left="0" w:right="-37.32283464566933" w:firstLine="0"/>
              <w:jc w:val="center"/>
              <w:rPr>
                <w:b w:val="1"/>
                <w:bCs w:val="1"/>
                <w:sz w:val="18"/>
                <w:szCs w:val="18"/>
              </w:rPr>
            </w:pPr>
            <w:r w:rsidDel="00000000" w:rsidR="00000000" w:rsidRPr="00000000">
              <w:rPr>
                <w:b w:val="1"/>
                <w:bCs w:val="1"/>
                <w:sz w:val="18"/>
                <w:szCs w:val="18"/>
                <w:rtl w:val="0"/>
              </w:rPr>
              <w:t xml:space="preserve">Retrigger Interfaces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5">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6">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7">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8">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9">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A">
            <w:pPr>
              <w:spacing w:after="0" w:lineRule="auto"/>
              <w:ind w:left="0" w:firstLine="0"/>
              <w:rPr>
                <w:sz w:val="18"/>
                <w:szCs w:val="18"/>
              </w:rPr>
            </w:pPr>
            <w:r w:rsidDel="00000000" w:rsidR="00000000" w:rsidRPr="00000000">
              <w:rPr>
                <w:sz w:val="18"/>
                <w:szCs w:val="18"/>
                <w:rtl w:val="0"/>
              </w:rPr>
              <w:t xml:space="preserve">e-hakmilik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B">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C">
            <w:pPr>
              <w:spacing w:after="0" w:lineRule="auto"/>
              <w:ind w:left="0" w:right="-37.32283464566933"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D">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E">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F">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0">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1">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2">
            <w:pPr>
              <w:spacing w:after="0" w:lineRule="auto"/>
              <w:ind w:left="0" w:firstLine="0"/>
              <w:rPr>
                <w:sz w:val="18"/>
                <w:szCs w:val="18"/>
              </w:rPr>
            </w:pPr>
            <w:r w:rsidDel="00000000" w:rsidR="00000000" w:rsidRPr="00000000">
              <w:rPr>
                <w:sz w:val="18"/>
                <w:szCs w:val="18"/>
                <w:rtl w:val="0"/>
              </w:rPr>
              <w:t xml:space="preserve">CRA inquiry-internal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3">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4">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5">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6">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7">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8">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9">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A">
            <w:pPr>
              <w:spacing w:after="0" w:lineRule="auto"/>
              <w:ind w:left="0" w:firstLine="0"/>
              <w:rPr>
                <w:sz w:val="18"/>
                <w:szCs w:val="18"/>
              </w:rPr>
            </w:pPr>
            <w:r w:rsidDel="00000000" w:rsidR="00000000" w:rsidRPr="00000000">
              <w:rPr>
                <w:sz w:val="18"/>
                <w:szCs w:val="18"/>
                <w:rtl w:val="0"/>
              </w:rPr>
              <w:t xml:space="preserve">CRA inquiry-external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B">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C">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D">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E">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F">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0">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1">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2">
            <w:pPr>
              <w:spacing w:after="0" w:lineRule="auto"/>
              <w:ind w:left="0" w:firstLine="0"/>
              <w:rPr>
                <w:sz w:val="18"/>
                <w:szCs w:val="18"/>
              </w:rPr>
            </w:pPr>
            <w:r w:rsidDel="00000000" w:rsidR="00000000" w:rsidRPr="00000000">
              <w:rPr>
                <w:sz w:val="18"/>
                <w:szCs w:val="18"/>
                <w:rtl w:val="0"/>
              </w:rPr>
              <w:t xml:space="preserve">Manager Group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3">
            <w:pPr>
              <w:spacing w:after="0" w:lineRule="auto"/>
              <w:ind w:left="0" w:right="-58.11023622047202" w:firstLine="0"/>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4">
            <w:pPr>
              <w:spacing w:after="0" w:lineRule="auto"/>
              <w:ind w:left="0" w:firstLine="0"/>
              <w:jc w:val="center"/>
              <w:rPr>
                <w:b w:val="1"/>
                <w:bCs w:val="1"/>
                <w:sz w:val="18"/>
                <w:szCs w:val="18"/>
              </w:rPr>
            </w:pPr>
            <w:r w:rsidDel="00000000" w:rsidR="00000000" w:rsidRPr="00000000">
              <w:rPr>
                <w:b w:val="1"/>
                <w:bCs w:val="1"/>
                <w:sz w:val="18"/>
                <w:szCs w:val="18"/>
                <w:rtl w:val="0"/>
              </w:rPr>
              <w:t xml:space="preserve">Case Assignment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5">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6">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7">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8">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9">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A">
            <w:pPr>
              <w:spacing w:after="0" w:lineRule="auto"/>
              <w:ind w:left="0" w:firstLine="0"/>
              <w:rPr>
                <w:sz w:val="18"/>
                <w:szCs w:val="18"/>
              </w:rPr>
            </w:pPr>
            <w:r w:rsidDel="00000000" w:rsidR="00000000" w:rsidRPr="00000000">
              <w:rPr>
                <w:sz w:val="18"/>
                <w:szCs w:val="18"/>
                <w:rtl w:val="0"/>
              </w:rPr>
              <w:t xml:space="preserve">CRA Admin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B">
            <w:pPr>
              <w:spacing w:after="0" w:lineRule="auto"/>
              <w:ind w:left="0" w:right="-58.11023622047202"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C">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D">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E">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F">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0">
            <w:pPr>
              <w:spacing w:after="0" w:lineRule="auto"/>
              <w:ind w:left="0" w:firstLine="0"/>
              <w:jc w:val="center"/>
              <w:rPr>
                <w:b w:val="1"/>
                <w:bCs w:val="1"/>
                <w:color w:val="2f75b5"/>
                <w:sz w:val="18"/>
                <w:szCs w:val="18"/>
              </w:rPr>
            </w:pPr>
            <w:r w:rsidDel="00000000" w:rsidR="00000000" w:rsidRPr="00000000">
              <w:rPr>
                <w:b w:val="1"/>
                <w:bCs w:val="1"/>
                <w:color w:val="2f75b5"/>
                <w:sz w:val="18"/>
                <w:szCs w:val="18"/>
                <w:rtl w:val="0"/>
              </w:rPr>
              <w:t xml:space="preserv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1">
            <w:pPr>
              <w:spacing w:after="0" w:lineRule="auto"/>
              <w:ind w:left="0" w:firstLine="0"/>
              <w:jc w:val="center"/>
              <w:rPr>
                <w:b w:val="1"/>
                <w:bCs w:val="1"/>
                <w:sz w:val="18"/>
                <w:szCs w:val="18"/>
              </w:rPr>
            </w:pPr>
            <w:r w:rsidDel="00000000" w:rsidR="00000000" w:rsidRPr="00000000">
              <w:rPr>
                <w:b w:val="1"/>
                <w:bCs w:val="1"/>
                <w:sz w:val="18"/>
                <w:szCs w:val="18"/>
                <w:rtl w:val="0"/>
              </w:rPr>
              <w:t xml:space="preserve"> </w:t>
            </w:r>
          </w:p>
        </w:tc>
      </w:tr>
    </w:tbl>
    <w:p w:rsidR="00000000" w:rsidDel="00000000" w:rsidP="00000000" w:rsidRDefault="00000000" w:rsidRPr="00000000" w14:paraId="00000C22">
      <w:pPr>
        <w:spacing w:after="0" w:lineRule="auto"/>
        <w:ind w:left="1600" w:hanging="360"/>
        <w:rPr>
          <w:b w:val="1"/>
          <w:bCs w:val="1"/>
          <w:sz w:val="21"/>
          <w:szCs w:val="21"/>
        </w:rPr>
      </w:pPr>
      <w:r w:rsidDel="00000000" w:rsidR="00000000" w:rsidRPr="00000000">
        <w:rPr>
          <w:b w:val="1"/>
          <w:bCs w:val="1"/>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Parameter Admin</w:t>
      </w:r>
    </w:p>
    <w:tbl>
      <w:tblPr>
        <w:tblStyle w:val="Table2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380"/>
        <w:tblGridChange w:id="0">
          <w:tblGrid>
            <w:gridCol w:w="4440"/>
            <w:gridCol w:w="4380"/>
          </w:tblGrid>
        </w:tblGridChange>
      </w:tblGrid>
      <w:tr>
        <w:trPr>
          <w:cantSplit w:val="0"/>
          <w:trHeight w:val="255" w:hRule="atLeast"/>
          <w:tblHeader w:val="0"/>
        </w:trPr>
        <w:tc>
          <w:tcPr>
            <w:tcBorders>
              <w:top w:color="7f7f7f" w:space="0" w:sz="5" w:val="single"/>
              <w:left w:color="7f7f7f" w:space="0" w:sz="5" w:val="single"/>
              <w:bottom w:color="7f7f7f" w:space="0" w:sz="5" w:val="single"/>
              <w:right w:color="7f7f7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23">
            <w:pPr>
              <w:spacing w:after="0" w:lineRule="auto"/>
              <w:rPr>
                <w:b w:val="1"/>
                <w:bCs w:val="1"/>
                <w:strike w:val="1"/>
                <w:sz w:val="21"/>
                <w:szCs w:val="21"/>
              </w:rPr>
            </w:pPr>
            <w:r w:rsidDel="00000000" w:rsidR="00000000" w:rsidRPr="00000000">
              <w:rPr>
                <w:b w:val="1"/>
                <w:bCs w:val="1"/>
                <w:strike w:val="1"/>
                <w:sz w:val="21"/>
                <w:szCs w:val="21"/>
                <w:rtl w:val="0"/>
              </w:rPr>
              <w:t xml:space="preserve">Action &amp; Role</w:t>
            </w:r>
          </w:p>
        </w:tc>
        <w:tc>
          <w:tcPr>
            <w:tcBorders>
              <w:top w:color="7f7f7f" w:space="0" w:sz="5" w:val="single"/>
              <w:left w:color="000000" w:space="0" w:sz="0" w:val="nil"/>
              <w:bottom w:color="7f7f7f" w:space="0" w:sz="5" w:val="single"/>
              <w:right w:color="7f7f7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24">
            <w:pPr>
              <w:spacing w:after="0" w:lineRule="auto"/>
              <w:rPr>
                <w:b w:val="1"/>
                <w:bCs w:val="1"/>
                <w:strike w:val="1"/>
                <w:sz w:val="18"/>
                <w:szCs w:val="18"/>
              </w:rPr>
            </w:pPr>
            <w:r w:rsidDel="00000000" w:rsidR="00000000" w:rsidRPr="00000000">
              <w:rPr>
                <w:b w:val="1"/>
                <w:bCs w:val="1"/>
                <w:strike w:val="1"/>
                <w:sz w:val="18"/>
                <w:szCs w:val="18"/>
                <w:rtl w:val="0"/>
              </w:rPr>
              <w:t xml:space="preserve">CRA Admin</w:t>
            </w:r>
          </w:p>
        </w:tc>
      </w:tr>
      <w:tr>
        <w:trPr>
          <w:cantSplit w:val="0"/>
          <w:trHeight w:val="255"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5">
            <w:pPr>
              <w:spacing w:after="0" w:lineRule="auto"/>
              <w:rPr>
                <w:strike w:val="1"/>
                <w:sz w:val="21"/>
                <w:szCs w:val="21"/>
              </w:rPr>
            </w:pPr>
            <w:r w:rsidDel="00000000" w:rsidR="00000000" w:rsidRPr="00000000">
              <w:rPr>
                <w:strike w:val="1"/>
                <w:sz w:val="21"/>
                <w:szCs w:val="21"/>
                <w:rtl w:val="0"/>
              </w:rPr>
              <w:t xml:space="preserve">Letter Template Management</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6">
            <w:pPr>
              <w:spacing w:after="0" w:lineRule="auto"/>
              <w:rPr>
                <w:b w:val="1"/>
                <w:bCs w:val="1"/>
                <w:strike w:val="1"/>
                <w:sz w:val="21"/>
                <w:szCs w:val="21"/>
              </w:rPr>
            </w:pPr>
            <w:r w:rsidDel="00000000" w:rsidR="00000000" w:rsidRPr="00000000">
              <w:rPr>
                <w:b w:val="1"/>
                <w:bCs w:val="1"/>
                <w:strike w:val="1"/>
                <w:sz w:val="21"/>
                <w:szCs w:val="21"/>
                <w:rtl w:val="0"/>
              </w:rPr>
              <w:t xml:space="preserve">Y</w:t>
            </w:r>
          </w:p>
        </w:tc>
      </w:tr>
      <w:tr>
        <w:trPr>
          <w:cantSplit w:val="0"/>
          <w:trHeight w:val="255"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7">
            <w:pPr>
              <w:spacing w:after="0" w:lineRule="auto"/>
              <w:rPr>
                <w:strike w:val="1"/>
                <w:sz w:val="21"/>
                <w:szCs w:val="21"/>
              </w:rPr>
            </w:pPr>
            <w:r w:rsidDel="00000000" w:rsidR="00000000" w:rsidRPr="00000000">
              <w:rPr>
                <w:strike w:val="1"/>
                <w:sz w:val="21"/>
                <w:szCs w:val="21"/>
                <w:rtl w:val="0"/>
              </w:rPr>
              <w:t xml:space="preserve">Business Parameter Management</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8">
            <w:pPr>
              <w:spacing w:after="0" w:lineRule="auto"/>
              <w:rPr>
                <w:b w:val="1"/>
                <w:bCs w:val="1"/>
                <w:strike w:val="1"/>
                <w:sz w:val="21"/>
                <w:szCs w:val="21"/>
              </w:rPr>
            </w:pPr>
            <w:r w:rsidDel="00000000" w:rsidR="00000000" w:rsidRPr="00000000">
              <w:rPr>
                <w:b w:val="1"/>
                <w:bCs w:val="1"/>
                <w:strike w:val="1"/>
                <w:sz w:val="21"/>
                <w:szCs w:val="21"/>
                <w:rtl w:val="0"/>
              </w:rPr>
              <w:t xml:space="preserve">Y</w:t>
            </w:r>
          </w:p>
        </w:tc>
      </w:tr>
      <w:tr>
        <w:trPr>
          <w:cantSplit w:val="0"/>
          <w:trHeight w:val="255"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9">
            <w:pPr>
              <w:spacing w:after="0" w:lineRule="auto"/>
              <w:rPr>
                <w:strike w:val="1"/>
                <w:sz w:val="21"/>
                <w:szCs w:val="21"/>
              </w:rPr>
            </w:pPr>
            <w:r w:rsidDel="00000000" w:rsidR="00000000" w:rsidRPr="00000000">
              <w:rPr>
                <w:strike w:val="1"/>
                <w:sz w:val="21"/>
                <w:szCs w:val="21"/>
                <w:rtl w:val="0"/>
              </w:rPr>
              <w:t xml:space="preserve">Business Switch Maintenance</w:t>
            </w:r>
          </w:p>
        </w:tc>
        <w:tc>
          <w:tcPr>
            <w:tcBorders>
              <w:top w:color="000000" w:space="0" w:sz="0" w:val="nil"/>
              <w:left w:color="000000" w:space="0" w:sz="0" w:val="nil"/>
              <w:bottom w:color="7f7f7f" w:space="0" w:sz="5" w:val="single"/>
              <w:right w:color="7f7f7f"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A">
            <w:pPr>
              <w:spacing w:after="0" w:lineRule="auto"/>
              <w:rPr>
                <w:b w:val="1"/>
                <w:bCs w:val="1"/>
                <w:strike w:val="1"/>
                <w:sz w:val="21"/>
                <w:szCs w:val="21"/>
              </w:rPr>
            </w:pPr>
            <w:r w:rsidDel="00000000" w:rsidR="00000000" w:rsidRPr="00000000">
              <w:rPr>
                <w:b w:val="1"/>
                <w:bCs w:val="1"/>
                <w:strike w:val="1"/>
                <w:sz w:val="21"/>
                <w:szCs w:val="21"/>
                <w:rtl w:val="0"/>
              </w:rPr>
              <w:t xml:space="preserve">Y</w:t>
            </w:r>
          </w:p>
        </w:tc>
      </w:tr>
    </w:tbl>
    <w:p w:rsidR="00000000" w:rsidDel="00000000" w:rsidP="00000000" w:rsidRDefault="00000000" w:rsidRPr="00000000" w14:paraId="00000C2B">
      <w:pPr>
        <w:spacing w:after="0" w:lineRule="auto"/>
        <w:ind w:left="1240" w:firstLine="0"/>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C2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p6gbh47hgt3j" w:id="167"/>
      <w:bookmarkEnd w:id="167"/>
      <w:r w:rsidDel="00000000" w:rsidR="00000000" w:rsidRPr="00000000">
        <w:rPr>
          <w:sz w:val="22"/>
          <w:szCs w:val="22"/>
          <w:rtl w:val="0"/>
        </w:rPr>
        <w:t xml:space="preserve">14.2.</w:t>
      </w:r>
      <w:r w:rsidDel="00000000" w:rsidR="00000000" w:rsidRPr="00000000">
        <w:rPr>
          <w:sz w:val="22"/>
          <w:szCs w:val="22"/>
          <w:rtl w:val="0"/>
        </w:rPr>
        <w:t xml:space="preserve">  </w:t>
      </w:r>
      <w:r w:rsidDel="00000000" w:rsidR="00000000" w:rsidRPr="00000000">
        <w:rPr>
          <w:sz w:val="22"/>
          <w:szCs w:val="22"/>
          <w:rtl w:val="0"/>
        </w:rPr>
        <w:t xml:space="preserve">Role Creation</w:t>
      </w:r>
    </w:p>
    <w:p w:rsidR="00000000" w:rsidDel="00000000" w:rsidP="00000000" w:rsidRDefault="00000000" w:rsidRPr="00000000" w14:paraId="00000C2D">
      <w:pPr>
        <w:spacing w:after="0" w:lineRule="auto"/>
        <w:ind w:left="160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support creating roles</w:t>
      </w:r>
    </w:p>
    <w:p w:rsidR="00000000" w:rsidDel="00000000" w:rsidP="00000000" w:rsidRDefault="00000000" w:rsidRPr="00000000" w14:paraId="00000C2E">
      <w:pPr>
        <w:spacing w:after="0" w:lineRule="auto"/>
        <w:ind w:left="16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When creation, input field include role id, role name, actions</w:t>
      </w:r>
    </w:p>
    <w:p w:rsidR="00000000" w:rsidDel="00000000" w:rsidP="00000000" w:rsidRDefault="00000000" w:rsidRPr="00000000" w14:paraId="00000C2F">
      <w:pPr>
        <w:spacing w:after="0" w:lineRule="auto"/>
        <w:ind w:left="16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Action is selected from Action List, which is pre-configurated in system.</w:t>
      </w:r>
    </w:p>
    <w:p w:rsidR="00000000" w:rsidDel="00000000" w:rsidP="00000000" w:rsidRDefault="00000000" w:rsidRPr="00000000" w14:paraId="00000C30">
      <w:pPr>
        <w:spacing w:after="0" w:lineRule="auto"/>
        <w:ind w:left="16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role could select more than 1 action from Action List</w:t>
      </w:r>
    </w:p>
    <w:p w:rsidR="00000000" w:rsidDel="00000000" w:rsidP="00000000" w:rsidRDefault="00000000" w:rsidRPr="00000000" w14:paraId="00000C31">
      <w:pPr>
        <w:spacing w:after="0" w:lineRule="auto"/>
        <w:ind w:left="160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support editing roles</w:t>
      </w:r>
    </w:p>
    <w:p w:rsidR="00000000" w:rsidDel="00000000" w:rsidP="00000000" w:rsidRDefault="00000000" w:rsidRPr="00000000" w14:paraId="00000C32">
      <w:pPr>
        <w:spacing w:after="0" w:lineRule="auto"/>
        <w:ind w:left="16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When edit, editable field include role name, actions</w:t>
      </w:r>
    </w:p>
    <w:p w:rsidR="00000000" w:rsidDel="00000000" w:rsidP="00000000" w:rsidRDefault="00000000" w:rsidRPr="00000000" w14:paraId="00000C33">
      <w:pPr>
        <w:spacing w:after="0" w:lineRule="auto"/>
        <w:ind w:left="16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After edit, all user with corresponding role will be influenced immediately.</w:t>
      </w:r>
    </w:p>
    <w:p w:rsidR="00000000" w:rsidDel="00000000" w:rsidP="00000000" w:rsidRDefault="00000000" w:rsidRPr="00000000" w14:paraId="00000C34">
      <w:pPr>
        <w:spacing w:after="60" w:lineRule="auto"/>
        <w:ind w:left="160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 creation, modification need maker and checker mechanism</w:t>
      </w:r>
    </w:p>
    <w:p w:rsidR="00000000" w:rsidDel="00000000" w:rsidP="00000000" w:rsidRDefault="00000000" w:rsidRPr="00000000" w14:paraId="00000C3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16j84siuq2h1" w:id="168"/>
      <w:bookmarkEnd w:id="168"/>
      <w:r w:rsidDel="00000000" w:rsidR="00000000" w:rsidRPr="00000000">
        <w:rPr>
          <w:sz w:val="22"/>
          <w:szCs w:val="22"/>
          <w:rtl w:val="0"/>
        </w:rPr>
        <w:t xml:space="preserve">14.3. User Role binding</w:t>
      </w:r>
    </w:p>
    <w:p w:rsidR="00000000" w:rsidDel="00000000" w:rsidP="00000000" w:rsidRDefault="00000000" w:rsidRPr="00000000" w14:paraId="00000C36">
      <w:pPr>
        <w:shd w:fill="ffffff" w:val="clear"/>
        <w:spacing w:after="0" w:lineRule="auto"/>
        <w:ind w:left="1600" w:hanging="360"/>
        <w:rPr>
          <w:color w:val="0f1115"/>
          <w:sz w:val="21"/>
          <w:szCs w:val="21"/>
        </w:rPr>
      </w:pPr>
      <w:r w:rsidDel="00000000" w:rsidR="00000000" w:rsidRPr="00000000">
        <w:rPr>
          <w:rFonts w:ascii="Noto Sans Symbols" w:cs="Noto Sans Symbols" w:eastAsia="Noto Sans Symbols" w:hAnsi="Noto Sans Symbols"/>
          <w:color w:val="0f1115"/>
          <w:sz w:val="21"/>
          <w:szCs w:val="21"/>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1"/>
          <w:szCs w:val="21"/>
          <w:rtl w:val="0"/>
        </w:rPr>
        <w:t xml:space="preserve">Binding Object: Staff Code</w:t>
      </w:r>
    </w:p>
    <w:p w:rsidR="00000000" w:rsidDel="00000000" w:rsidP="00000000" w:rsidRDefault="00000000" w:rsidRPr="00000000" w14:paraId="00000C37">
      <w:pPr>
        <w:shd w:fill="ffffff" w:val="clear"/>
        <w:spacing w:after="0" w:lineRule="auto"/>
        <w:ind w:left="1600" w:hanging="360"/>
        <w:rPr>
          <w:color w:val="0f1115"/>
          <w:sz w:val="21"/>
          <w:szCs w:val="21"/>
        </w:rPr>
      </w:pPr>
      <w:r w:rsidDel="00000000" w:rsidR="00000000" w:rsidRPr="00000000">
        <w:rPr>
          <w:rFonts w:ascii="Noto Sans Symbols" w:cs="Noto Sans Symbols" w:eastAsia="Noto Sans Symbols" w:hAnsi="Noto Sans Symbols"/>
          <w:color w:val="0f1115"/>
          <w:sz w:val="21"/>
          <w:szCs w:val="21"/>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1"/>
          <w:szCs w:val="21"/>
          <w:rtl w:val="0"/>
        </w:rPr>
        <w:t xml:space="preserve">Binding Process:</w:t>
      </w:r>
    </w:p>
    <w:p w:rsidR="00000000" w:rsidDel="00000000" w:rsidP="00000000" w:rsidRDefault="00000000" w:rsidRPr="00000000" w14:paraId="00000C38">
      <w:pPr>
        <w:spacing w:after="0" w:lineRule="auto"/>
        <w:ind w:left="2200" w:hanging="440"/>
        <w:rPr>
          <w:color w:val="0f1115"/>
          <w:sz w:val="21"/>
          <w:szCs w:val="21"/>
        </w:rPr>
      </w:pPr>
      <w:r w:rsidDel="00000000" w:rsidR="00000000" w:rsidRPr="00000000">
        <w:rPr>
          <w:rFonts w:ascii="Noto Sans Symbols" w:cs="Noto Sans Symbols" w:eastAsia="Noto Sans Symbols" w:hAnsi="Noto Sans Symbols"/>
          <w:color w:val="0f1115"/>
          <w:sz w:val="21"/>
          <w:szCs w:val="21"/>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1"/>
          <w:szCs w:val="21"/>
          <w:rtl w:val="0"/>
        </w:rPr>
        <w:t xml:space="preserve">Select User: The system allows searching by either Staff Code or Staff Name. Searching by one field will display the other to confirm the user's identity.</w:t>
      </w:r>
    </w:p>
    <w:p w:rsidR="00000000" w:rsidDel="00000000" w:rsidP="00000000" w:rsidRDefault="00000000" w:rsidRPr="00000000" w14:paraId="00000C39">
      <w:pPr>
        <w:spacing w:after="0" w:lineRule="auto"/>
        <w:ind w:left="2200" w:hanging="440"/>
        <w:rPr>
          <w:color w:val="0f1115"/>
          <w:sz w:val="21"/>
          <w:szCs w:val="21"/>
        </w:rPr>
      </w:pPr>
      <w:r w:rsidDel="00000000" w:rsidR="00000000" w:rsidRPr="00000000">
        <w:rPr>
          <w:rFonts w:ascii="Noto Sans Symbols" w:cs="Noto Sans Symbols" w:eastAsia="Noto Sans Symbols" w:hAnsi="Noto Sans Symbols"/>
          <w:color w:val="0f1115"/>
          <w:sz w:val="21"/>
          <w:szCs w:val="21"/>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1"/>
          <w:szCs w:val="21"/>
          <w:rtl w:val="0"/>
        </w:rPr>
        <w:t xml:space="preserve">Select Role: Supports multiple role selection from a list. The interface allows selecting or removing specific roles, followed by a confirmation click.</w:t>
      </w:r>
    </w:p>
    <w:p w:rsidR="00000000" w:rsidDel="00000000" w:rsidP="00000000" w:rsidRDefault="00000000" w:rsidRPr="00000000" w14:paraId="00000C3A">
      <w:pPr>
        <w:spacing w:after="0" w:lineRule="auto"/>
        <w:ind w:left="2200" w:hanging="440"/>
        <w:rPr>
          <w:color w:val="0f1115"/>
          <w:sz w:val="21"/>
          <w:szCs w:val="21"/>
        </w:rPr>
      </w:pPr>
      <w:r w:rsidDel="00000000" w:rsidR="00000000" w:rsidRPr="00000000">
        <w:rPr>
          <w:rFonts w:ascii="Noto Sans Symbols" w:cs="Noto Sans Symbols" w:eastAsia="Noto Sans Symbols" w:hAnsi="Noto Sans Symbols"/>
          <w:color w:val="0f1115"/>
          <w:sz w:val="21"/>
          <w:szCs w:val="21"/>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1"/>
          <w:szCs w:val="21"/>
          <w:rtl w:val="0"/>
        </w:rPr>
        <w:t xml:space="preserve">Confirm Binding: Requires a maker-checker mechanism for approval. There are no dedicated maker/checker roles; the system only enforces that the two persons involved are not the same individual.</w:t>
      </w:r>
    </w:p>
    <w:p w:rsidR="00000000" w:rsidDel="00000000" w:rsidP="00000000" w:rsidRDefault="00000000" w:rsidRPr="00000000" w14:paraId="00000C3B">
      <w:pPr>
        <w:spacing w:after="60" w:lineRule="auto"/>
        <w:rPr>
          <w:color w:val="0f1115"/>
          <w:sz w:val="21"/>
          <w:szCs w:val="21"/>
        </w:rPr>
      </w:pPr>
      <w:r w:rsidDel="00000000" w:rsidR="00000000" w:rsidRPr="00000000">
        <w:rPr>
          <w:color w:val="0f1115"/>
          <w:sz w:val="21"/>
          <w:szCs w:val="21"/>
        </w:rPr>
        <w:drawing>
          <wp:inline distB="114300" distT="114300" distL="114300" distR="114300">
            <wp:extent cx="5740400" cy="2362200"/>
            <wp:effectExtent b="0" l="0" r="0" t="0"/>
            <wp:docPr id="65" name="image71.jpg"/>
            <a:graphic>
              <a:graphicData uri="http://schemas.openxmlformats.org/drawingml/2006/picture">
                <pic:pic>
                  <pic:nvPicPr>
                    <pic:cNvPr id="0" name="image71.jpg"/>
                    <pic:cNvPicPr preferRelativeResize="0"/>
                  </pic:nvPicPr>
                  <pic:blipFill>
                    <a:blip r:embed="rId80"/>
                    <a:srcRect b="0" l="0" r="0" t="0"/>
                    <a:stretch>
                      <a:fillRect/>
                    </a:stretch>
                  </pic:blipFill>
                  <pic:spPr>
                    <a:xfrm>
                      <a:off x="0" y="0"/>
                      <a:ext cx="5740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C3C">
      <w:pPr>
        <w:spacing w:after="60" w:lineRule="auto"/>
        <w:rPr>
          <w:color w:val="0f1115"/>
          <w:sz w:val="21"/>
          <w:szCs w:val="21"/>
        </w:rPr>
      </w:pPr>
      <w:r w:rsidDel="00000000" w:rsidR="00000000" w:rsidRPr="00000000">
        <w:rPr>
          <w:color w:val="0f1115"/>
          <w:sz w:val="21"/>
          <w:szCs w:val="21"/>
        </w:rPr>
        <w:drawing>
          <wp:inline distB="114300" distT="114300" distL="114300" distR="114300">
            <wp:extent cx="5740400" cy="2286000"/>
            <wp:effectExtent b="0" l="0" r="0" t="0"/>
            <wp:docPr id="82" name="image80.jpg"/>
            <a:graphic>
              <a:graphicData uri="http://schemas.openxmlformats.org/drawingml/2006/picture">
                <pic:pic>
                  <pic:nvPicPr>
                    <pic:cNvPr id="0" name="image80.jpg"/>
                    <pic:cNvPicPr preferRelativeResize="0"/>
                  </pic:nvPicPr>
                  <pic:blipFill>
                    <a:blip r:embed="rId81"/>
                    <a:srcRect b="0" l="0" r="0" t="0"/>
                    <a:stretch>
                      <a:fillRect/>
                    </a:stretch>
                  </pic:blipFill>
                  <pic:spPr>
                    <a:xfrm>
                      <a:off x="0" y="0"/>
                      <a:ext cx="5740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C3D">
      <w:pPr>
        <w:spacing w:after="60" w:lineRule="auto"/>
        <w:rPr>
          <w:color w:val="0f1115"/>
          <w:sz w:val="21"/>
          <w:szCs w:val="21"/>
        </w:rPr>
      </w:pPr>
      <w:r w:rsidDel="00000000" w:rsidR="00000000" w:rsidRPr="00000000">
        <w:rPr>
          <w:color w:val="0f1115"/>
          <w:sz w:val="21"/>
          <w:szCs w:val="21"/>
        </w:rPr>
        <w:drawing>
          <wp:inline distB="114300" distT="114300" distL="114300" distR="114300">
            <wp:extent cx="5727700" cy="2070100"/>
            <wp:effectExtent b="0" l="0" r="0" t="0"/>
            <wp:docPr id="119" name="image119.jpg"/>
            <a:graphic>
              <a:graphicData uri="http://schemas.openxmlformats.org/drawingml/2006/picture">
                <pic:pic>
                  <pic:nvPicPr>
                    <pic:cNvPr id="0" name="image119.jpg"/>
                    <pic:cNvPicPr preferRelativeResize="0"/>
                  </pic:nvPicPr>
                  <pic:blipFill>
                    <a:blip r:embed="rId82"/>
                    <a:srcRect b="0" l="0" r="0" t="0"/>
                    <a:stretch>
                      <a:fillRect/>
                    </a:stretch>
                  </pic:blipFill>
                  <pic:spPr>
                    <a:xfrm>
                      <a:off x="0" y="0"/>
                      <a:ext cx="57277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C3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2ov3y3rls8gc" w:id="169"/>
      <w:bookmarkEnd w:id="169"/>
      <w:r w:rsidDel="00000000" w:rsidR="00000000" w:rsidRPr="00000000">
        <w:br w:type="page"/>
      </w:r>
      <w:r w:rsidDel="00000000" w:rsidR="00000000" w:rsidRPr="00000000">
        <w:rPr>
          <w:rtl w:val="0"/>
        </w:rPr>
      </w:r>
    </w:p>
    <w:p w:rsidR="00000000" w:rsidDel="00000000" w:rsidP="00000000" w:rsidRDefault="00000000" w:rsidRPr="00000000" w14:paraId="00000C3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5nt9u5ohij47" w:id="170"/>
      <w:bookmarkEnd w:id="170"/>
      <w:r w:rsidDel="00000000" w:rsidR="00000000" w:rsidRPr="00000000">
        <w:rPr>
          <w:rtl w:val="0"/>
        </w:rPr>
        <w:t xml:space="preserve">15.</w:t>
      </w:r>
      <w:r w:rsidDel="00000000" w:rsidR="00000000" w:rsidRPr="00000000">
        <w:rPr>
          <w:rtl w:val="0"/>
        </w:rPr>
        <w:t xml:space="preserve">    </w:t>
      </w:r>
      <w:r w:rsidDel="00000000" w:rsidR="00000000" w:rsidRPr="00000000">
        <w:rPr>
          <w:rtl w:val="0"/>
        </w:rPr>
        <w:t xml:space="preserve">Application Assignment Management</w:t>
      </w:r>
    </w:p>
    <w:p w:rsidR="00000000" w:rsidDel="00000000" w:rsidP="00000000" w:rsidRDefault="00000000" w:rsidRPr="00000000" w14:paraId="00000C4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9xgi2oumb8f" w:id="171"/>
      <w:bookmarkEnd w:id="171"/>
      <w:r w:rsidDel="00000000" w:rsidR="00000000" w:rsidRPr="00000000">
        <w:rPr>
          <w:sz w:val="22"/>
          <w:szCs w:val="22"/>
          <w:rtl w:val="0"/>
        </w:rPr>
        <w:t xml:space="preserve">15.1.</w:t>
      </w:r>
      <w:r w:rsidDel="00000000" w:rsidR="00000000" w:rsidRPr="00000000">
        <w:rPr>
          <w:rFonts w:ascii="Arial Unicode MS" w:cs="Arial Unicode MS" w:eastAsia="Arial Unicode MS" w:hAnsi="Arial Unicode MS"/>
          <w:sz w:val="22"/>
          <w:szCs w:val="22"/>
          <w:rtl w:val="0"/>
        </w:rPr>
        <w:t xml:space="preserve">  【Same as Batch2】</w:t>
      </w:r>
      <w:r w:rsidDel="00000000" w:rsidR="00000000" w:rsidRPr="00000000">
        <w:rPr>
          <w:sz w:val="22"/>
          <w:szCs w:val="22"/>
          <w:rtl w:val="0"/>
        </w:rPr>
        <w:t xml:space="preserve">Principle Introduction</w:t>
      </w:r>
    </w:p>
    <w:p w:rsidR="00000000" w:rsidDel="00000000" w:rsidP="00000000" w:rsidRDefault="00000000" w:rsidRPr="00000000" w14:paraId="00000C41">
      <w:pPr>
        <w:spacing w:after="0" w:lineRule="auto"/>
        <w:ind w:left="1600" w:hanging="360"/>
        <w:rPr>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Relation between Role, Application Status and Expected Queue Mode</w:t>
      </w:r>
    </w:p>
    <w:tbl>
      <w:tblPr>
        <w:tblStyle w:val="Table3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855"/>
        <w:gridCol w:w="2625"/>
        <w:tblGridChange w:id="0">
          <w:tblGrid>
            <w:gridCol w:w="2340"/>
            <w:gridCol w:w="3855"/>
            <w:gridCol w:w="2625"/>
          </w:tblGrid>
        </w:tblGridChange>
      </w:tblGrid>
      <w:tr>
        <w:trPr>
          <w:cantSplit w:val="0"/>
          <w:trHeight w:val="27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42">
            <w:pPr>
              <w:spacing w:after="0" w:lineRule="auto"/>
              <w:ind w:left="0" w:right="4.015748031496429" w:firstLine="0"/>
              <w:rPr>
                <w:b w:val="1"/>
                <w:bCs w:val="1"/>
                <w:sz w:val="18"/>
                <w:szCs w:val="18"/>
              </w:rPr>
            </w:pPr>
            <w:r w:rsidDel="00000000" w:rsidR="00000000" w:rsidRPr="00000000">
              <w:rPr>
                <w:b w:val="1"/>
                <w:bCs w:val="1"/>
                <w:sz w:val="18"/>
                <w:szCs w:val="18"/>
                <w:rtl w:val="0"/>
              </w:rPr>
              <w:t xml:space="preserve">Role</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43">
            <w:pPr>
              <w:spacing w:after="0" w:lineRule="auto"/>
              <w:ind w:left="0" w:right="4.015748031496429" w:firstLine="0"/>
              <w:rPr>
                <w:b w:val="1"/>
                <w:bCs w:val="1"/>
                <w:sz w:val="18"/>
                <w:szCs w:val="18"/>
              </w:rPr>
            </w:pPr>
            <w:r w:rsidDel="00000000" w:rsidR="00000000" w:rsidRPr="00000000">
              <w:rPr>
                <w:b w:val="1"/>
                <w:bCs w:val="1"/>
                <w:sz w:val="18"/>
                <w:szCs w:val="18"/>
                <w:rtl w:val="0"/>
              </w:rPr>
              <w:t xml:space="preserve">Application Status</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44">
            <w:pPr>
              <w:spacing w:after="0" w:lineRule="auto"/>
              <w:ind w:left="0" w:right="4.015748031496429" w:firstLine="0"/>
              <w:rPr>
                <w:b w:val="1"/>
                <w:bCs w:val="1"/>
                <w:sz w:val="18"/>
                <w:szCs w:val="18"/>
              </w:rPr>
            </w:pPr>
            <w:r w:rsidDel="00000000" w:rsidR="00000000" w:rsidRPr="00000000">
              <w:rPr>
                <w:b w:val="1"/>
                <w:bCs w:val="1"/>
                <w:sz w:val="18"/>
                <w:szCs w:val="18"/>
                <w:rtl w:val="0"/>
              </w:rPr>
              <w:t xml:space="preserve">Expected</w:t>
            </w:r>
            <w:r w:rsidDel="00000000" w:rsidR="00000000" w:rsidRPr="00000000">
              <w:rPr>
                <w:sz w:val="18"/>
                <w:szCs w:val="18"/>
                <w:rtl w:val="0"/>
              </w:rPr>
              <w:t xml:space="preserve"> </w:t>
            </w:r>
            <w:r w:rsidDel="00000000" w:rsidR="00000000" w:rsidRPr="00000000">
              <w:rPr>
                <w:b w:val="1"/>
                <w:bCs w:val="1"/>
                <w:sz w:val="18"/>
                <w:szCs w:val="18"/>
                <w:rtl w:val="0"/>
              </w:rPr>
              <w:t xml:space="preserve">Queue Mode</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5">
            <w:pPr>
              <w:spacing w:after="0" w:lineRule="auto"/>
              <w:ind w:left="0" w:right="4.015748031496429" w:firstLine="0"/>
              <w:rPr>
                <w:sz w:val="18"/>
                <w:szCs w:val="18"/>
              </w:rPr>
            </w:pPr>
            <w:r w:rsidDel="00000000" w:rsidR="00000000" w:rsidRPr="00000000">
              <w:rPr>
                <w:sz w:val="18"/>
                <w:szCs w:val="18"/>
                <w:rtl w:val="0"/>
              </w:rPr>
              <w:t xml:space="preserve">CRA Checker and Maintenance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6">
            <w:pPr>
              <w:spacing w:after="0" w:lineRule="auto"/>
              <w:ind w:left="0" w:right="4.015748031496429" w:firstLine="0"/>
              <w:rPr>
                <w:sz w:val="18"/>
                <w:szCs w:val="18"/>
              </w:rPr>
            </w:pPr>
            <w:r w:rsidDel="00000000" w:rsidR="00000000" w:rsidRPr="00000000">
              <w:rPr>
                <w:sz w:val="18"/>
                <w:szCs w:val="18"/>
                <w:rtl w:val="0"/>
              </w:rPr>
              <w:t xml:space="preserve">Pending checking and Maintenance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7">
            <w:pPr>
              <w:spacing w:after="0" w:lineRule="auto"/>
              <w:ind w:left="0" w:right="4.015748031496429" w:firstLine="0"/>
              <w:rPr>
                <w:sz w:val="18"/>
                <w:szCs w:val="18"/>
              </w:rPr>
            </w:pPr>
            <w:r w:rsidDel="00000000" w:rsidR="00000000" w:rsidRPr="00000000">
              <w:rPr>
                <w:sz w:val="18"/>
                <w:szCs w:val="18"/>
                <w:rtl w:val="0"/>
              </w:rPr>
              <w:t xml:space="preserve">Round Robin</w:t>
            </w:r>
          </w:p>
        </w:tc>
      </w:tr>
      <w:tr>
        <w:trPr>
          <w:cantSplit w:val="0"/>
          <w:trHeight w:val="270" w:hRule="atLeast"/>
          <w:tblHeader w:val="0"/>
        </w:trPr>
        <w:tc>
          <w:tcPr>
            <w:vMerge w:val="restart"/>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8">
            <w:pPr>
              <w:spacing w:after="0" w:lineRule="auto"/>
              <w:ind w:left="0" w:right="4.015748031496429" w:firstLine="0"/>
              <w:rPr>
                <w:sz w:val="18"/>
                <w:szCs w:val="18"/>
              </w:rPr>
            </w:pPr>
            <w:r w:rsidDel="00000000" w:rsidR="00000000" w:rsidRPr="00000000">
              <w:rPr>
                <w:sz w:val="18"/>
                <w:szCs w:val="18"/>
                <w:rtl w:val="0"/>
              </w:rPr>
              <w:t xml:space="preserve">CRA Defect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9">
            <w:pPr>
              <w:spacing w:after="0" w:lineRule="auto"/>
              <w:ind w:left="0" w:right="4.015748031496429" w:firstLine="0"/>
              <w:rPr>
                <w:sz w:val="18"/>
                <w:szCs w:val="18"/>
              </w:rPr>
            </w:pPr>
            <w:r w:rsidDel="00000000" w:rsidR="00000000" w:rsidRPr="00000000">
              <w:rPr>
                <w:sz w:val="18"/>
                <w:szCs w:val="18"/>
                <w:rtl w:val="0"/>
              </w:rPr>
              <w:t xml:space="preserve">Defect Pending Verification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A">
            <w:pPr>
              <w:spacing w:after="0" w:lineRule="auto"/>
              <w:ind w:left="0" w:right="4.015748031496429" w:firstLine="0"/>
              <w:rPr>
                <w:sz w:val="18"/>
                <w:szCs w:val="18"/>
              </w:rPr>
            </w:pPr>
            <w:r w:rsidDel="00000000" w:rsidR="00000000" w:rsidRPr="00000000">
              <w:rPr>
                <w:sz w:val="18"/>
                <w:szCs w:val="18"/>
                <w:rtl w:val="0"/>
              </w:rPr>
              <w:t xml:space="preserve">Round Robin</w:t>
            </w:r>
          </w:p>
        </w:tc>
      </w:tr>
      <w:tr>
        <w:trPr>
          <w:cantSplit w:val="0"/>
          <w:trHeight w:val="270" w:hRule="atLeast"/>
          <w:tblHeader w:val="0"/>
        </w:trPr>
        <w:tc>
          <w:tcPr>
            <w:vMerge w:val="continue"/>
            <w:tcBorders>
              <w:top w:color="000000" w:space="0" w:sz="0" w:val="nil"/>
              <w:left w:color="808080" w:space="0" w:sz="5" w:val="single"/>
              <w:bottom w:color="808080" w:space="0" w:sz="5" w:val="single"/>
              <w:right w:color="80808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4B">
            <w:pPr>
              <w:ind w:left="360" w:firstLine="0"/>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C">
            <w:pPr>
              <w:spacing w:after="0" w:lineRule="auto"/>
              <w:ind w:left="0" w:right="4.015748031496429" w:firstLine="0"/>
              <w:rPr>
                <w:sz w:val="18"/>
                <w:szCs w:val="18"/>
              </w:rPr>
            </w:pPr>
            <w:r w:rsidDel="00000000" w:rsidR="00000000" w:rsidRPr="00000000">
              <w:rPr>
                <w:sz w:val="18"/>
                <w:szCs w:val="18"/>
                <w:rtl w:val="0"/>
              </w:rPr>
              <w:t xml:space="preserve">Disbursed with Defect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D">
            <w:pPr>
              <w:spacing w:after="0" w:lineRule="auto"/>
              <w:ind w:left="0" w:right="4.015748031496429" w:firstLine="0"/>
              <w:rPr>
                <w:sz w:val="18"/>
                <w:szCs w:val="18"/>
              </w:rPr>
            </w:pPr>
            <w:r w:rsidDel="00000000" w:rsidR="00000000" w:rsidRPr="00000000">
              <w:rPr>
                <w:sz w:val="18"/>
                <w:szCs w:val="18"/>
                <w:rtl w:val="0"/>
              </w:rPr>
              <w:t xml:space="preserve">Pick Up</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E">
            <w:pPr>
              <w:spacing w:after="0" w:lineRule="auto"/>
              <w:ind w:left="0" w:right="4.015748031496429" w:firstLine="0"/>
              <w:rPr>
                <w:sz w:val="18"/>
                <w:szCs w:val="18"/>
              </w:rPr>
            </w:pPr>
            <w:r w:rsidDel="00000000" w:rsidR="00000000" w:rsidRPr="00000000">
              <w:rPr>
                <w:sz w:val="18"/>
                <w:szCs w:val="18"/>
                <w:rtl w:val="0"/>
              </w:rPr>
              <w:t xml:space="preserve">CRA Checker and Maintenance </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F">
            <w:pPr>
              <w:spacing w:after="0" w:lineRule="auto"/>
              <w:ind w:left="0" w:right="4.015748031496429" w:firstLine="0"/>
              <w:rPr>
                <w:sz w:val="18"/>
                <w:szCs w:val="18"/>
              </w:rPr>
            </w:pPr>
            <w:r w:rsidDel="00000000" w:rsidR="00000000" w:rsidRPr="00000000">
              <w:rPr>
                <w:sz w:val="18"/>
                <w:szCs w:val="18"/>
                <w:rtl w:val="0"/>
              </w:rPr>
              <w:t xml:space="preserve">Pending Maintenance after defect Verification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0">
            <w:pPr>
              <w:spacing w:after="0" w:lineRule="auto"/>
              <w:ind w:left="0" w:right="4.015748031496429" w:firstLine="0"/>
              <w:rPr>
                <w:sz w:val="18"/>
                <w:szCs w:val="18"/>
              </w:rPr>
            </w:pPr>
            <w:r w:rsidDel="00000000" w:rsidR="00000000" w:rsidRPr="00000000">
              <w:rPr>
                <w:sz w:val="18"/>
                <w:szCs w:val="18"/>
                <w:rtl w:val="0"/>
              </w:rPr>
              <w:t xml:space="preserve">Pick Up</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1">
            <w:pPr>
              <w:spacing w:after="0" w:lineRule="auto"/>
              <w:ind w:left="0" w:right="4.015748031496429" w:firstLine="0"/>
              <w:rPr>
                <w:sz w:val="18"/>
                <w:szCs w:val="18"/>
              </w:rPr>
            </w:pPr>
            <w:r w:rsidDel="00000000" w:rsidR="00000000" w:rsidRPr="00000000">
              <w:rPr>
                <w:sz w:val="18"/>
                <w:szCs w:val="18"/>
                <w:rtl w:val="0"/>
              </w:rPr>
              <w:t xml:space="preserve">CRA Authorizer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2">
            <w:pPr>
              <w:spacing w:after="0" w:lineRule="auto"/>
              <w:ind w:left="0" w:right="4.015748031496429" w:firstLine="0"/>
              <w:rPr>
                <w:sz w:val="18"/>
                <w:szCs w:val="18"/>
              </w:rPr>
            </w:pPr>
            <w:r w:rsidDel="00000000" w:rsidR="00000000" w:rsidRPr="00000000">
              <w:rPr>
                <w:sz w:val="18"/>
                <w:szCs w:val="18"/>
                <w:rtl w:val="0"/>
              </w:rPr>
              <w:t xml:space="preserve">Pending Authorization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3">
            <w:pPr>
              <w:spacing w:after="0" w:lineRule="auto"/>
              <w:ind w:left="0" w:right="4.015748031496429" w:firstLine="0"/>
              <w:rPr>
                <w:sz w:val="18"/>
                <w:szCs w:val="18"/>
              </w:rPr>
            </w:pPr>
            <w:r w:rsidDel="00000000" w:rsidR="00000000" w:rsidRPr="00000000">
              <w:rPr>
                <w:sz w:val="18"/>
                <w:szCs w:val="18"/>
                <w:rtl w:val="0"/>
              </w:rPr>
              <w:t xml:space="preserve">Round Robin</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4">
            <w:pPr>
              <w:spacing w:after="0" w:lineRule="auto"/>
              <w:ind w:left="0" w:right="4.015748031496429" w:firstLine="0"/>
              <w:rPr>
                <w:sz w:val="18"/>
                <w:szCs w:val="18"/>
              </w:rPr>
            </w:pPr>
            <w:r w:rsidDel="00000000" w:rsidR="00000000" w:rsidRPr="00000000">
              <w:rPr>
                <w:sz w:val="18"/>
                <w:szCs w:val="18"/>
                <w:rtl w:val="0"/>
              </w:rPr>
              <w:t xml:space="preserve">CRA Post Maintenance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5">
            <w:pPr>
              <w:spacing w:after="0" w:lineRule="auto"/>
              <w:ind w:left="0" w:right="4.015748031496429" w:firstLine="0"/>
              <w:rPr>
                <w:sz w:val="18"/>
                <w:szCs w:val="18"/>
              </w:rPr>
            </w:pPr>
            <w:r w:rsidDel="00000000" w:rsidR="00000000" w:rsidRPr="00000000">
              <w:rPr>
                <w:sz w:val="18"/>
                <w:szCs w:val="18"/>
                <w:rtl w:val="0"/>
              </w:rPr>
              <w:t xml:space="preserve">Disbursed Pending Post Maintenance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6">
            <w:pPr>
              <w:spacing w:after="0" w:lineRule="auto"/>
              <w:ind w:left="0" w:right="4.015748031496429" w:firstLine="0"/>
              <w:rPr>
                <w:sz w:val="18"/>
                <w:szCs w:val="18"/>
              </w:rPr>
            </w:pPr>
            <w:r w:rsidDel="00000000" w:rsidR="00000000" w:rsidRPr="00000000">
              <w:rPr>
                <w:sz w:val="18"/>
                <w:szCs w:val="18"/>
                <w:rtl w:val="0"/>
              </w:rPr>
              <w:t xml:space="preserve">Round Robin</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7">
            <w:pPr>
              <w:spacing w:after="0" w:lineRule="auto"/>
              <w:ind w:left="0" w:right="4.015748031496429" w:firstLine="0"/>
              <w:rPr>
                <w:sz w:val="18"/>
                <w:szCs w:val="18"/>
              </w:rPr>
            </w:pPr>
            <w:r w:rsidDel="00000000" w:rsidR="00000000" w:rsidRPr="00000000">
              <w:rPr>
                <w:sz w:val="18"/>
                <w:szCs w:val="18"/>
                <w:rtl w:val="0"/>
              </w:rPr>
              <w:t xml:space="preserve">CRA Post Authorizer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8">
            <w:pPr>
              <w:spacing w:after="0" w:lineRule="auto"/>
              <w:ind w:left="0" w:right="4.015748031496429" w:firstLine="0"/>
              <w:rPr>
                <w:sz w:val="18"/>
                <w:szCs w:val="18"/>
              </w:rPr>
            </w:pPr>
            <w:r w:rsidDel="00000000" w:rsidR="00000000" w:rsidRPr="00000000">
              <w:rPr>
                <w:sz w:val="18"/>
                <w:szCs w:val="18"/>
                <w:rtl w:val="0"/>
              </w:rPr>
              <w:t xml:space="preserve">Disbursed Pending Post Authorization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9">
            <w:pPr>
              <w:spacing w:after="0" w:lineRule="auto"/>
              <w:ind w:left="0" w:right="4.015748031496429" w:firstLine="0"/>
              <w:rPr>
                <w:sz w:val="18"/>
                <w:szCs w:val="18"/>
              </w:rPr>
            </w:pPr>
            <w:r w:rsidDel="00000000" w:rsidR="00000000" w:rsidRPr="00000000">
              <w:rPr>
                <w:sz w:val="18"/>
                <w:szCs w:val="18"/>
                <w:rtl w:val="0"/>
              </w:rPr>
              <w:t xml:space="preserve">Round Robin</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A">
            <w:pPr>
              <w:spacing w:after="0" w:lineRule="auto"/>
              <w:ind w:left="0" w:right="4.015748031496429" w:firstLine="0"/>
              <w:rPr>
                <w:sz w:val="18"/>
                <w:szCs w:val="18"/>
              </w:rPr>
            </w:pPr>
            <w:r w:rsidDel="00000000" w:rsidR="00000000" w:rsidRPr="00000000">
              <w:rPr>
                <w:sz w:val="18"/>
                <w:szCs w:val="18"/>
                <w:rtl w:val="0"/>
              </w:rPr>
              <w:t xml:space="preserve">CRA Cabinet Controller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B">
            <w:pPr>
              <w:spacing w:after="0" w:lineRule="auto"/>
              <w:ind w:left="0" w:right="4.015748031496429" w:firstLine="0"/>
              <w:rPr>
                <w:sz w:val="18"/>
                <w:szCs w:val="18"/>
              </w:rPr>
            </w:pPr>
            <w:r w:rsidDel="00000000" w:rsidR="00000000" w:rsidRPr="00000000">
              <w:rPr>
                <w:sz w:val="18"/>
                <w:szCs w:val="18"/>
                <w:rtl w:val="0"/>
              </w:rPr>
              <w:t xml:space="preserve">Waiting in Cabinet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C">
            <w:pPr>
              <w:spacing w:after="0" w:lineRule="auto"/>
              <w:ind w:left="0" w:right="4.015748031496429" w:firstLine="0"/>
              <w:rPr>
                <w:sz w:val="18"/>
                <w:szCs w:val="18"/>
              </w:rPr>
            </w:pPr>
            <w:r w:rsidDel="00000000" w:rsidR="00000000" w:rsidRPr="00000000">
              <w:rPr>
                <w:sz w:val="18"/>
                <w:szCs w:val="18"/>
                <w:rtl w:val="0"/>
              </w:rPr>
              <w:t xml:space="preserve">Pick Up</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D">
            <w:pPr>
              <w:spacing w:after="0" w:lineRule="auto"/>
              <w:ind w:left="0" w:right="4.015748031496429" w:firstLine="0"/>
              <w:rPr>
                <w:sz w:val="18"/>
                <w:szCs w:val="18"/>
              </w:rPr>
            </w:pPr>
            <w:r w:rsidDel="00000000" w:rsidR="00000000" w:rsidRPr="00000000">
              <w:rPr>
                <w:sz w:val="18"/>
                <w:szCs w:val="18"/>
                <w:rtl w:val="0"/>
              </w:rPr>
              <w:t xml:space="preserve">CRA Manager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E">
            <w:pPr>
              <w:spacing w:after="0" w:lineRule="auto"/>
              <w:ind w:left="0" w:right="4.015748031496429" w:firstLine="0"/>
              <w:rPr>
                <w:sz w:val="18"/>
                <w:szCs w:val="18"/>
              </w:rPr>
            </w:pPr>
            <w:r w:rsidDel="00000000" w:rsidR="00000000" w:rsidRPr="00000000">
              <w:rPr>
                <w:sz w:val="18"/>
                <w:szCs w:val="18"/>
                <w:rtl w:val="0"/>
              </w:rPr>
              <w:t xml:space="preserve">Pending e-stamping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F">
            <w:pPr>
              <w:spacing w:after="0" w:lineRule="auto"/>
              <w:ind w:left="0" w:right="4.015748031496429" w:firstLine="0"/>
              <w:rPr>
                <w:sz w:val="18"/>
                <w:szCs w:val="18"/>
              </w:rPr>
            </w:pPr>
            <w:r w:rsidDel="00000000" w:rsidR="00000000" w:rsidRPr="00000000">
              <w:rPr>
                <w:sz w:val="18"/>
                <w:szCs w:val="18"/>
                <w:rtl w:val="0"/>
              </w:rPr>
              <w:t xml:space="preserve"> </w:t>
            </w:r>
          </w:p>
        </w:tc>
      </w:tr>
      <w:tr>
        <w:trPr>
          <w:cantSplit w:val="0"/>
          <w:trHeight w:val="270" w:hRule="atLeast"/>
          <w:tblHeader w:val="0"/>
        </w:trPr>
        <w:tc>
          <w:tcPr>
            <w:vMerge w:val="restart"/>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0">
            <w:pPr>
              <w:spacing w:after="0" w:lineRule="auto"/>
              <w:ind w:left="0" w:right="4.015748031496429" w:firstLine="0"/>
              <w:rPr>
                <w:sz w:val="18"/>
                <w:szCs w:val="18"/>
              </w:rPr>
            </w:pPr>
            <w:r w:rsidDel="00000000" w:rsidR="00000000" w:rsidRPr="00000000">
              <w:rPr>
                <w:sz w:val="18"/>
                <w:szCs w:val="18"/>
                <w:rtl w:val="0"/>
              </w:rPr>
              <w:t xml:space="preserve">None(Final Status)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1">
            <w:pPr>
              <w:spacing w:after="0" w:lineRule="auto"/>
              <w:ind w:left="0" w:right="4.015748031496429" w:firstLine="0"/>
              <w:rPr>
                <w:sz w:val="18"/>
                <w:szCs w:val="18"/>
              </w:rPr>
            </w:pPr>
            <w:r w:rsidDel="00000000" w:rsidR="00000000" w:rsidRPr="00000000">
              <w:rPr>
                <w:sz w:val="18"/>
                <w:szCs w:val="18"/>
                <w:rtl w:val="0"/>
              </w:rPr>
              <w:t xml:space="preserve">Funded and Confirmed End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2">
            <w:pPr>
              <w:spacing w:after="0" w:lineRule="auto"/>
              <w:ind w:left="0" w:right="4.015748031496429" w:firstLine="0"/>
              <w:rPr>
                <w:sz w:val="18"/>
                <w:szCs w:val="18"/>
              </w:rPr>
            </w:pPr>
            <w:r w:rsidDel="00000000" w:rsidR="00000000" w:rsidRPr="00000000">
              <w:rPr>
                <w:sz w:val="18"/>
                <w:szCs w:val="18"/>
                <w:rtl w:val="0"/>
              </w:rPr>
              <w:t xml:space="preserve"> </w:t>
            </w:r>
          </w:p>
        </w:tc>
      </w:tr>
      <w:tr>
        <w:trPr>
          <w:cantSplit w:val="0"/>
          <w:trHeight w:val="270" w:hRule="atLeast"/>
          <w:tblHeader w:val="0"/>
        </w:trPr>
        <w:tc>
          <w:tcPr>
            <w:vMerge w:val="continue"/>
            <w:tcBorders>
              <w:top w:color="000000" w:space="0" w:sz="0" w:val="nil"/>
              <w:left w:color="808080" w:space="0" w:sz="5" w:val="single"/>
              <w:bottom w:color="808080" w:space="0" w:sz="5" w:val="single"/>
              <w:right w:color="80808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63">
            <w:pPr>
              <w:ind w:left="360" w:firstLine="0"/>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4">
            <w:pPr>
              <w:spacing w:after="0" w:lineRule="auto"/>
              <w:ind w:left="0" w:right="4.015748031496429" w:firstLine="0"/>
              <w:rPr>
                <w:sz w:val="18"/>
                <w:szCs w:val="18"/>
              </w:rPr>
            </w:pPr>
            <w:r w:rsidDel="00000000" w:rsidR="00000000" w:rsidRPr="00000000">
              <w:rPr>
                <w:sz w:val="18"/>
                <w:szCs w:val="18"/>
                <w:rtl w:val="0"/>
              </w:rPr>
              <w:t xml:space="preserve">Manually Funded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5">
            <w:pPr>
              <w:spacing w:after="0" w:lineRule="auto"/>
              <w:ind w:left="0" w:right="4.015748031496429" w:firstLine="0"/>
              <w:rPr>
                <w:sz w:val="18"/>
                <w:szCs w:val="18"/>
              </w:rPr>
            </w:pPr>
            <w:r w:rsidDel="00000000" w:rsidR="00000000" w:rsidRPr="00000000">
              <w:rPr>
                <w:sz w:val="18"/>
                <w:szCs w:val="18"/>
                <w:rtl w:val="0"/>
              </w:rPr>
              <w:t xml:space="preserve"> </w:t>
            </w:r>
          </w:p>
        </w:tc>
      </w:tr>
      <w:tr>
        <w:trPr>
          <w:cantSplit w:val="0"/>
          <w:trHeight w:val="55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6">
            <w:pPr>
              <w:spacing w:after="0" w:lineRule="auto"/>
              <w:ind w:left="0" w:right="4.015748031496429" w:firstLine="0"/>
              <w:rPr>
                <w:sz w:val="18"/>
                <w:szCs w:val="18"/>
              </w:rPr>
            </w:pPr>
            <w:r w:rsidDel="00000000" w:rsidR="00000000" w:rsidRPr="00000000">
              <w:rPr>
                <w:sz w:val="18"/>
                <w:szCs w:val="18"/>
                <w:rtl w:val="0"/>
              </w:rPr>
              <w:t xml:space="preserve">CRA Exception Team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7">
            <w:pPr>
              <w:spacing w:after="0" w:lineRule="auto"/>
              <w:ind w:left="0" w:right="4.015748031496429" w:firstLine="0"/>
              <w:rPr>
                <w:sz w:val="18"/>
                <w:szCs w:val="18"/>
              </w:rPr>
            </w:pPr>
            <w:r w:rsidDel="00000000" w:rsidR="00000000" w:rsidRPr="00000000">
              <w:rPr>
                <w:sz w:val="18"/>
                <w:szCs w:val="18"/>
                <w:rtl w:val="0"/>
              </w:rPr>
              <w:t xml:space="preserve">Status following original queue with Interface Error Flag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8">
            <w:pPr>
              <w:spacing w:after="0" w:lineRule="auto"/>
              <w:ind w:left="0" w:right="4.015748031496429" w:firstLine="0"/>
              <w:rPr>
                <w:sz w:val="18"/>
                <w:szCs w:val="18"/>
              </w:rPr>
            </w:pPr>
            <w:r w:rsidDel="00000000" w:rsidR="00000000" w:rsidRPr="00000000">
              <w:rPr>
                <w:sz w:val="18"/>
                <w:szCs w:val="18"/>
                <w:rtl w:val="0"/>
              </w:rPr>
              <w:t xml:space="preserve">Pick Up</w:t>
            </w:r>
          </w:p>
        </w:tc>
      </w:tr>
    </w:tbl>
    <w:p w:rsidR="00000000" w:rsidDel="00000000" w:rsidP="00000000" w:rsidRDefault="00000000" w:rsidRPr="00000000" w14:paraId="00000C69">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C6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8ub3mjgjpz3k" w:id="172"/>
      <w:bookmarkEnd w:id="172"/>
      <w:r w:rsidDel="00000000" w:rsidR="00000000" w:rsidRPr="00000000">
        <w:rPr>
          <w:sz w:val="22"/>
          <w:szCs w:val="22"/>
          <w:rtl w:val="0"/>
        </w:rPr>
        <w:t xml:space="preserve">15.2.</w:t>
      </w:r>
      <w:r w:rsidDel="00000000" w:rsidR="00000000" w:rsidRPr="00000000">
        <w:rPr>
          <w:rFonts w:ascii="Arial Unicode MS" w:cs="Arial Unicode MS" w:eastAsia="Arial Unicode MS" w:hAnsi="Arial Unicode MS"/>
          <w:sz w:val="22"/>
          <w:szCs w:val="22"/>
          <w:rtl w:val="0"/>
        </w:rPr>
        <w:t xml:space="preserve">  【Same as Batch2】</w:t>
      </w:r>
      <w:r w:rsidDel="00000000" w:rsidR="00000000" w:rsidRPr="00000000">
        <w:rPr>
          <w:sz w:val="22"/>
          <w:szCs w:val="22"/>
          <w:rtl w:val="0"/>
        </w:rPr>
        <w:t xml:space="preserve">User Role Status management</w:t>
      </w:r>
    </w:p>
    <w:p w:rsidR="00000000" w:rsidDel="00000000" w:rsidP="00000000" w:rsidRDefault="00000000" w:rsidRPr="00000000" w14:paraId="00000C6B">
      <w:pPr>
        <w:spacing w:after="0" w:lineRule="auto"/>
        <w:ind w:left="880" w:firstLine="420"/>
        <w:rPr>
          <w:sz w:val="21"/>
          <w:szCs w:val="21"/>
        </w:rPr>
      </w:pPr>
      <w:r w:rsidDel="00000000" w:rsidR="00000000" w:rsidRPr="00000000">
        <w:rPr>
          <w:sz w:val="21"/>
          <w:szCs w:val="21"/>
          <w:rtl w:val="0"/>
        </w:rPr>
        <w:t xml:space="preserve">AS CRA Team manager</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supports manual configuration of a team member's user role status, </w:t>
      </w:r>
      <w:r w:rsidDel="00000000" w:rsidR="00000000" w:rsidRPr="00000000">
        <w:rPr>
          <w:b w:val="1"/>
          <w:bCs w:val="1"/>
          <w:sz w:val="21"/>
          <w:szCs w:val="21"/>
          <w:rtl w:val="0"/>
        </w:rPr>
        <w:t xml:space="preserve">IN ORDER TO </w:t>
      </w:r>
      <w:r w:rsidDel="00000000" w:rsidR="00000000" w:rsidRPr="00000000">
        <w:rPr>
          <w:sz w:val="21"/>
          <w:szCs w:val="21"/>
          <w:rtl w:val="0"/>
        </w:rPr>
        <w:t xml:space="preserve">allocate flexibly based on the actual situation.</w:t>
      </w:r>
    </w:p>
    <w:p w:rsidR="00000000" w:rsidDel="00000000" w:rsidP="00000000" w:rsidRDefault="00000000" w:rsidRPr="00000000" w14:paraId="00000C6C">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C6D">
      <w:pPr>
        <w:shd w:fill="ffffff" w:val="clear"/>
        <w:spacing w:after="0" w:lineRule="auto"/>
        <w:ind w:left="1800" w:hanging="360"/>
        <w:rPr>
          <w:color w:val="0f1115"/>
          <w:sz w:val="21"/>
          <w:szCs w:val="21"/>
        </w:rPr>
      </w:pPr>
      <w:r w:rsidDel="00000000" w:rsidR="00000000" w:rsidRPr="00000000">
        <w:rPr>
          <w:color w:val="0f1115"/>
          <w:sz w:val="21"/>
          <w:szCs w:val="21"/>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1"/>
          <w:szCs w:val="21"/>
          <w:rtl w:val="0"/>
        </w:rPr>
        <w:t xml:space="preserve">User Selection</w:t>
        <w:br w:type="textWrapping"/>
        <w:t xml:space="preserve"> The system supports searching for a user by entering either the Staff Code or Staff Name. When one field is entered, the system will retrieve and display the corresponding value for the other field for identity confirmation</w:t>
      </w:r>
    </w:p>
    <w:p w:rsidR="00000000" w:rsidDel="00000000" w:rsidP="00000000" w:rsidRDefault="00000000" w:rsidRPr="00000000" w14:paraId="00000C6E">
      <w:pPr>
        <w:shd w:fill="ffffff" w:val="clear"/>
        <w:spacing w:after="0" w:lineRule="auto"/>
        <w:ind w:left="0" w:firstLine="0"/>
        <w:jc w:val="left"/>
        <w:rPr>
          <w:color w:val="0f1115"/>
          <w:sz w:val="21"/>
          <w:szCs w:val="21"/>
        </w:rPr>
      </w:pPr>
      <w:r w:rsidDel="00000000" w:rsidR="00000000" w:rsidRPr="00000000">
        <w:rPr>
          <w:color w:val="0f1115"/>
          <w:sz w:val="21"/>
          <w:szCs w:val="21"/>
        </w:rPr>
        <w:drawing>
          <wp:inline distB="114300" distT="114300" distL="114300" distR="114300">
            <wp:extent cx="6675120" cy="3124200"/>
            <wp:effectExtent b="0" l="0" r="0" t="0"/>
            <wp:docPr id="97" name="image89.png"/>
            <a:graphic>
              <a:graphicData uri="http://schemas.openxmlformats.org/drawingml/2006/picture">
                <pic:pic>
                  <pic:nvPicPr>
                    <pic:cNvPr id="0" name="image89.png"/>
                    <pic:cNvPicPr preferRelativeResize="0"/>
                  </pic:nvPicPr>
                  <pic:blipFill>
                    <a:blip r:embed="rId83"/>
                    <a:srcRect b="0" l="0" r="0" t="0"/>
                    <a:stretch>
                      <a:fillRect/>
                    </a:stretch>
                  </pic:blipFill>
                  <pic:spPr>
                    <a:xfrm>
                      <a:off x="0" y="0"/>
                      <a:ext cx="6675120" cy="3124200"/>
                    </a:xfrm>
                    <a:prstGeom prst="rect"/>
                    <a:ln/>
                  </pic:spPr>
                </pic:pic>
              </a:graphicData>
            </a:graphic>
          </wp:inline>
        </w:drawing>
      </w:r>
      <w:r w:rsidDel="00000000" w:rsidR="00000000" w:rsidRPr="00000000">
        <w:rPr>
          <w:color w:val="0f1115"/>
          <w:sz w:val="21"/>
          <w:szCs w:val="21"/>
          <w:rtl w:val="0"/>
        </w:rPr>
        <w:t xml:space="preserve">.</w:t>
      </w:r>
    </w:p>
    <w:p w:rsidR="00000000" w:rsidDel="00000000" w:rsidP="00000000" w:rsidRDefault="00000000" w:rsidRPr="00000000" w14:paraId="00000C6F">
      <w:pPr>
        <w:shd w:fill="ffffff" w:val="clear"/>
        <w:spacing w:after="0" w:lineRule="auto"/>
        <w:ind w:left="1800" w:hanging="360"/>
        <w:rPr>
          <w:color w:val="0f1115"/>
          <w:sz w:val="21"/>
          <w:szCs w:val="21"/>
        </w:rPr>
      </w:pPr>
      <w:r w:rsidDel="00000000" w:rsidR="00000000" w:rsidRPr="00000000">
        <w:rPr>
          <w:color w:val="0f1115"/>
          <w:sz w:val="21"/>
          <w:szCs w:val="21"/>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1"/>
          <w:szCs w:val="21"/>
          <w:rtl w:val="0"/>
        </w:rPr>
        <w:t xml:space="preserve">User Role Display &amp; Configuration</w:t>
        <w:br w:type="textWrapping"/>
        <w:t xml:space="preserve"> After a user is selected, the system displays a list of roles assigned to that user. Each role entry supports the following configuration actions:</w:t>
      </w:r>
    </w:p>
    <w:p w:rsidR="00000000" w:rsidDel="00000000" w:rsidP="00000000" w:rsidRDefault="00000000" w:rsidRPr="00000000" w14:paraId="00000C70">
      <w:pPr>
        <w:shd w:fill="ffffff" w:val="clear"/>
        <w:spacing w:after="0" w:lineRule="auto"/>
        <w:ind w:left="2520" w:hanging="360"/>
        <w:rPr>
          <w:color w:val="0f1115"/>
          <w:sz w:val="21"/>
          <w:szCs w:val="21"/>
        </w:rPr>
      </w:pPr>
      <w:r w:rsidDel="00000000" w:rsidR="00000000" w:rsidRPr="00000000">
        <w:rPr>
          <w:color w:val="0f1115"/>
          <w:sz w:val="21"/>
          <w:szCs w:val="21"/>
          <w:rtl w:val="0"/>
        </w:rPr>
        <w:t xml:space="preserve">a)</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rFonts w:ascii="Arial Unicode MS" w:cs="Arial Unicode MS" w:eastAsia="Arial Unicode MS" w:hAnsi="Arial Unicode MS"/>
          <w:b w:val="1"/>
          <w:bCs w:val="1"/>
          <w:color w:val="0f1115"/>
          <w:sz w:val="21"/>
          <w:szCs w:val="21"/>
          <w:rtl w:val="0"/>
        </w:rPr>
        <w:t xml:space="preserve">【Available for CRA Manager and CRA ADMIN】</w:t>
      </w:r>
      <w:r w:rsidDel="00000000" w:rsidR="00000000" w:rsidRPr="00000000">
        <w:rPr>
          <w:color w:val="0f1115"/>
          <w:sz w:val="21"/>
          <w:szCs w:val="21"/>
          <w:rtl w:val="0"/>
        </w:rPr>
        <w:t xml:space="preserve">Set User_Status: Configure as Active or Inactive, and set the corresponding effective datetime.</w:t>
      </w:r>
    </w:p>
    <w:p w:rsidR="00000000" w:rsidDel="00000000" w:rsidP="00000000" w:rsidRDefault="00000000" w:rsidRPr="00000000" w14:paraId="00000C71">
      <w:pPr>
        <w:shd w:fill="ffffff" w:val="clear"/>
        <w:spacing w:after="0" w:lineRule="auto"/>
        <w:ind w:left="0" w:firstLine="0"/>
        <w:rPr>
          <w:color w:val="0f1115"/>
          <w:sz w:val="21"/>
          <w:szCs w:val="21"/>
        </w:rPr>
      </w:pPr>
      <w:r w:rsidDel="00000000" w:rsidR="00000000" w:rsidRPr="00000000">
        <w:rPr>
          <w:color w:val="0f1115"/>
          <w:sz w:val="21"/>
          <w:szCs w:val="21"/>
        </w:rPr>
        <w:drawing>
          <wp:inline distB="114300" distT="114300" distL="114300" distR="114300">
            <wp:extent cx="6675120" cy="2006600"/>
            <wp:effectExtent b="0" l="0" r="0" t="0"/>
            <wp:docPr id="58" name="image58.png"/>
            <a:graphic>
              <a:graphicData uri="http://schemas.openxmlformats.org/drawingml/2006/picture">
                <pic:pic>
                  <pic:nvPicPr>
                    <pic:cNvPr id="0" name="image58.png"/>
                    <pic:cNvPicPr preferRelativeResize="0"/>
                  </pic:nvPicPr>
                  <pic:blipFill>
                    <a:blip r:embed="rId84"/>
                    <a:srcRect b="0" l="0" r="0" t="0"/>
                    <a:stretch>
                      <a:fillRect/>
                    </a:stretch>
                  </pic:blipFill>
                  <pic:spPr>
                    <a:xfrm>
                      <a:off x="0" y="0"/>
                      <a:ext cx="667512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C72">
      <w:pPr>
        <w:shd w:fill="ffffff" w:val="clear"/>
        <w:spacing w:after="0" w:lineRule="auto"/>
        <w:ind w:left="0" w:firstLine="0"/>
        <w:rPr>
          <w:color w:val="0f1115"/>
          <w:sz w:val="21"/>
          <w:szCs w:val="21"/>
        </w:rPr>
      </w:pPr>
      <w:r w:rsidDel="00000000" w:rsidR="00000000" w:rsidRPr="00000000">
        <w:rPr>
          <w:rtl w:val="0"/>
        </w:rPr>
      </w:r>
    </w:p>
    <w:p w:rsidR="00000000" w:rsidDel="00000000" w:rsidP="00000000" w:rsidRDefault="00000000" w:rsidRPr="00000000" w14:paraId="00000C73">
      <w:pPr>
        <w:shd w:fill="ffffff" w:val="clear"/>
        <w:spacing w:after="0" w:lineRule="auto"/>
        <w:ind w:left="2520" w:hanging="360"/>
        <w:rPr>
          <w:color w:val="0f1115"/>
          <w:sz w:val="21"/>
          <w:szCs w:val="21"/>
        </w:rPr>
      </w:pPr>
      <w:r w:rsidDel="00000000" w:rsidR="00000000" w:rsidRPr="00000000">
        <w:rPr>
          <w:color w:val="0f1115"/>
          <w:sz w:val="21"/>
          <w:szCs w:val="21"/>
          <w:rtl w:val="0"/>
        </w:rPr>
        <w:t xml:space="preserve">b)</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rFonts w:ascii="Arial Unicode MS" w:cs="Arial Unicode MS" w:eastAsia="Arial Unicode MS" w:hAnsi="Arial Unicode MS"/>
          <w:b w:val="1"/>
          <w:bCs w:val="1"/>
          <w:color w:val="0f1115"/>
          <w:sz w:val="21"/>
          <w:szCs w:val="21"/>
          <w:rtl w:val="0"/>
        </w:rPr>
        <w:t xml:space="preserve">【Available for CRA Manager and CRA ADMIN】</w:t>
      </w:r>
      <w:r w:rsidDel="00000000" w:rsidR="00000000" w:rsidRPr="00000000">
        <w:rPr>
          <w:color w:val="0f1115"/>
          <w:sz w:val="21"/>
          <w:szCs w:val="21"/>
          <w:rtl w:val="0"/>
        </w:rPr>
        <w:t xml:space="preserve">Set Whether_Round_Robin: A mandatory field with options Y (supports round robin) or N (does not support round robin). The default value during user-role binding is Y.</w:t>
      </w:r>
    </w:p>
    <w:p w:rsidR="00000000" w:rsidDel="00000000" w:rsidP="00000000" w:rsidRDefault="00000000" w:rsidRPr="00000000" w14:paraId="00000C74">
      <w:pPr>
        <w:shd w:fill="ffffff" w:val="clear"/>
        <w:spacing w:after="0" w:lineRule="auto"/>
        <w:ind w:left="0" w:firstLine="0"/>
        <w:rPr>
          <w:color w:val="0f1115"/>
          <w:sz w:val="21"/>
          <w:szCs w:val="21"/>
        </w:rPr>
      </w:pPr>
      <w:r w:rsidDel="00000000" w:rsidR="00000000" w:rsidRPr="00000000">
        <w:rPr>
          <w:color w:val="0f1115"/>
          <w:sz w:val="21"/>
          <w:szCs w:val="21"/>
        </w:rPr>
        <w:drawing>
          <wp:inline distB="114300" distT="114300" distL="114300" distR="114300">
            <wp:extent cx="6675120" cy="2679700"/>
            <wp:effectExtent b="0" l="0" r="0" t="0"/>
            <wp:docPr id="123" name="image107.png"/>
            <a:graphic>
              <a:graphicData uri="http://schemas.openxmlformats.org/drawingml/2006/picture">
                <pic:pic>
                  <pic:nvPicPr>
                    <pic:cNvPr id="0" name="image107.png"/>
                    <pic:cNvPicPr preferRelativeResize="0"/>
                  </pic:nvPicPr>
                  <pic:blipFill>
                    <a:blip r:embed="rId85"/>
                    <a:srcRect b="0" l="0" r="0" t="0"/>
                    <a:stretch>
                      <a:fillRect/>
                    </a:stretch>
                  </pic:blipFill>
                  <pic:spPr>
                    <a:xfrm>
                      <a:off x="0" y="0"/>
                      <a:ext cx="667512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shd w:fill="ffffff" w:val="clear"/>
        <w:spacing w:after="0" w:lineRule="auto"/>
        <w:ind w:left="0" w:firstLine="0"/>
        <w:rPr>
          <w:color w:val="0f1115"/>
          <w:sz w:val="21"/>
          <w:szCs w:val="21"/>
        </w:rPr>
      </w:pPr>
      <w:r w:rsidDel="00000000" w:rsidR="00000000" w:rsidRPr="00000000">
        <w:rPr>
          <w:rtl w:val="0"/>
        </w:rPr>
      </w:r>
    </w:p>
    <w:p w:rsidR="00000000" w:rsidDel="00000000" w:rsidP="00000000" w:rsidRDefault="00000000" w:rsidRPr="00000000" w14:paraId="00000C76">
      <w:pPr>
        <w:shd w:fill="ffffff" w:val="clear"/>
        <w:spacing w:after="0" w:lineRule="auto"/>
        <w:ind w:left="2520" w:hanging="360"/>
        <w:rPr>
          <w:color w:val="0f1115"/>
          <w:sz w:val="21"/>
          <w:szCs w:val="21"/>
        </w:rPr>
      </w:pPr>
      <w:r w:rsidDel="00000000" w:rsidR="00000000" w:rsidRPr="00000000">
        <w:rPr>
          <w:color w:val="0f1115"/>
          <w:sz w:val="21"/>
          <w:szCs w:val="21"/>
          <w:rtl w:val="0"/>
        </w:rPr>
        <w:t xml:space="preserve">c)</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rFonts w:ascii="Arial Unicode MS" w:cs="Arial Unicode MS" w:eastAsia="Arial Unicode MS" w:hAnsi="Arial Unicode MS"/>
          <w:b w:val="1"/>
          <w:bCs w:val="1"/>
          <w:color w:val="0f1115"/>
          <w:sz w:val="21"/>
          <w:szCs w:val="21"/>
          <w:rtl w:val="0"/>
        </w:rPr>
        <w:t xml:space="preserve">【Available for CRA Manager and CRA ADMIN】</w:t>
      </w:r>
      <w:r w:rsidDel="00000000" w:rsidR="00000000" w:rsidRPr="00000000">
        <w:rPr>
          <w:color w:val="0f1115"/>
          <w:sz w:val="21"/>
          <w:szCs w:val="21"/>
          <w:rtl w:val="0"/>
        </w:rPr>
        <w:t xml:space="preserve">Set User role weightage: Configurate via input a value from 0 to 100 for each role.</w:t>
      </w:r>
    </w:p>
    <w:p w:rsidR="00000000" w:rsidDel="00000000" w:rsidP="00000000" w:rsidRDefault="00000000" w:rsidRPr="00000000" w14:paraId="00000C77">
      <w:pPr>
        <w:shd w:fill="ffffff" w:val="clear"/>
        <w:spacing w:after="0" w:lineRule="auto"/>
        <w:ind w:left="2520" w:hanging="360"/>
        <w:rPr>
          <w:color w:val="0f1115"/>
          <w:sz w:val="21"/>
          <w:szCs w:val="21"/>
        </w:rPr>
      </w:pPr>
      <w:r w:rsidDel="00000000" w:rsidR="00000000" w:rsidRPr="00000000">
        <w:rPr>
          <w:color w:val="0f1115"/>
          <w:sz w:val="21"/>
          <w:szCs w:val="21"/>
          <w:rtl w:val="0"/>
        </w:rPr>
        <w:t xml:space="preserve">d)</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rFonts w:ascii="Arial Unicode MS" w:cs="Arial Unicode MS" w:eastAsia="Arial Unicode MS" w:hAnsi="Arial Unicode MS"/>
          <w:b w:val="1"/>
          <w:bCs w:val="1"/>
          <w:color w:val="0f1115"/>
          <w:sz w:val="21"/>
          <w:szCs w:val="21"/>
          <w:rtl w:val="0"/>
        </w:rPr>
        <w:t xml:space="preserve">【Available for CRA ADMIN】</w:t>
      </w:r>
      <w:r w:rsidDel="00000000" w:rsidR="00000000" w:rsidRPr="00000000">
        <w:rPr>
          <w:color w:val="0f1115"/>
          <w:sz w:val="21"/>
          <w:szCs w:val="21"/>
          <w:rtl w:val="0"/>
        </w:rPr>
        <w:t xml:space="preserve">Set Authorizer_Level: Configured via a dropdown list. The options are populated from the CRA Authorization Limit parameter settings. This attribute is exclusive to the Authorizer role and is not visible for other roles.For CRA Authorizer Role this field is mandatory. The default value during user-role binding is empty.</w:t>
      </w:r>
    </w:p>
    <w:p w:rsidR="00000000" w:rsidDel="00000000" w:rsidP="00000000" w:rsidRDefault="00000000" w:rsidRPr="00000000" w14:paraId="00000C78">
      <w:pPr>
        <w:shd w:fill="ffffff" w:val="clear"/>
        <w:spacing w:after="0" w:lineRule="auto"/>
        <w:ind w:left="0" w:firstLine="0"/>
        <w:rPr>
          <w:color w:val="0f1115"/>
          <w:sz w:val="21"/>
          <w:szCs w:val="21"/>
        </w:rPr>
      </w:pPr>
      <w:r w:rsidDel="00000000" w:rsidR="00000000" w:rsidRPr="00000000">
        <w:rPr>
          <w:color w:val="0f1115"/>
          <w:sz w:val="21"/>
          <w:szCs w:val="21"/>
        </w:rPr>
        <w:drawing>
          <wp:inline distB="114300" distT="114300" distL="114300" distR="114300">
            <wp:extent cx="6675120" cy="3263900"/>
            <wp:effectExtent b="0" l="0" r="0" t="0"/>
            <wp:docPr id="63" name="image73.png"/>
            <a:graphic>
              <a:graphicData uri="http://schemas.openxmlformats.org/drawingml/2006/picture">
                <pic:pic>
                  <pic:nvPicPr>
                    <pic:cNvPr id="0" name="image73.png"/>
                    <pic:cNvPicPr preferRelativeResize="0"/>
                  </pic:nvPicPr>
                  <pic:blipFill>
                    <a:blip r:embed="rId86"/>
                    <a:srcRect b="0" l="0" r="0" t="0"/>
                    <a:stretch>
                      <a:fillRect/>
                    </a:stretch>
                  </pic:blipFill>
                  <pic:spPr>
                    <a:xfrm>
                      <a:off x="0" y="0"/>
                      <a:ext cx="667512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C79">
      <w:pPr>
        <w:shd w:fill="ffffff" w:val="clear"/>
        <w:spacing w:after="0" w:lineRule="auto"/>
        <w:ind w:left="0" w:firstLine="0"/>
        <w:rPr>
          <w:color w:val="0f1115"/>
          <w:sz w:val="21"/>
          <w:szCs w:val="21"/>
        </w:rPr>
      </w:pPr>
      <w:r w:rsidDel="00000000" w:rsidR="00000000" w:rsidRPr="00000000">
        <w:rPr>
          <w:rtl w:val="0"/>
        </w:rPr>
      </w:r>
    </w:p>
    <w:p w:rsidR="00000000" w:rsidDel="00000000" w:rsidP="00000000" w:rsidRDefault="00000000" w:rsidRPr="00000000" w14:paraId="00000C7A">
      <w:pPr>
        <w:shd w:fill="ffffff" w:val="clear"/>
        <w:spacing w:after="0" w:lineRule="auto"/>
        <w:ind w:left="0" w:firstLine="0"/>
        <w:rPr>
          <w:color w:val="0f1115"/>
          <w:sz w:val="21"/>
          <w:szCs w:val="21"/>
        </w:rPr>
      </w:pPr>
      <w:r w:rsidDel="00000000" w:rsidR="00000000" w:rsidRPr="00000000">
        <w:rPr>
          <w:color w:val="0f1115"/>
          <w:sz w:val="21"/>
          <w:szCs w:val="21"/>
        </w:rPr>
        <w:drawing>
          <wp:inline distB="114300" distT="114300" distL="114300" distR="114300">
            <wp:extent cx="6675120" cy="2819400"/>
            <wp:effectExtent b="0" l="0" r="0" t="0"/>
            <wp:docPr id="19" name="image4.png"/>
            <a:graphic>
              <a:graphicData uri="http://schemas.openxmlformats.org/drawingml/2006/picture">
                <pic:pic>
                  <pic:nvPicPr>
                    <pic:cNvPr id="0" name="image4.png"/>
                    <pic:cNvPicPr preferRelativeResize="0"/>
                  </pic:nvPicPr>
                  <pic:blipFill>
                    <a:blip r:embed="rId87"/>
                    <a:srcRect b="0" l="0" r="0" t="0"/>
                    <a:stretch>
                      <a:fillRect/>
                    </a:stretch>
                  </pic:blipFill>
                  <pic:spPr>
                    <a:xfrm>
                      <a:off x="0" y="0"/>
                      <a:ext cx="66751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C7B">
      <w:pPr>
        <w:shd w:fill="ffffff" w:val="clear"/>
        <w:spacing w:after="0" w:lineRule="auto"/>
        <w:ind w:left="0" w:firstLine="0"/>
        <w:rPr>
          <w:color w:val="0f1115"/>
          <w:sz w:val="21"/>
          <w:szCs w:val="21"/>
        </w:rPr>
      </w:pPr>
      <w:r w:rsidDel="00000000" w:rsidR="00000000" w:rsidRPr="00000000">
        <w:rPr>
          <w:rtl w:val="0"/>
        </w:rPr>
      </w:r>
    </w:p>
    <w:p w:rsidR="00000000" w:rsidDel="00000000" w:rsidP="00000000" w:rsidRDefault="00000000" w:rsidRPr="00000000" w14:paraId="00000C7C">
      <w:pPr>
        <w:shd w:fill="ffffff" w:val="clear"/>
        <w:spacing w:after="0" w:lineRule="auto"/>
        <w:ind w:left="0" w:firstLine="0"/>
        <w:rPr>
          <w:color w:val="0f1115"/>
          <w:sz w:val="21"/>
          <w:szCs w:val="21"/>
        </w:rPr>
      </w:pPr>
      <w:r w:rsidDel="00000000" w:rsidR="00000000" w:rsidRPr="00000000">
        <w:rPr>
          <w:color w:val="0f1115"/>
          <w:sz w:val="21"/>
          <w:szCs w:val="21"/>
        </w:rPr>
        <w:drawing>
          <wp:inline distB="114300" distT="114300" distL="114300" distR="114300">
            <wp:extent cx="6675120" cy="2819400"/>
            <wp:effectExtent b="0" l="0" r="0" t="0"/>
            <wp:docPr id="37" name="image44.png"/>
            <a:graphic>
              <a:graphicData uri="http://schemas.openxmlformats.org/drawingml/2006/picture">
                <pic:pic>
                  <pic:nvPicPr>
                    <pic:cNvPr id="0" name="image44.png"/>
                    <pic:cNvPicPr preferRelativeResize="0"/>
                  </pic:nvPicPr>
                  <pic:blipFill>
                    <a:blip r:embed="rId88"/>
                    <a:srcRect b="0" l="0" r="0" t="0"/>
                    <a:stretch>
                      <a:fillRect/>
                    </a:stretch>
                  </pic:blipFill>
                  <pic:spPr>
                    <a:xfrm>
                      <a:off x="0" y="0"/>
                      <a:ext cx="66751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C7D">
      <w:pPr>
        <w:spacing w:after="0" w:lineRule="auto"/>
        <w:rPr>
          <w:color w:val="0f1115"/>
          <w:sz w:val="21"/>
          <w:szCs w:val="21"/>
        </w:rPr>
      </w:pPr>
      <w:r w:rsidDel="00000000" w:rsidR="00000000" w:rsidRPr="00000000">
        <w:rPr>
          <w:rtl w:val="0"/>
        </w:rPr>
      </w:r>
    </w:p>
    <w:p w:rsidR="00000000" w:rsidDel="00000000" w:rsidP="00000000" w:rsidRDefault="00000000" w:rsidRPr="00000000" w14:paraId="00000C7E">
      <w:pPr>
        <w:spacing w:after="0" w:lineRule="auto"/>
        <w:rPr>
          <w:color w:val="0f1115"/>
          <w:sz w:val="21"/>
          <w:szCs w:val="21"/>
        </w:rPr>
      </w:pPr>
      <w:r w:rsidDel="00000000" w:rsidR="00000000" w:rsidRPr="00000000">
        <w:rPr>
          <w:rtl w:val="0"/>
        </w:rPr>
      </w:r>
    </w:p>
    <w:p w:rsidR="00000000" w:rsidDel="00000000" w:rsidP="00000000" w:rsidRDefault="00000000" w:rsidRPr="00000000" w14:paraId="00000C7F">
      <w:pPr>
        <w:spacing w:after="0" w:lineRule="auto"/>
        <w:rPr>
          <w:color w:val="0f1115"/>
          <w:sz w:val="21"/>
          <w:szCs w:val="21"/>
        </w:rPr>
      </w:pPr>
      <w:r w:rsidDel="00000000" w:rsidR="00000000" w:rsidRPr="00000000">
        <w:rPr>
          <w:rtl w:val="0"/>
        </w:rPr>
      </w:r>
    </w:p>
    <w:p w:rsidR="00000000" w:rsidDel="00000000" w:rsidP="00000000" w:rsidRDefault="00000000" w:rsidRPr="00000000" w14:paraId="00000C80">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C81">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C8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vva6anrzry5y" w:id="173"/>
      <w:bookmarkEnd w:id="173"/>
      <w:r w:rsidDel="00000000" w:rsidR="00000000" w:rsidRPr="00000000">
        <w:rPr>
          <w:sz w:val="22"/>
          <w:szCs w:val="22"/>
          <w:rtl w:val="0"/>
        </w:rPr>
        <w:t xml:space="preserve">15.3.</w:t>
      </w:r>
      <w:r w:rsidDel="00000000" w:rsidR="00000000" w:rsidRPr="00000000">
        <w:rPr>
          <w:rFonts w:ascii="Arial Unicode MS" w:cs="Arial Unicode MS" w:eastAsia="Arial Unicode MS" w:hAnsi="Arial Unicode MS"/>
          <w:sz w:val="22"/>
          <w:szCs w:val="22"/>
          <w:rtl w:val="0"/>
        </w:rPr>
        <w:t xml:space="preserve">  【Same as Batch2】</w:t>
      </w:r>
      <w:r w:rsidDel="00000000" w:rsidR="00000000" w:rsidRPr="00000000">
        <w:rPr>
          <w:sz w:val="22"/>
          <w:szCs w:val="22"/>
          <w:rtl w:val="0"/>
        </w:rPr>
        <w:t xml:space="preserve">Application Allocation Configuration Rule</w:t>
      </w:r>
    </w:p>
    <w:p w:rsidR="00000000" w:rsidDel="00000000" w:rsidP="00000000" w:rsidRDefault="00000000" w:rsidRPr="00000000" w14:paraId="00000C83">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 </w:t>
      </w:r>
      <w:r w:rsidDel="00000000" w:rsidR="00000000" w:rsidRPr="00000000">
        <w:rPr>
          <w:b w:val="1"/>
          <w:bCs w:val="1"/>
          <w:sz w:val="21"/>
          <w:szCs w:val="21"/>
          <w:rtl w:val="0"/>
        </w:rPr>
        <w:t xml:space="preserve">I WANT </w:t>
      </w:r>
      <w:r w:rsidDel="00000000" w:rsidR="00000000" w:rsidRPr="00000000">
        <w:rPr>
          <w:sz w:val="21"/>
          <w:szCs w:val="21"/>
          <w:rtl w:val="0"/>
        </w:rPr>
        <w:t xml:space="preserve">the system supports both round-robin and manual Pick up modes, </w:t>
      </w:r>
      <w:r w:rsidDel="00000000" w:rsidR="00000000" w:rsidRPr="00000000">
        <w:rPr>
          <w:b w:val="1"/>
          <w:bCs w:val="1"/>
          <w:sz w:val="21"/>
          <w:szCs w:val="21"/>
          <w:rtl w:val="0"/>
        </w:rPr>
        <w:t xml:space="preserve">IN ORDER THAT </w:t>
      </w:r>
      <w:r w:rsidDel="00000000" w:rsidR="00000000" w:rsidRPr="00000000">
        <w:rPr>
          <w:sz w:val="21"/>
          <w:szCs w:val="21"/>
          <w:rtl w:val="0"/>
        </w:rPr>
        <w:t xml:space="preserve">Switch the case assignment method for specific scenarios or within specific time periods.</w:t>
      </w:r>
    </w:p>
    <w:p w:rsidR="00000000" w:rsidDel="00000000" w:rsidP="00000000" w:rsidRDefault="00000000" w:rsidRPr="00000000" w14:paraId="00000C84">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Two allocation modes:</w:t>
      </w:r>
    </w:p>
    <w:p w:rsidR="00000000" w:rsidDel="00000000" w:rsidP="00000000" w:rsidRDefault="00000000" w:rsidRPr="00000000" w14:paraId="00000C85">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Round robin: The system automatically assigns cases based on the user's role, permissions, and weight, distributing them to the user role currently in the Active status.</w:t>
      </w:r>
    </w:p>
    <w:p w:rsidR="00000000" w:rsidDel="00000000" w:rsidP="00000000" w:rsidRDefault="00000000" w:rsidRPr="00000000" w14:paraId="00000C86">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Pick up: Manually select and claim cases from the pool.</w:t>
      </w:r>
    </w:p>
    <w:p w:rsidR="00000000" w:rsidDel="00000000" w:rsidP="00000000" w:rsidRDefault="00000000" w:rsidRPr="00000000" w14:paraId="00000C87">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Configuration Dimensions:</w:t>
      </w:r>
    </w:p>
    <w:p w:rsidR="00000000" w:rsidDel="00000000" w:rsidP="00000000" w:rsidRDefault="00000000" w:rsidRPr="00000000" w14:paraId="00000C88">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Application Status. Status list refers to previous chapter of Principle Introduction</w:t>
      </w:r>
    </w:p>
    <w:p w:rsidR="00000000" w:rsidDel="00000000" w:rsidP="00000000" w:rsidRDefault="00000000" w:rsidRPr="00000000" w14:paraId="00000C89">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It must support configuring different case assignment methods for different queues handled by the same role. For example, the </w:t>
      </w:r>
      <w:r w:rsidDel="00000000" w:rsidR="00000000" w:rsidRPr="00000000">
        <w:rPr>
          <w:b w:val="1"/>
          <w:bCs w:val="1"/>
          <w:sz w:val="21"/>
          <w:szCs w:val="21"/>
          <w:rtl w:val="0"/>
        </w:rPr>
        <w:t xml:space="preserve">"funded with defect"</w:t>
      </w:r>
      <w:r w:rsidDel="00000000" w:rsidR="00000000" w:rsidRPr="00000000">
        <w:rPr>
          <w:sz w:val="21"/>
          <w:szCs w:val="21"/>
          <w:rtl w:val="0"/>
        </w:rPr>
        <w:t xml:space="preserve">​ status queue handled by the Defect Team can be configured for </w:t>
      </w:r>
      <w:r w:rsidDel="00000000" w:rsidR="00000000" w:rsidRPr="00000000">
        <w:rPr>
          <w:b w:val="1"/>
          <w:bCs w:val="1"/>
          <w:sz w:val="21"/>
          <w:szCs w:val="21"/>
          <w:rtl w:val="0"/>
        </w:rPr>
        <w:t xml:space="preserve">Pickup mode</w:t>
      </w:r>
      <w:r w:rsidDel="00000000" w:rsidR="00000000" w:rsidRPr="00000000">
        <w:rPr>
          <w:sz w:val="21"/>
          <w:szCs w:val="21"/>
          <w:rtl w:val="0"/>
        </w:rPr>
        <w:t xml:space="preserve">, while the </w:t>
      </w:r>
      <w:r w:rsidDel="00000000" w:rsidR="00000000" w:rsidRPr="00000000">
        <w:rPr>
          <w:b w:val="1"/>
          <w:bCs w:val="1"/>
          <w:sz w:val="21"/>
          <w:szCs w:val="21"/>
          <w:rtl w:val="0"/>
        </w:rPr>
        <w:t xml:space="preserve">"Defect Pending Verification"</w:t>
      </w:r>
      <w:r w:rsidDel="00000000" w:rsidR="00000000" w:rsidRPr="00000000">
        <w:rPr>
          <w:sz w:val="21"/>
          <w:szCs w:val="21"/>
          <w:rtl w:val="0"/>
        </w:rPr>
        <w:t xml:space="preserve">​ status queue can be configured for </w:t>
      </w:r>
      <w:r w:rsidDel="00000000" w:rsidR="00000000" w:rsidRPr="00000000">
        <w:rPr>
          <w:b w:val="1"/>
          <w:bCs w:val="1"/>
          <w:sz w:val="21"/>
          <w:szCs w:val="21"/>
          <w:rtl w:val="0"/>
        </w:rPr>
        <w:t xml:space="preserve">round robin mode</w:t>
      </w:r>
      <w:r w:rsidDel="00000000" w:rsidR="00000000" w:rsidRPr="00000000">
        <w:rPr>
          <w:sz w:val="21"/>
          <w:szCs w:val="21"/>
          <w:rtl w:val="0"/>
        </w:rPr>
        <w:t xml:space="preserve">​ simultaneously.</w:t>
      </w:r>
    </w:p>
    <w:p w:rsidR="00000000" w:rsidDel="00000000" w:rsidP="00000000" w:rsidRDefault="00000000" w:rsidRPr="00000000" w14:paraId="00000C8A">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Special Rules:</w:t>
      </w:r>
    </w:p>
    <w:p w:rsidR="00000000" w:rsidDel="00000000" w:rsidP="00000000" w:rsidRDefault="00000000" w:rsidRPr="00000000" w14:paraId="00000C8B">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Pickup support pick up multi-cases in one time.</w:t>
      </w:r>
    </w:p>
    <w:p w:rsidR="00000000" w:rsidDel="00000000" w:rsidP="00000000" w:rsidRDefault="00000000" w:rsidRPr="00000000" w14:paraId="00000C8C">
      <w:pPr>
        <w:spacing w:after="0" w:lineRule="auto"/>
        <w:rPr>
          <w:sz w:val="21"/>
          <w:szCs w:val="21"/>
        </w:rPr>
      </w:pPr>
      <w:r w:rsidDel="00000000" w:rsidR="00000000" w:rsidRPr="00000000">
        <w:rPr>
          <w:rtl w:val="0"/>
        </w:rPr>
      </w:r>
    </w:p>
    <w:p w:rsidR="00000000" w:rsidDel="00000000" w:rsidP="00000000" w:rsidRDefault="00000000" w:rsidRPr="00000000" w14:paraId="00000C8D">
      <w:pPr>
        <w:spacing w:after="0" w:lineRule="auto"/>
        <w:rPr>
          <w:sz w:val="21"/>
          <w:szCs w:val="21"/>
        </w:rPr>
      </w:pPr>
      <w:r w:rsidDel="00000000" w:rsidR="00000000" w:rsidRPr="00000000">
        <w:rPr>
          <w:rtl w:val="0"/>
        </w:rPr>
      </w:r>
    </w:p>
    <w:p w:rsidR="00000000" w:rsidDel="00000000" w:rsidP="00000000" w:rsidRDefault="00000000" w:rsidRPr="00000000" w14:paraId="00000C8E">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Data Maintenance or Checker cannot be an Authorizer for the same application. If a certain authorizer tries to pick up an application maintained or did defect rectification by himself, the system promotes "Maintenance or defect rectifier cannot be an Authorizer."</w:t>
      </w:r>
    </w:p>
    <w:p w:rsidR="00000000" w:rsidDel="00000000" w:rsidP="00000000" w:rsidRDefault="00000000" w:rsidRPr="00000000" w14:paraId="00000C8F">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Authorizer pick up, system check whether current Authorizer has sufficient Authorization limit, if Authorizer Limit Level is empty or do not have sufficient then block picking up.</w:t>
      </w:r>
    </w:p>
    <w:p w:rsidR="00000000" w:rsidDel="00000000" w:rsidP="00000000" w:rsidRDefault="00000000" w:rsidRPr="00000000" w14:paraId="00000C90">
      <w:pPr>
        <w:spacing w:after="0" w:lineRule="auto"/>
        <w:ind w:left="23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system round robin to Authorizer, system check whether current Authorizer has sufficient Authorization limit, if Authorizer Limit Level is empty or do not have sufficient limit then block round robin.</w:t>
      </w:r>
    </w:p>
    <w:p w:rsidR="00000000" w:rsidDel="00000000" w:rsidP="00000000" w:rsidRDefault="00000000" w:rsidRPr="00000000" w14:paraId="00000C9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q24vn25uqyz" w:id="174"/>
      <w:bookmarkEnd w:id="174"/>
      <w:r w:rsidDel="00000000" w:rsidR="00000000" w:rsidRPr="00000000">
        <w:rPr>
          <w:sz w:val="22"/>
          <w:szCs w:val="22"/>
          <w:rtl w:val="0"/>
        </w:rPr>
        <w:t xml:space="preserve">15.4.</w:t>
      </w:r>
      <w:r w:rsidDel="00000000" w:rsidR="00000000" w:rsidRPr="00000000">
        <w:rPr>
          <w:rFonts w:ascii="Arial Unicode MS" w:cs="Arial Unicode MS" w:eastAsia="Arial Unicode MS" w:hAnsi="Arial Unicode MS"/>
          <w:sz w:val="22"/>
          <w:szCs w:val="22"/>
          <w:rtl w:val="0"/>
        </w:rPr>
        <w:t xml:space="preserve">  【Same as Batch2】</w:t>
      </w:r>
      <w:r w:rsidDel="00000000" w:rsidR="00000000" w:rsidRPr="00000000">
        <w:rPr>
          <w:sz w:val="22"/>
          <w:szCs w:val="22"/>
          <w:rtl w:val="0"/>
        </w:rPr>
        <w:t xml:space="preserve">Round Robin Rules</w:t>
      </w:r>
    </w:p>
    <w:p w:rsidR="00000000" w:rsidDel="00000000" w:rsidP="00000000" w:rsidRDefault="00000000" w:rsidRPr="00000000" w14:paraId="00000C92">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 </w:t>
      </w:r>
      <w:r w:rsidDel="00000000" w:rsidR="00000000" w:rsidRPr="00000000">
        <w:rPr>
          <w:b w:val="1"/>
          <w:bCs w:val="1"/>
          <w:sz w:val="21"/>
          <w:szCs w:val="21"/>
          <w:rtl w:val="0"/>
        </w:rPr>
        <w:t xml:space="preserve">I WANT </w:t>
      </w:r>
      <w:r w:rsidDel="00000000" w:rsidR="00000000" w:rsidRPr="00000000">
        <w:rPr>
          <w:sz w:val="21"/>
          <w:szCs w:val="21"/>
          <w:rtl w:val="0"/>
        </w:rPr>
        <w:t xml:space="preserve">system to allocate applications based on user weightage,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Allocate based on the workload of the user's different roles.</w:t>
      </w:r>
    </w:p>
    <w:p w:rsidR="00000000" w:rsidDel="00000000" w:rsidP="00000000" w:rsidRDefault="00000000" w:rsidRPr="00000000" w14:paraId="00000C93">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Cases are only assigned to users with an Active status, distributed according to each user's weightage.</w:t>
      </w:r>
    </w:p>
    <w:p w:rsidR="00000000" w:rsidDel="00000000" w:rsidP="00000000" w:rsidRDefault="00000000" w:rsidRPr="00000000" w14:paraId="00000C94">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last Data Maintenance, last Checker for an application cannot also be its Authorizer.</w:t>
      </w:r>
    </w:p>
    <w:p w:rsidR="00000000" w:rsidDel="00000000" w:rsidP="00000000" w:rsidRDefault="00000000" w:rsidRPr="00000000" w14:paraId="00000C95">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Refer to the sample table below for specific allocation effects. The example assumes a total of 100 cases.</w:t>
      </w:r>
    </w:p>
    <w:tbl>
      <w:tblPr>
        <w:tblStyle w:val="Table31"/>
        <w:tblW w:w="814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025"/>
        <w:gridCol w:w="2070"/>
        <w:gridCol w:w="2730"/>
        <w:tblGridChange w:id="0">
          <w:tblGrid>
            <w:gridCol w:w="1320"/>
            <w:gridCol w:w="2025"/>
            <w:gridCol w:w="2070"/>
            <w:gridCol w:w="273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96">
            <w:pPr>
              <w:spacing w:after="0" w:lineRule="auto"/>
              <w:ind w:left="0" w:firstLine="0"/>
              <w:rPr>
                <w:sz w:val="18"/>
                <w:szCs w:val="18"/>
              </w:rPr>
            </w:pPr>
            <w:r w:rsidDel="00000000" w:rsidR="00000000" w:rsidRPr="00000000">
              <w:rPr>
                <w:sz w:val="18"/>
                <w:szCs w:val="18"/>
                <w:rtl w:val="0"/>
              </w:rPr>
              <w:t xml:space="preserve"> </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97">
            <w:pPr>
              <w:spacing w:after="0" w:lineRule="auto"/>
              <w:ind w:left="0" w:firstLine="0"/>
              <w:rPr>
                <w:sz w:val="18"/>
                <w:szCs w:val="18"/>
              </w:rPr>
            </w:pPr>
            <w:r w:rsidDel="00000000" w:rsidR="00000000" w:rsidRPr="00000000">
              <w:rPr>
                <w:sz w:val="18"/>
                <w:szCs w:val="18"/>
                <w:rtl w:val="0"/>
              </w:rPr>
              <w:t xml:space="preserve">User Status</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98">
            <w:pPr>
              <w:spacing w:after="0" w:lineRule="auto"/>
              <w:ind w:left="0" w:firstLine="0"/>
              <w:rPr>
                <w:sz w:val="18"/>
                <w:szCs w:val="18"/>
              </w:rPr>
            </w:pPr>
            <w:r w:rsidDel="00000000" w:rsidR="00000000" w:rsidRPr="00000000">
              <w:rPr>
                <w:sz w:val="18"/>
                <w:szCs w:val="18"/>
                <w:rtl w:val="0"/>
              </w:rPr>
              <w:t xml:space="preserve">User Weightage (%)</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99">
            <w:pPr>
              <w:spacing w:after="0" w:lineRule="auto"/>
              <w:ind w:left="0" w:firstLine="0"/>
              <w:rPr>
                <w:sz w:val="18"/>
                <w:szCs w:val="18"/>
              </w:rPr>
            </w:pPr>
            <w:r w:rsidDel="00000000" w:rsidR="00000000" w:rsidRPr="00000000">
              <w:rPr>
                <w:sz w:val="18"/>
                <w:szCs w:val="18"/>
                <w:rtl w:val="0"/>
              </w:rPr>
              <w:t xml:space="preserve">Number of cases receive by User</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A">
            <w:pPr>
              <w:spacing w:after="0" w:lineRule="auto"/>
              <w:ind w:left="0" w:firstLine="0"/>
              <w:rPr>
                <w:sz w:val="18"/>
                <w:szCs w:val="18"/>
              </w:rPr>
            </w:pPr>
            <w:r w:rsidDel="00000000" w:rsidR="00000000" w:rsidRPr="00000000">
              <w:rPr>
                <w:sz w:val="18"/>
                <w:szCs w:val="18"/>
                <w:rtl w:val="0"/>
              </w:rPr>
              <w:t xml:space="preserve">User 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B">
            <w:pPr>
              <w:spacing w:after="0" w:lineRule="auto"/>
              <w:ind w:left="0" w:firstLine="0"/>
              <w:rPr>
                <w:sz w:val="18"/>
                <w:szCs w:val="18"/>
              </w:rPr>
            </w:pPr>
            <w:r w:rsidDel="00000000" w:rsidR="00000000" w:rsidRPr="00000000">
              <w:rPr>
                <w:sz w:val="18"/>
                <w:szCs w:val="18"/>
                <w:rtl w:val="0"/>
              </w:rPr>
              <w:t xml:space="preserve">Active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C">
            <w:pPr>
              <w:spacing w:after="0" w:lineRule="auto"/>
              <w:ind w:left="0" w:firstLine="0"/>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D">
            <w:pPr>
              <w:spacing w:after="0" w:lineRule="auto"/>
              <w:ind w:left="0" w:firstLine="0"/>
              <w:rPr>
                <w:sz w:val="18"/>
                <w:szCs w:val="18"/>
              </w:rPr>
            </w:pPr>
            <w:r w:rsidDel="00000000" w:rsidR="00000000" w:rsidRPr="00000000">
              <w:rPr>
                <w:sz w:val="18"/>
                <w:szCs w:val="18"/>
                <w:rtl w:val="0"/>
              </w:rPr>
              <w:t xml:space="preserve">67</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E">
            <w:pPr>
              <w:spacing w:after="0" w:lineRule="auto"/>
              <w:ind w:left="0" w:firstLine="0"/>
              <w:rPr>
                <w:sz w:val="18"/>
                <w:szCs w:val="18"/>
              </w:rPr>
            </w:pPr>
            <w:r w:rsidDel="00000000" w:rsidR="00000000" w:rsidRPr="00000000">
              <w:rPr>
                <w:sz w:val="18"/>
                <w:szCs w:val="18"/>
                <w:rtl w:val="0"/>
              </w:rPr>
              <w:t xml:space="preserve">User 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F">
            <w:pPr>
              <w:spacing w:after="0" w:lineRule="auto"/>
              <w:ind w:left="0" w:firstLine="0"/>
              <w:rPr>
                <w:sz w:val="18"/>
                <w:szCs w:val="18"/>
              </w:rPr>
            </w:pPr>
            <w:r w:rsidDel="00000000" w:rsidR="00000000" w:rsidRPr="00000000">
              <w:rPr>
                <w:sz w:val="18"/>
                <w:szCs w:val="18"/>
                <w:rtl w:val="0"/>
              </w:rPr>
              <w:t xml:space="preserve">Active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0">
            <w:pPr>
              <w:spacing w:after="0" w:lineRule="auto"/>
              <w:ind w:left="0" w:firstLine="0"/>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1">
            <w:pPr>
              <w:spacing w:after="0" w:lineRule="auto"/>
              <w:ind w:left="0" w:firstLine="0"/>
              <w:rPr>
                <w:sz w:val="18"/>
                <w:szCs w:val="18"/>
              </w:rPr>
            </w:pPr>
            <w:r w:rsidDel="00000000" w:rsidR="00000000" w:rsidRPr="00000000">
              <w:rPr>
                <w:sz w:val="18"/>
                <w:szCs w:val="18"/>
                <w:rtl w:val="0"/>
              </w:rPr>
              <w:t xml:space="preserve">33</w:t>
            </w:r>
          </w:p>
        </w:tc>
      </w:tr>
      <w:tr>
        <w:trPr>
          <w:cantSplit w:val="0"/>
          <w:trHeight w:val="28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2">
            <w:pPr>
              <w:spacing w:after="0" w:lineRule="auto"/>
              <w:ind w:left="0" w:firstLine="0"/>
              <w:rPr>
                <w:sz w:val="18"/>
                <w:szCs w:val="18"/>
              </w:rPr>
            </w:pPr>
            <w:r w:rsidDel="00000000" w:rsidR="00000000" w:rsidRPr="00000000">
              <w:rPr>
                <w:sz w:val="18"/>
                <w:szCs w:val="18"/>
                <w:rtl w:val="0"/>
              </w:rPr>
              <w:t xml:space="preserve">User 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3">
            <w:pPr>
              <w:spacing w:after="0" w:lineRule="auto"/>
              <w:ind w:left="0" w:firstLine="0"/>
              <w:rPr>
                <w:sz w:val="18"/>
                <w:szCs w:val="18"/>
              </w:rPr>
            </w:pPr>
            <w:r w:rsidDel="00000000" w:rsidR="00000000" w:rsidRPr="00000000">
              <w:rPr>
                <w:sz w:val="18"/>
                <w:szCs w:val="18"/>
                <w:rtl w:val="0"/>
              </w:rPr>
              <w:t xml:space="preserve">Inactive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4">
            <w:pPr>
              <w:spacing w:after="0" w:lineRule="auto"/>
              <w:ind w:left="0" w:firstLine="0"/>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5">
            <w:pPr>
              <w:spacing w:after="0" w:lineRule="auto"/>
              <w:ind w:left="0" w:firstLine="0"/>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CA6">
      <w:pPr>
        <w:spacing w:after="0" w:lineRule="auto"/>
        <w:ind w:left="160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weightage could be set to 0, in this case the system should not assign application to this user, but this user still can obtain application via Pick Up mode or reassignment.</w:t>
      </w:r>
    </w:p>
    <w:p w:rsidR="00000000" w:rsidDel="00000000" w:rsidP="00000000" w:rsidRDefault="00000000" w:rsidRPr="00000000" w14:paraId="00000CA7">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Round robin weightage configuration</w:t>
      </w:r>
    </w:p>
    <w:p w:rsidR="00000000" w:rsidDel="00000000" w:rsidP="00000000" w:rsidRDefault="00000000" w:rsidRPr="00000000" w14:paraId="00000CA8">
      <w:pPr>
        <w:spacing w:after="0" w:lineRule="auto"/>
        <w:ind w:left="2380" w:hanging="36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Select the user.</w:t>
      </w:r>
    </w:p>
    <w:p w:rsidR="00000000" w:rsidDel="00000000" w:rsidP="00000000" w:rsidRDefault="00000000" w:rsidRPr="00000000" w14:paraId="00000CA9">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Select the role.</w:t>
      </w:r>
    </w:p>
    <w:p w:rsidR="00000000" w:rsidDel="00000000" w:rsidP="00000000" w:rsidRDefault="00000000" w:rsidRPr="00000000" w14:paraId="00000CAA">
      <w:pPr>
        <w:spacing w:after="0" w:lineRule="auto"/>
        <w:ind w:left="238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Input the weightage value.</w:t>
      </w:r>
    </w:p>
    <w:p w:rsidR="00000000" w:rsidDel="00000000" w:rsidP="00000000" w:rsidRDefault="00000000" w:rsidRPr="00000000" w14:paraId="00000CAB">
      <w:pPr>
        <w:spacing w:after="0" w:lineRule="auto"/>
        <w:ind w:left="2380" w:hanging="360"/>
        <w:rPr>
          <w:sz w:val="21"/>
          <w:szCs w:val="21"/>
        </w:rPr>
      </w:pPr>
      <w:r w:rsidDel="00000000" w:rsidR="00000000" w:rsidRPr="00000000">
        <w:rPr>
          <w:sz w:val="21"/>
          <w:szCs w:val="21"/>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Click save.</w:t>
      </w:r>
    </w:p>
    <w:p w:rsidR="00000000" w:rsidDel="00000000" w:rsidP="00000000" w:rsidRDefault="00000000" w:rsidRPr="00000000" w14:paraId="00000CAC">
      <w:pPr>
        <w:spacing w:after="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CA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go0v4dg4qc2k" w:id="175"/>
      <w:bookmarkEnd w:id="175"/>
      <w:r w:rsidDel="00000000" w:rsidR="00000000" w:rsidRPr="00000000">
        <w:rPr>
          <w:sz w:val="22"/>
          <w:szCs w:val="22"/>
          <w:rtl w:val="0"/>
        </w:rPr>
        <w:t xml:space="preserve">15.5.</w:t>
      </w:r>
      <w:r w:rsidDel="00000000" w:rsidR="00000000" w:rsidRPr="00000000">
        <w:rPr>
          <w:rFonts w:ascii="Arial Unicode MS" w:cs="Arial Unicode MS" w:eastAsia="Arial Unicode MS" w:hAnsi="Arial Unicode MS"/>
          <w:sz w:val="22"/>
          <w:szCs w:val="22"/>
          <w:rtl w:val="0"/>
        </w:rPr>
        <w:t xml:space="preserve">  【Same as Batch2】</w:t>
      </w:r>
      <w:r w:rsidDel="00000000" w:rsidR="00000000" w:rsidRPr="00000000">
        <w:rPr>
          <w:sz w:val="22"/>
          <w:szCs w:val="22"/>
          <w:rtl w:val="0"/>
        </w:rPr>
        <w:t xml:space="preserve">Application Assignment</w:t>
      </w:r>
    </w:p>
    <w:p w:rsidR="00000000" w:rsidDel="00000000" w:rsidP="00000000" w:rsidRDefault="00000000" w:rsidRPr="00000000" w14:paraId="00000CAE">
      <w:pPr>
        <w:spacing w:after="0" w:lineRule="auto"/>
        <w:ind w:left="100" w:firstLine="3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 Manager</w:t>
      </w:r>
      <w:r w:rsidDel="00000000" w:rsidR="00000000" w:rsidRPr="00000000">
        <w:rPr>
          <w:b w:val="1"/>
          <w:bCs w:val="1"/>
          <w:sz w:val="21"/>
          <w:szCs w:val="21"/>
          <w:rtl w:val="0"/>
        </w:rPr>
        <w:t xml:space="preserve"> I WANT </w:t>
      </w:r>
      <w:r w:rsidDel="00000000" w:rsidR="00000000" w:rsidRPr="00000000">
        <w:rPr>
          <w:sz w:val="21"/>
          <w:szCs w:val="21"/>
          <w:rtl w:val="0"/>
        </w:rPr>
        <w:t xml:space="preserve">system support to assign a specific application to a certain team member or back to the queue, </w:t>
      </w:r>
      <w:r w:rsidDel="00000000" w:rsidR="00000000" w:rsidRPr="00000000">
        <w:rPr>
          <w:b w:val="1"/>
          <w:bCs w:val="1"/>
          <w:sz w:val="21"/>
          <w:szCs w:val="21"/>
          <w:rtl w:val="0"/>
        </w:rPr>
        <w:t xml:space="preserve">IN ORDER THAT </w:t>
      </w:r>
      <w:r w:rsidDel="00000000" w:rsidR="00000000" w:rsidRPr="00000000">
        <w:rPr>
          <w:sz w:val="21"/>
          <w:szCs w:val="21"/>
          <w:rtl w:val="0"/>
        </w:rPr>
        <w:t xml:space="preserve">Flexibly adjust work arrangements.</w:t>
      </w:r>
    </w:p>
    <w:p w:rsidR="00000000" w:rsidDel="00000000" w:rsidP="00000000" w:rsidRDefault="00000000" w:rsidRPr="00000000" w14:paraId="00000CAF">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Entry Point: Main menu in left side of Use Page.</w:t>
      </w:r>
    </w:p>
    <w:p w:rsidR="00000000" w:rsidDel="00000000" w:rsidP="00000000" w:rsidRDefault="00000000" w:rsidRPr="00000000" w14:paraId="00000CB0">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Users with the </w:t>
      </w:r>
      <w:r w:rsidDel="00000000" w:rsidR="00000000" w:rsidRPr="00000000">
        <w:rPr>
          <w:b w:val="1"/>
          <w:bCs w:val="1"/>
          <w:sz w:val="21"/>
          <w:szCs w:val="21"/>
          <w:rtl w:val="0"/>
        </w:rPr>
        <w:t xml:space="preserve">Manager</w:t>
      </w:r>
      <w:r w:rsidDel="00000000" w:rsidR="00000000" w:rsidRPr="00000000">
        <w:rPr>
          <w:sz w:val="21"/>
          <w:szCs w:val="21"/>
          <w:rtl w:val="0"/>
        </w:rPr>
        <w:t xml:space="preserve"> role can make cross-team adjustments. For example, a Check Manager can assign a case to a specific Authorizer.</w:t>
      </w:r>
    </w:p>
    <w:p w:rsidR="00000000" w:rsidDel="00000000" w:rsidP="00000000" w:rsidRDefault="00000000" w:rsidRPr="00000000" w14:paraId="00000CB1">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Cases cannot be assigned to users without the corresponding processing roles. For example, assigning a case from the maintenance queue to a user with the Authorizer role for processing is prohibited.</w:t>
      </w:r>
    </w:p>
    <w:p w:rsidR="00000000" w:rsidDel="00000000" w:rsidP="00000000" w:rsidRDefault="00000000" w:rsidRPr="00000000" w14:paraId="00000CB2">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assigning a case to an Authorizer, the system ensures the Authorizer is not the same person as the Maintenance personnel of this application.</w:t>
      </w:r>
    </w:p>
    <w:p w:rsidR="00000000" w:rsidDel="00000000" w:rsidP="00000000" w:rsidRDefault="00000000" w:rsidRPr="00000000" w14:paraId="00000CB3">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assigning a case to a Post Authorizer, the system ensures the Post Authorizer is not the same person as the Post maintenance personnel of this application.</w:t>
      </w:r>
    </w:p>
    <w:p w:rsidR="00000000" w:rsidDel="00000000" w:rsidP="00000000" w:rsidRDefault="00000000" w:rsidRPr="00000000" w14:paraId="00000CB4">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Query filter based on </w:t>
      </w:r>
      <w:r w:rsidDel="00000000" w:rsidR="00000000" w:rsidRPr="00000000">
        <w:rPr>
          <w:b w:val="1"/>
          <w:bCs w:val="1"/>
          <w:sz w:val="21"/>
          <w:szCs w:val="21"/>
          <w:rtl w:val="0"/>
        </w:rPr>
        <w:t xml:space="preserve">Application Query</w:t>
      </w:r>
      <w:r w:rsidDel="00000000" w:rsidR="00000000" w:rsidRPr="00000000">
        <w:rPr>
          <w:sz w:val="21"/>
          <w:szCs w:val="21"/>
          <w:rtl w:val="0"/>
        </w:rPr>
        <w:t xml:space="preserve">, add staff code as additional filter. When using the staff code filter, the system only displays the application which is in the task list of corresponding staff.</w:t>
      </w:r>
    </w:p>
    <w:p w:rsidR="00000000" w:rsidDel="00000000" w:rsidP="00000000" w:rsidRDefault="00000000" w:rsidRPr="00000000" w14:paraId="00000CB5">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User select application, click reassign button, then select target staff via staff code or staff name. After that confirm reassignment, system process and display result: “Total M, Reassigned N.” M is the total number of applications selected, N is the total number of applications assigned successfully.</w:t>
      </w:r>
    </w:p>
    <w:p w:rsidR="00000000" w:rsidDel="00000000" w:rsidP="00000000" w:rsidRDefault="00000000" w:rsidRPr="00000000" w14:paraId="00000CB6">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reassigning to Authorizer, the system checks whether the current Authorizer has sufficient Authorization limit, if Authorizer Limit Level is empty or does not have sufficient limit then block reassignement.</w:t>
      </w:r>
    </w:p>
    <w:p w:rsidR="00000000" w:rsidDel="00000000" w:rsidP="00000000" w:rsidRDefault="00000000" w:rsidRPr="00000000" w14:paraId="00000CB7">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Reassignment multi-cases in one time.</w:t>
      </w:r>
    </w:p>
    <w:p w:rsidR="00000000" w:rsidDel="00000000" w:rsidP="00000000" w:rsidRDefault="00000000" w:rsidRPr="00000000" w14:paraId="00000CB8">
      <w:pPr>
        <w:spacing w:after="0" w:lineRule="auto"/>
        <w:ind w:left="0" w:firstLine="0"/>
        <w:rPr>
          <w:sz w:val="21"/>
          <w:szCs w:val="21"/>
        </w:rPr>
      </w:pPr>
      <w:r w:rsidDel="00000000" w:rsidR="00000000" w:rsidRPr="00000000">
        <w:rPr>
          <w:sz w:val="21"/>
          <w:szCs w:val="21"/>
        </w:rPr>
        <w:drawing>
          <wp:inline distB="114300" distT="114300" distL="114300" distR="114300">
            <wp:extent cx="6675120" cy="3035300"/>
            <wp:effectExtent b="0" l="0" r="0" t="0"/>
            <wp:docPr id="10" name="image16.png"/>
            <a:graphic>
              <a:graphicData uri="http://schemas.openxmlformats.org/drawingml/2006/picture">
                <pic:pic>
                  <pic:nvPicPr>
                    <pic:cNvPr id="0" name="image16.png"/>
                    <pic:cNvPicPr preferRelativeResize="0"/>
                  </pic:nvPicPr>
                  <pic:blipFill>
                    <a:blip r:embed="rId89"/>
                    <a:srcRect b="0" l="0" r="0" t="0"/>
                    <a:stretch>
                      <a:fillRect/>
                    </a:stretch>
                  </pic:blipFill>
                  <pic:spPr>
                    <a:xfrm>
                      <a:off x="0" y="0"/>
                      <a:ext cx="667512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CB9">
      <w:pPr>
        <w:spacing w:after="0" w:lineRule="auto"/>
        <w:ind w:left="0" w:firstLine="0"/>
        <w:rPr>
          <w:sz w:val="21"/>
          <w:szCs w:val="21"/>
        </w:rPr>
      </w:pPr>
      <w:r w:rsidDel="00000000" w:rsidR="00000000" w:rsidRPr="00000000">
        <w:rPr>
          <w:sz w:val="21"/>
          <w:szCs w:val="21"/>
        </w:rPr>
        <w:drawing>
          <wp:inline distB="114300" distT="114300" distL="114300" distR="114300">
            <wp:extent cx="6675120" cy="2908300"/>
            <wp:effectExtent b="0" l="0" r="0" t="0"/>
            <wp:docPr id="117" name="image113.png"/>
            <a:graphic>
              <a:graphicData uri="http://schemas.openxmlformats.org/drawingml/2006/picture">
                <pic:pic>
                  <pic:nvPicPr>
                    <pic:cNvPr id="0" name="image113.png"/>
                    <pic:cNvPicPr preferRelativeResize="0"/>
                  </pic:nvPicPr>
                  <pic:blipFill>
                    <a:blip r:embed="rId90"/>
                    <a:srcRect b="0" l="0" r="0" t="0"/>
                    <a:stretch>
                      <a:fillRect/>
                    </a:stretch>
                  </pic:blipFill>
                  <pic:spPr>
                    <a:xfrm>
                      <a:off x="0" y="0"/>
                      <a:ext cx="667512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CBA">
      <w:pPr>
        <w:spacing w:after="0" w:lineRule="auto"/>
        <w:rPr>
          <w:sz w:val="21"/>
          <w:szCs w:val="21"/>
        </w:rPr>
      </w:pPr>
      <w:r w:rsidDel="00000000" w:rsidR="00000000" w:rsidRPr="00000000">
        <w:rPr>
          <w:rtl w:val="0"/>
        </w:rPr>
      </w:r>
    </w:p>
    <w:p w:rsidR="00000000" w:rsidDel="00000000" w:rsidP="00000000" w:rsidRDefault="00000000" w:rsidRPr="00000000" w14:paraId="00000CBB">
      <w:pPr>
        <w:spacing w:after="0" w:lineRule="auto"/>
        <w:rPr>
          <w:sz w:val="21"/>
          <w:szCs w:val="21"/>
        </w:rPr>
      </w:pPr>
      <w:r w:rsidDel="00000000" w:rsidR="00000000" w:rsidRPr="00000000">
        <w:rPr>
          <w:rtl w:val="0"/>
        </w:rPr>
      </w:r>
    </w:p>
    <w:p w:rsidR="00000000" w:rsidDel="00000000" w:rsidP="00000000" w:rsidRDefault="00000000" w:rsidRPr="00000000" w14:paraId="00000CB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gpey7xa53xi3" w:id="176"/>
      <w:bookmarkEnd w:id="176"/>
      <w:r w:rsidDel="00000000" w:rsidR="00000000" w:rsidRPr="00000000">
        <w:rPr>
          <w:sz w:val="22"/>
          <w:szCs w:val="22"/>
          <w:rtl w:val="0"/>
        </w:rPr>
        <w:t xml:space="preserve">15.6.</w:t>
      </w:r>
      <w:r w:rsidDel="00000000" w:rsidR="00000000" w:rsidRPr="00000000">
        <w:rPr>
          <w:rFonts w:ascii="Arial Unicode MS" w:cs="Arial Unicode MS" w:eastAsia="Arial Unicode MS" w:hAnsi="Arial Unicode MS"/>
          <w:sz w:val="22"/>
          <w:szCs w:val="22"/>
          <w:rtl w:val="0"/>
        </w:rPr>
        <w:t xml:space="preserve">  【Same as Batch2】</w:t>
      </w:r>
      <w:r w:rsidDel="00000000" w:rsidR="00000000" w:rsidRPr="00000000">
        <w:rPr>
          <w:sz w:val="22"/>
          <w:szCs w:val="22"/>
          <w:rtl w:val="0"/>
        </w:rPr>
        <w:t xml:space="preserve">CRA Authorizer Limit</w:t>
      </w:r>
    </w:p>
    <w:p w:rsidR="00000000" w:rsidDel="00000000" w:rsidP="00000000" w:rsidRDefault="00000000" w:rsidRPr="00000000" w14:paraId="00000CBD">
      <w:pPr>
        <w:spacing w:after="0" w:lineRule="auto"/>
        <w:ind w:left="42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Admin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supports setting the maximum disbursement amount limit that each Authorizer is allowed to approve, </w:t>
      </w:r>
      <w:r w:rsidDel="00000000" w:rsidR="00000000" w:rsidRPr="00000000">
        <w:rPr>
          <w:b w:val="1"/>
          <w:bCs w:val="1"/>
          <w:sz w:val="21"/>
          <w:szCs w:val="21"/>
          <w:rtl w:val="0"/>
        </w:rPr>
        <w:t xml:space="preserve">IN ORDER TO </w:t>
      </w:r>
      <w:r w:rsidDel="00000000" w:rsidR="00000000" w:rsidRPr="00000000">
        <w:rPr>
          <w:sz w:val="21"/>
          <w:szCs w:val="21"/>
          <w:rtl w:val="0"/>
        </w:rPr>
        <w:t xml:space="preserve">ensure that the risk level of cases handled by a User matches their capability.</w:t>
      </w:r>
    </w:p>
    <w:p w:rsidR="00000000" w:rsidDel="00000000" w:rsidP="00000000" w:rsidRDefault="00000000" w:rsidRPr="00000000" w14:paraId="00000CBE">
      <w:pPr>
        <w:spacing w:after="0" w:lineRule="auto"/>
        <w:ind w:left="1520" w:hanging="34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0CBF">
      <w:pPr>
        <w:spacing w:after="0" w:lineRule="auto"/>
        <w:ind w:left="720" w:firstLine="72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CRA Authorizer level settings:</w:t>
      </w:r>
    </w:p>
    <w:p w:rsidR="00000000" w:rsidDel="00000000" w:rsidP="00000000" w:rsidRDefault="00000000" w:rsidRPr="00000000" w14:paraId="00000CC0">
      <w:pPr>
        <w:spacing w:after="0" w:lineRule="auto"/>
        <w:ind w:left="720" w:firstLine="72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Setting Dimension: Product (e.g., HP).</w:t>
      </w:r>
    </w:p>
    <w:p w:rsidR="00000000" w:rsidDel="00000000" w:rsidP="00000000" w:rsidRDefault="00000000" w:rsidRPr="00000000" w14:paraId="00000CC1">
      <w:pPr>
        <w:spacing w:after="0" w:lineRule="auto"/>
        <w:ind w:left="720" w:firstLine="72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designing Level-1 to Level-3.</w:t>
      </w:r>
    </w:p>
    <w:p w:rsidR="00000000" w:rsidDel="00000000" w:rsidP="00000000" w:rsidRDefault="00000000" w:rsidRPr="00000000" w14:paraId="00000CC2">
      <w:pPr>
        <w:spacing w:after="0" w:lineRule="auto"/>
        <w:ind w:left="720" w:firstLine="72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Level-1 is the highest level, Level-3 is the lowest level.</w:t>
      </w:r>
    </w:p>
    <w:p w:rsidR="00000000" w:rsidDel="00000000" w:rsidP="00000000" w:rsidRDefault="00000000" w:rsidRPr="00000000" w14:paraId="00000CC3">
      <w:pPr>
        <w:spacing w:after="0" w:lineRule="auto"/>
        <w:ind w:left="720" w:firstLine="72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Set the approval amount range for Authorizers by level. Ranges for different levels should not overlap, for example:</w:t>
      </w:r>
    </w:p>
    <w:tbl>
      <w:tblPr>
        <w:tblStyle w:val="Table32"/>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345"/>
        <w:tblGridChange w:id="0">
          <w:tblGrid>
            <w:gridCol w:w="2205"/>
            <w:gridCol w:w="3345"/>
          </w:tblGrid>
        </w:tblGridChange>
      </w:tblGrid>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C4">
            <w:pPr>
              <w:spacing w:after="0" w:lineRule="auto"/>
              <w:ind w:left="660" w:firstLine="0"/>
              <w:rPr>
                <w:sz w:val="18"/>
                <w:szCs w:val="18"/>
              </w:rPr>
            </w:pPr>
            <w:r w:rsidDel="00000000" w:rsidR="00000000" w:rsidRPr="00000000">
              <w:rPr>
                <w:sz w:val="18"/>
                <w:szCs w:val="18"/>
                <w:rtl w:val="0"/>
              </w:rPr>
              <w:t xml:space="preserve"> </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C5">
            <w:pPr>
              <w:spacing w:after="0" w:lineRule="auto"/>
              <w:ind w:left="660" w:firstLine="0"/>
              <w:rPr>
                <w:sz w:val="18"/>
                <w:szCs w:val="18"/>
              </w:rPr>
            </w:pPr>
            <w:r w:rsidDel="00000000" w:rsidR="00000000" w:rsidRPr="00000000">
              <w:rPr>
                <w:sz w:val="18"/>
                <w:szCs w:val="18"/>
                <w:rtl w:val="0"/>
              </w:rPr>
              <w:t xml:space="preserve">Exclusive Upper Limit</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6">
            <w:pPr>
              <w:spacing w:after="0" w:lineRule="auto"/>
              <w:ind w:left="660" w:firstLine="0"/>
              <w:rPr>
                <w:sz w:val="18"/>
                <w:szCs w:val="18"/>
              </w:rPr>
            </w:pPr>
            <w:r w:rsidDel="00000000" w:rsidR="00000000" w:rsidRPr="00000000">
              <w:rPr>
                <w:sz w:val="18"/>
                <w:szCs w:val="18"/>
                <w:rtl w:val="0"/>
              </w:rPr>
              <w:t xml:space="preserve">Level 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7">
            <w:pPr>
              <w:spacing w:after="0" w:lineRule="auto"/>
              <w:ind w:left="660" w:firstLine="0"/>
              <w:rPr>
                <w:sz w:val="18"/>
                <w:szCs w:val="18"/>
              </w:rPr>
            </w:pPr>
            <w:r w:rsidDel="00000000" w:rsidR="00000000" w:rsidRPr="00000000">
              <w:rPr>
                <w:sz w:val="18"/>
                <w:szCs w:val="18"/>
                <w:rtl w:val="0"/>
              </w:rPr>
              <w:t xml:space="preserve">9,999,999.99</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8">
            <w:pPr>
              <w:spacing w:after="0" w:lineRule="auto"/>
              <w:ind w:left="660" w:firstLine="0"/>
              <w:rPr>
                <w:sz w:val="18"/>
                <w:szCs w:val="18"/>
              </w:rPr>
            </w:pPr>
            <w:r w:rsidDel="00000000" w:rsidR="00000000" w:rsidRPr="00000000">
              <w:rPr>
                <w:sz w:val="18"/>
                <w:szCs w:val="18"/>
                <w:rtl w:val="0"/>
              </w:rPr>
              <w:t xml:space="preserve">Level 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9">
            <w:pPr>
              <w:spacing w:after="0" w:lineRule="auto"/>
              <w:ind w:left="660" w:firstLine="0"/>
              <w:rPr>
                <w:sz w:val="18"/>
                <w:szCs w:val="18"/>
              </w:rPr>
            </w:pPr>
            <w:r w:rsidDel="00000000" w:rsidR="00000000" w:rsidRPr="00000000">
              <w:rPr>
                <w:sz w:val="18"/>
                <w:szCs w:val="18"/>
                <w:rtl w:val="0"/>
              </w:rPr>
              <w:t xml:space="preserve">250,000.00</w:t>
            </w:r>
          </w:p>
        </w:tc>
      </w:tr>
      <w:tr>
        <w:trPr>
          <w:cantSplit w:val="0"/>
          <w:trHeight w:val="27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A">
            <w:pPr>
              <w:spacing w:after="0" w:lineRule="auto"/>
              <w:ind w:left="660" w:firstLine="0"/>
              <w:rPr>
                <w:sz w:val="18"/>
                <w:szCs w:val="18"/>
              </w:rPr>
            </w:pPr>
            <w:r w:rsidDel="00000000" w:rsidR="00000000" w:rsidRPr="00000000">
              <w:rPr>
                <w:sz w:val="18"/>
                <w:szCs w:val="18"/>
                <w:rtl w:val="0"/>
              </w:rPr>
              <w:t xml:space="preserve">Level 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B">
            <w:pPr>
              <w:spacing w:after="0" w:lineRule="auto"/>
              <w:ind w:left="660" w:firstLine="0"/>
              <w:rPr>
                <w:sz w:val="18"/>
                <w:szCs w:val="18"/>
              </w:rPr>
            </w:pPr>
            <w:r w:rsidDel="00000000" w:rsidR="00000000" w:rsidRPr="00000000">
              <w:rPr>
                <w:sz w:val="18"/>
                <w:szCs w:val="18"/>
                <w:rtl w:val="0"/>
              </w:rPr>
              <w:t xml:space="preserve">100,000.00</w:t>
            </w:r>
          </w:p>
        </w:tc>
      </w:tr>
    </w:tbl>
    <w:p w:rsidR="00000000" w:rsidDel="00000000" w:rsidP="00000000" w:rsidRDefault="00000000" w:rsidRPr="00000000" w14:paraId="00000CCC">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2. </w:t>
      </w:r>
      <w:r w:rsidDel="00000000" w:rsidR="00000000" w:rsidRPr="00000000">
        <w:rPr>
          <w:sz w:val="21"/>
          <w:szCs w:val="21"/>
          <w:rtl w:val="0"/>
        </w:rPr>
        <w:t xml:space="preserve">Control rules for assigning the CRA Authorizer role</w:t>
      </w:r>
    </w:p>
    <w:p w:rsidR="00000000" w:rsidDel="00000000" w:rsidP="00000000" w:rsidRDefault="00000000" w:rsidRPr="00000000" w14:paraId="00000CCD">
      <w:pPr>
        <w:spacing w:after="0" w:lineRule="auto"/>
        <w:ind w:left="2340" w:hanging="360"/>
        <w:rPr>
          <w:sz w:val="21"/>
          <w:szCs w:val="21"/>
        </w:rPr>
      </w:pPr>
      <w:r w:rsidDel="00000000" w:rsidR="00000000" w:rsidRPr="00000000">
        <w:rPr>
          <w:rFonts w:ascii="Arial Unicode MS" w:cs="Arial Unicode MS" w:eastAsia="Arial Unicode MS" w:hAnsi="Arial Unicode MS"/>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When assigning the Authorizer role to a specific User, the corresponding </w:t>
      </w:r>
      <w:r w:rsidDel="00000000" w:rsidR="00000000" w:rsidRPr="00000000">
        <w:rPr>
          <w:b w:val="1"/>
          <w:bCs w:val="1"/>
          <w:sz w:val="21"/>
          <w:szCs w:val="21"/>
          <w:rtl w:val="0"/>
        </w:rPr>
        <w:t xml:space="preserve">Level</w:t>
      </w:r>
      <w:r w:rsidDel="00000000" w:rsidR="00000000" w:rsidRPr="00000000">
        <w:rPr>
          <w:sz w:val="21"/>
          <w:szCs w:val="21"/>
          <w:rtl w:val="0"/>
        </w:rPr>
        <w:t xml:space="preserve">​ must be selected simultaneously; otherwise, saving is not allowed</w:t>
      </w:r>
    </w:p>
    <w:p w:rsidR="00000000" w:rsidDel="00000000" w:rsidP="00000000" w:rsidRDefault="00000000" w:rsidRPr="00000000" w14:paraId="00000CCE">
      <w:pPr>
        <w:spacing w:after="0" w:lineRule="auto"/>
        <w:ind w:left="1520" w:hanging="340"/>
        <w:rPr>
          <w:b w:val="1"/>
          <w:bCs w:val="1"/>
          <w:sz w:val="21"/>
          <w:szCs w:val="21"/>
        </w:rPr>
      </w:pPr>
      <w:r w:rsidDel="00000000" w:rsidR="00000000" w:rsidRPr="00000000">
        <w:rPr>
          <w:b w:val="1"/>
          <w:bCs w:val="1"/>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Example Scenario</w:t>
      </w:r>
    </w:p>
    <w:p w:rsidR="00000000" w:rsidDel="00000000" w:rsidP="00000000" w:rsidRDefault="00000000" w:rsidRPr="00000000" w14:paraId="00000CCF">
      <w:pPr>
        <w:spacing w:after="0" w:lineRule="auto"/>
        <w:ind w:left="1080" w:firstLine="0"/>
        <w:rPr>
          <w:sz w:val="21"/>
          <w:szCs w:val="21"/>
        </w:rPr>
      </w:pPr>
      <w:r w:rsidDel="00000000" w:rsidR="00000000" w:rsidRPr="00000000">
        <w:rPr>
          <w:sz w:val="21"/>
          <w:szCs w:val="21"/>
          <w:rtl w:val="0"/>
        </w:rPr>
        <w:t xml:space="preserve">Application route to CRA Authorizer:</w:t>
        <w:br w:type="textWrapping"/>
        <w:t xml:space="preserve"> 5 applications loan amt + handling fee Less than RM100k</w:t>
        <w:br w:type="textWrapping"/>
        <w:t xml:space="preserve"> 3 application Loan amt + handling fee Between RM100000.01 to RM250k</w:t>
        <w:br w:type="textWrapping"/>
        <w:t xml:space="preserve"> 0 application &gt; RM250000.00</w:t>
      </w:r>
    </w:p>
    <w:tbl>
      <w:tblPr>
        <w:tblStyle w:val="Table33"/>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1440"/>
        <w:gridCol w:w="1785"/>
        <w:gridCol w:w="2520"/>
        <w:tblGridChange w:id="0">
          <w:tblGrid>
            <w:gridCol w:w="3450"/>
            <w:gridCol w:w="1440"/>
            <w:gridCol w:w="1785"/>
            <w:gridCol w:w="252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D0">
            <w:pPr>
              <w:spacing w:after="0" w:lineRule="auto"/>
              <w:ind w:left="141.73228346456688" w:right="22.08661417322844" w:firstLine="0"/>
              <w:jc w:val="center"/>
              <w:rPr>
                <w:sz w:val="18"/>
                <w:szCs w:val="18"/>
              </w:rPr>
            </w:pPr>
            <w:r w:rsidDel="00000000" w:rsidR="00000000" w:rsidRPr="00000000">
              <w:rPr>
                <w:sz w:val="18"/>
                <w:szCs w:val="18"/>
                <w:rtl w:val="0"/>
              </w:rPr>
              <w:t xml:space="preserve"> </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D1">
            <w:pPr>
              <w:spacing w:after="0" w:lineRule="auto"/>
              <w:ind w:left="141.73228346456688" w:right="22.08661417322844" w:firstLine="0"/>
              <w:jc w:val="center"/>
              <w:rPr>
                <w:sz w:val="18"/>
                <w:szCs w:val="18"/>
              </w:rPr>
            </w:pPr>
            <w:r w:rsidDel="00000000" w:rsidR="00000000" w:rsidRPr="00000000">
              <w:rPr>
                <w:sz w:val="18"/>
                <w:szCs w:val="18"/>
                <w:rtl w:val="0"/>
              </w:rPr>
              <w:t xml:space="preserve">User Status</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D2">
            <w:pPr>
              <w:spacing w:after="0" w:lineRule="auto"/>
              <w:ind w:left="141.73228346456688" w:right="22.08661417322844" w:firstLine="0"/>
              <w:jc w:val="center"/>
              <w:rPr>
                <w:sz w:val="18"/>
                <w:szCs w:val="18"/>
              </w:rPr>
            </w:pPr>
            <w:r w:rsidDel="00000000" w:rsidR="00000000" w:rsidRPr="00000000">
              <w:rPr>
                <w:sz w:val="18"/>
                <w:szCs w:val="18"/>
                <w:rtl w:val="0"/>
              </w:rPr>
              <w:t xml:space="preserve">User Weightage (%)</w:t>
            </w:r>
          </w:p>
        </w:tc>
        <w:tc>
          <w:tcPr>
            <w:tcBorders>
              <w:top w:color="808080" w:space="0" w:sz="5" w:val="single"/>
              <w:left w:color="000000" w:space="0" w:sz="0" w:val="nil"/>
              <w:bottom w:color="808080" w:space="0" w:sz="5" w:val="single"/>
              <w:right w:color="80808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CD3">
            <w:pPr>
              <w:spacing w:after="0" w:lineRule="auto"/>
              <w:ind w:left="141.73228346456688" w:right="22.08661417322844" w:firstLine="0"/>
              <w:jc w:val="center"/>
              <w:rPr>
                <w:sz w:val="18"/>
                <w:szCs w:val="18"/>
              </w:rPr>
            </w:pPr>
            <w:r w:rsidDel="00000000" w:rsidR="00000000" w:rsidRPr="00000000">
              <w:rPr>
                <w:sz w:val="18"/>
                <w:szCs w:val="18"/>
                <w:rtl w:val="0"/>
              </w:rPr>
              <w:t xml:space="preserve">Number of cases receive by User</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4">
            <w:pPr>
              <w:spacing w:after="0" w:lineRule="auto"/>
              <w:ind w:left="141.73228346456688" w:right="22.08661417322844" w:firstLine="0"/>
              <w:rPr>
                <w:color w:val="222222"/>
                <w:sz w:val="18"/>
                <w:szCs w:val="18"/>
              </w:rPr>
            </w:pPr>
            <w:r w:rsidDel="00000000" w:rsidR="00000000" w:rsidRPr="00000000">
              <w:rPr>
                <w:color w:val="222222"/>
                <w:sz w:val="18"/>
                <w:szCs w:val="18"/>
                <w:rtl w:val="0"/>
              </w:rPr>
              <w:t xml:space="preserve">User 1 with Authorized Disbursement empowerment matrix Up to RM100K (Level 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5">
            <w:pPr>
              <w:spacing w:after="0" w:lineRule="auto"/>
              <w:ind w:left="141.73228346456688" w:right="22.08661417322844" w:firstLine="0"/>
              <w:jc w:val="center"/>
              <w:rPr>
                <w:sz w:val="18"/>
                <w:szCs w:val="18"/>
              </w:rPr>
            </w:pPr>
            <w:r w:rsidDel="00000000" w:rsidR="00000000" w:rsidRPr="00000000">
              <w:rPr>
                <w:sz w:val="18"/>
                <w:szCs w:val="18"/>
                <w:rtl w:val="0"/>
              </w:rPr>
              <w:t xml:space="preserve">Active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6">
            <w:pPr>
              <w:spacing w:after="0" w:lineRule="auto"/>
              <w:ind w:left="141.73228346456688" w:right="22.08661417322844" w:firstLine="0"/>
              <w:jc w:val="center"/>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7">
            <w:pPr>
              <w:spacing w:after="0" w:lineRule="auto"/>
              <w:ind w:left="141.73228346456688" w:right="22.08661417322844" w:firstLine="0"/>
              <w:jc w:val="center"/>
              <w:rPr>
                <w:sz w:val="18"/>
                <w:szCs w:val="18"/>
              </w:rPr>
            </w:pPr>
            <w:r w:rsidDel="00000000" w:rsidR="00000000" w:rsidRPr="00000000">
              <w:rPr>
                <w:sz w:val="18"/>
                <w:szCs w:val="18"/>
                <w:rtl w:val="0"/>
              </w:rPr>
              <w:t xml:space="preserve">5</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8">
            <w:pPr>
              <w:spacing w:after="0" w:lineRule="auto"/>
              <w:ind w:left="141.73228346456688" w:right="22.08661417322844" w:firstLine="0"/>
              <w:rPr>
                <w:color w:val="222222"/>
                <w:sz w:val="18"/>
                <w:szCs w:val="18"/>
              </w:rPr>
            </w:pPr>
            <w:r w:rsidDel="00000000" w:rsidR="00000000" w:rsidRPr="00000000">
              <w:rPr>
                <w:color w:val="222222"/>
                <w:sz w:val="18"/>
                <w:szCs w:val="18"/>
                <w:rtl w:val="0"/>
              </w:rPr>
              <w:t xml:space="preserve">User 2 with Authorized Disbursement empowerment matrix Up to RM250K (Level 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9">
            <w:pPr>
              <w:spacing w:after="0" w:lineRule="auto"/>
              <w:ind w:left="141.73228346456688" w:right="22.08661417322844" w:firstLine="0"/>
              <w:jc w:val="center"/>
              <w:rPr>
                <w:sz w:val="18"/>
                <w:szCs w:val="18"/>
              </w:rPr>
            </w:pPr>
            <w:r w:rsidDel="00000000" w:rsidR="00000000" w:rsidRPr="00000000">
              <w:rPr>
                <w:sz w:val="18"/>
                <w:szCs w:val="18"/>
                <w:rtl w:val="0"/>
              </w:rPr>
              <w:t xml:space="preserve">Active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A">
            <w:pPr>
              <w:spacing w:after="0" w:lineRule="auto"/>
              <w:ind w:left="141.73228346456688" w:right="22.08661417322844" w:firstLine="0"/>
              <w:jc w:val="center"/>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B">
            <w:pPr>
              <w:spacing w:after="0" w:lineRule="auto"/>
              <w:ind w:left="141.73228346456688" w:right="22.08661417322844" w:firstLine="0"/>
              <w:jc w:val="center"/>
              <w:rPr>
                <w:sz w:val="18"/>
                <w:szCs w:val="18"/>
              </w:rPr>
            </w:pPr>
            <w:r w:rsidDel="00000000" w:rsidR="00000000" w:rsidRPr="00000000">
              <w:rPr>
                <w:sz w:val="18"/>
                <w:szCs w:val="18"/>
                <w:rtl w:val="0"/>
              </w:rPr>
              <w:t xml:space="preserve">3</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C">
            <w:pPr>
              <w:spacing w:after="0" w:lineRule="auto"/>
              <w:ind w:left="141.73228346456688" w:right="22.08661417322844" w:firstLine="0"/>
              <w:rPr>
                <w:color w:val="222222"/>
                <w:sz w:val="18"/>
                <w:szCs w:val="18"/>
              </w:rPr>
            </w:pPr>
            <w:r w:rsidDel="00000000" w:rsidR="00000000" w:rsidRPr="00000000">
              <w:rPr>
                <w:color w:val="222222"/>
                <w:sz w:val="18"/>
                <w:szCs w:val="18"/>
                <w:rtl w:val="0"/>
              </w:rPr>
              <w:t xml:space="preserve">User 3 Authorized Disbursement empowerment matrix Up to Any Approved Amount (Level 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D">
            <w:pPr>
              <w:spacing w:after="0" w:lineRule="auto"/>
              <w:ind w:left="141.73228346456688" w:right="22.08661417322844" w:firstLine="0"/>
              <w:jc w:val="center"/>
              <w:rPr>
                <w:sz w:val="18"/>
                <w:szCs w:val="18"/>
              </w:rPr>
            </w:pPr>
            <w:r w:rsidDel="00000000" w:rsidR="00000000" w:rsidRPr="00000000">
              <w:rPr>
                <w:sz w:val="18"/>
                <w:szCs w:val="18"/>
                <w:rtl w:val="0"/>
              </w:rPr>
              <w:t xml:space="preserve">Active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E">
            <w:pPr>
              <w:spacing w:after="0" w:lineRule="auto"/>
              <w:ind w:left="141.73228346456688" w:right="22.08661417322844" w:firstLine="0"/>
              <w:jc w:val="center"/>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F">
            <w:pPr>
              <w:spacing w:after="0" w:lineRule="auto"/>
              <w:ind w:left="141.73228346456688" w:right="22.08661417322844" w:firstLine="0"/>
              <w:jc w:val="center"/>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CE0">
      <w:pPr>
        <w:spacing w:after="0"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CE1">
      <w:pPr>
        <w:pStyle w:val="Heading2"/>
        <w:spacing w:after="0" w:lineRule="auto"/>
        <w:ind w:left="0" w:firstLine="0"/>
        <w:rPr/>
      </w:pPr>
      <w:bookmarkStart w:colFirst="0" w:colLast="0" w:name="_1oxeuaq1o3ax" w:id="177"/>
      <w:bookmarkEnd w:id="177"/>
      <w:r w:rsidDel="00000000" w:rsidR="00000000" w:rsidRPr="00000000">
        <w:rPr>
          <w:rtl w:val="0"/>
        </w:rPr>
        <w:t xml:space="preserve">15.7. [Batch-3] Switch Allocation Mode And Assignment Optimization</w:t>
      </w:r>
    </w:p>
    <w:p w:rsidR="00000000" w:rsidDel="00000000" w:rsidP="00000000" w:rsidRDefault="00000000" w:rsidRPr="00000000" w14:paraId="00000CE2">
      <w:pPr>
        <w:numPr>
          <w:ilvl w:val="0"/>
          <w:numId w:val="18"/>
        </w:numPr>
        <w:spacing w:after="0" w:afterAutospacing="0"/>
        <w:ind w:left="720" w:hanging="360"/>
        <w:rPr>
          <w:u w:val="none"/>
        </w:rPr>
      </w:pPr>
      <w:r w:rsidDel="00000000" w:rsidR="00000000" w:rsidRPr="00000000">
        <w:rPr>
          <w:rtl w:val="0"/>
        </w:rPr>
        <w:t xml:space="preserve">In order to automatically complete application assignments when switching the allocation mode from Pick-Up to Round-Robin for a queue/status, the system will add a scheduled job to scan unassigned applications whose status is in Round-Robin mode, and perform assignments based on the rules stated above in section 15.4.</w:t>
      </w:r>
    </w:p>
    <w:p w:rsidR="00000000" w:rsidDel="00000000" w:rsidP="00000000" w:rsidRDefault="00000000" w:rsidRPr="00000000" w14:paraId="00000CE3">
      <w:pPr>
        <w:numPr>
          <w:ilvl w:val="0"/>
          <w:numId w:val="18"/>
        </w:numPr>
        <w:ind w:left="720" w:hanging="360"/>
      </w:pPr>
      <w:r w:rsidDel="00000000" w:rsidR="00000000" w:rsidRPr="00000000">
        <w:rPr>
          <w:rtl w:val="0"/>
        </w:rPr>
        <w:t xml:space="preserve">Assignment or pick up is not allowed when the owner opens the application in cra todo list. More detail in item b of 3.3 Application Assignment </w:t>
      </w:r>
      <w:hyperlink r:id="rId91">
        <w:r w:rsidDel="00000000" w:rsidR="00000000" w:rsidRPr="00000000">
          <w:rPr>
            <w:rFonts w:ascii="Times New Roman" w:cs="Times New Roman" w:eastAsia="Times New Roman" w:hAnsi="Times New Roman"/>
            <w:color w:val="0000ee"/>
            <w:sz w:val="24"/>
            <w:szCs w:val="24"/>
            <w:u w:val="single"/>
            <w:rtl w:val="0"/>
          </w:rPr>
          <w:t xml:space="preserve">HP FSD Batch3-08-Disbursement</w:t>
        </w:r>
      </w:hyperlink>
      <w:r w:rsidDel="00000000" w:rsidR="00000000" w:rsidRPr="00000000">
        <w:rPr>
          <w:rtl w:val="0"/>
        </w:rPr>
      </w:r>
    </w:p>
    <w:p w:rsidR="00000000" w:rsidDel="00000000" w:rsidP="00000000" w:rsidRDefault="00000000" w:rsidRPr="00000000" w14:paraId="00000CE4">
      <w:pPr>
        <w:numPr>
          <w:ilvl w:val="0"/>
          <w:numId w:val="18"/>
        </w:numPr>
        <w:ind w:left="720" w:hanging="360"/>
      </w:pPr>
      <w:r w:rsidDel="00000000" w:rsidR="00000000" w:rsidRPr="00000000">
        <w:rPr>
          <w:rtl w:val="0"/>
        </w:rPr>
        <w:t xml:space="preserve">Pop up the next assignee message when the application routes to the next action. More detail in item c of 3.3 Application Assignment </w:t>
      </w:r>
      <w:hyperlink r:id="rId92">
        <w:r w:rsidDel="00000000" w:rsidR="00000000" w:rsidRPr="00000000">
          <w:rPr>
            <w:rFonts w:ascii="Times New Roman" w:cs="Times New Roman" w:eastAsia="Times New Roman" w:hAnsi="Times New Roman"/>
            <w:color w:val="0000ee"/>
            <w:sz w:val="24"/>
            <w:szCs w:val="24"/>
            <w:u w:val="single"/>
            <w:rtl w:val="0"/>
          </w:rPr>
          <w:t xml:space="preserve">HP FSD Batch3-08-Disbursement</w:t>
        </w:r>
      </w:hyperlink>
      <w:r w:rsidDel="00000000" w:rsidR="00000000" w:rsidRPr="00000000">
        <w:rPr>
          <w:rtl w:val="0"/>
        </w:rPr>
      </w:r>
    </w:p>
    <w:p w:rsidR="00000000" w:rsidDel="00000000" w:rsidP="00000000" w:rsidRDefault="00000000" w:rsidRPr="00000000" w14:paraId="00000CE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j0ozcqcu40qy" w:id="178"/>
      <w:bookmarkEnd w:id="178"/>
      <w:r w:rsidDel="00000000" w:rsidR="00000000" w:rsidRPr="00000000">
        <w:br w:type="page"/>
      </w:r>
      <w:r w:rsidDel="00000000" w:rsidR="00000000" w:rsidRPr="00000000">
        <w:rPr>
          <w:rtl w:val="0"/>
        </w:rPr>
      </w:r>
    </w:p>
    <w:p w:rsidR="00000000" w:rsidDel="00000000" w:rsidP="00000000" w:rsidRDefault="00000000" w:rsidRPr="00000000" w14:paraId="00000CE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quyogync04qn" w:id="179"/>
      <w:bookmarkEnd w:id="179"/>
      <w:r w:rsidDel="00000000" w:rsidR="00000000" w:rsidRPr="00000000">
        <w:rPr>
          <w:rtl w:val="0"/>
        </w:rPr>
        <w:t xml:space="preserve">16.</w:t>
      </w:r>
      <w:r w:rsidDel="00000000" w:rsidR="00000000" w:rsidRPr="00000000">
        <w:rPr>
          <w:rtl w:val="0"/>
        </w:rPr>
        <w:t xml:space="preserve">    </w:t>
      </w:r>
      <w:r w:rsidDel="00000000" w:rsidR="00000000" w:rsidRPr="00000000">
        <w:rPr>
          <w:rtl w:val="0"/>
        </w:rPr>
        <w:t xml:space="preserve">Email/SMS</w:t>
      </w:r>
      <w:r w:rsidDel="00000000" w:rsidR="00000000" w:rsidRPr="00000000">
        <w:rPr>
          <w:rtl w:val="0"/>
        </w:rPr>
        <w:t xml:space="preserve"> template management</w:t>
      </w:r>
    </w:p>
    <w:p w:rsidR="00000000" w:rsidDel="00000000" w:rsidP="00000000" w:rsidRDefault="00000000" w:rsidRPr="00000000" w14:paraId="00000CE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ifygam6hqroh" w:id="180"/>
      <w:bookmarkEnd w:id="180"/>
      <w:r w:rsidDel="00000000" w:rsidR="00000000" w:rsidRPr="00000000">
        <w:rPr>
          <w:sz w:val="22"/>
          <w:szCs w:val="22"/>
          <w:rtl w:val="0"/>
        </w:rPr>
        <w:t xml:space="preserve">16.1.</w:t>
      </w:r>
      <w:r w:rsidDel="00000000" w:rsidR="00000000" w:rsidRPr="00000000">
        <w:rPr>
          <w:sz w:val="22"/>
          <w:szCs w:val="22"/>
          <w:rtl w:val="0"/>
        </w:rPr>
        <w:t xml:space="preserve">          Email Template </w:t>
      </w:r>
      <w:r w:rsidDel="00000000" w:rsidR="00000000" w:rsidRPr="00000000">
        <w:rPr>
          <w:sz w:val="22"/>
          <w:szCs w:val="22"/>
          <w:rtl w:val="0"/>
        </w:rPr>
        <w:t xml:space="preserve">Management </w:t>
      </w:r>
      <w:commentRangeStart w:id="25"/>
      <w:r w:rsidDel="00000000" w:rsidR="00000000" w:rsidRPr="00000000">
        <w:rPr>
          <w:sz w:val="22"/>
          <w:szCs w:val="22"/>
          <w:rtl w:val="0"/>
        </w:rPr>
        <w:t xml:space="preserve">Entry</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CE8">
      <w:pPr>
        <w:spacing w:after="60" w:before="60" w:lineRule="auto"/>
        <w:ind w:left="1120" w:firstLine="0"/>
        <w:rPr/>
      </w:pPr>
      <w:r w:rsidDel="00000000" w:rsidR="00000000" w:rsidRPr="00000000">
        <w:rPr>
          <w:rtl w:val="0"/>
        </w:rPr>
        <w:t xml:space="preserve">Display the exsting template list</w:t>
      </w:r>
      <w:r w:rsidDel="00000000" w:rsidR="00000000" w:rsidRPr="00000000">
        <w:rPr>
          <w:rtl w:val="0"/>
        </w:rPr>
      </w:r>
    </w:p>
    <w:p w:rsidR="00000000" w:rsidDel="00000000" w:rsidP="00000000" w:rsidRDefault="00000000" w:rsidRPr="00000000" w14:paraId="00000CE9">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CEA">
      <w:pPr>
        <w:pStyle w:val="Heading2"/>
        <w:keepNext w:val="0"/>
        <w:keepLines w:val="0"/>
        <w:rPr>
          <w:sz w:val="22"/>
          <w:szCs w:val="22"/>
        </w:rPr>
      </w:pPr>
      <w:bookmarkStart w:colFirst="0" w:colLast="0" w:name="_kazt38yg0nq" w:id="181"/>
      <w:bookmarkEnd w:id="181"/>
      <w:r w:rsidDel="00000000" w:rsidR="00000000" w:rsidRPr="00000000">
        <w:rPr>
          <w:sz w:val="22"/>
          <w:szCs w:val="22"/>
          <w:rtl w:val="0"/>
        </w:rPr>
        <w:t xml:space="preserve">16.2.          Email Template Query Conditional Filter</w:t>
      </w:r>
    </w:p>
    <w:p w:rsidR="00000000" w:rsidDel="00000000" w:rsidP="00000000" w:rsidRDefault="00000000" w:rsidRPr="00000000" w14:paraId="00000CEB">
      <w:pPr>
        <w:spacing w:after="60" w:before="60" w:lineRule="auto"/>
        <w:ind w:left="1120" w:firstLine="0"/>
        <w:rPr/>
      </w:pPr>
      <w:r w:rsidDel="00000000" w:rsidR="00000000" w:rsidRPr="00000000">
        <w:rPr>
          <w:rtl w:val="0"/>
        </w:rPr>
        <w:t xml:space="preserve">Product type: dropdown list; HP only currently</w:t>
      </w:r>
    </w:p>
    <w:p w:rsidR="00000000" w:rsidDel="00000000" w:rsidP="00000000" w:rsidRDefault="00000000" w:rsidRPr="00000000" w14:paraId="00000CEC">
      <w:pPr>
        <w:spacing w:after="60" w:before="60" w:lineRule="auto"/>
        <w:ind w:left="1120" w:firstLine="0"/>
        <w:rPr/>
      </w:pPr>
      <w:r w:rsidDel="00000000" w:rsidR="00000000" w:rsidRPr="00000000">
        <w:rPr>
          <w:rtl w:val="0"/>
        </w:rPr>
        <w:t xml:space="preserve">Language: dropdown list; English, Malay</w:t>
      </w:r>
    </w:p>
    <w:p w:rsidR="00000000" w:rsidDel="00000000" w:rsidP="00000000" w:rsidRDefault="00000000" w:rsidRPr="00000000" w14:paraId="00000CED">
      <w:pPr>
        <w:spacing w:after="60" w:before="60" w:lineRule="auto"/>
        <w:ind w:left="1120" w:firstLine="0"/>
        <w:rPr/>
      </w:pPr>
      <w:commentRangeStart w:id="26"/>
      <w:r w:rsidDel="00000000" w:rsidR="00000000" w:rsidRPr="00000000">
        <w:rPr>
          <w:rtl w:val="0"/>
        </w:rPr>
        <w:t xml:space="preserve">Reason Type</w:t>
      </w:r>
      <w:commentRangeEnd w:id="26"/>
      <w:r w:rsidDel="00000000" w:rsidR="00000000" w:rsidRPr="00000000">
        <w:commentReference w:id="26"/>
      </w:r>
      <w:r w:rsidDel="00000000" w:rsidR="00000000" w:rsidRPr="00000000">
        <w:rPr>
          <w:rtl w:val="0"/>
        </w:rPr>
        <w:t xml:space="preserve">: dropdown list; Predefined</w:t>
      </w:r>
    </w:p>
    <w:p w:rsidR="00000000" w:rsidDel="00000000" w:rsidP="00000000" w:rsidRDefault="00000000" w:rsidRPr="00000000" w14:paraId="00000CEE">
      <w:pPr>
        <w:spacing w:after="60" w:before="60" w:lineRule="auto"/>
        <w:ind w:left="1120" w:firstLine="0"/>
        <w:jc w:val="center"/>
        <w:rPr/>
      </w:pPr>
      <w:r w:rsidDel="00000000" w:rsidR="00000000" w:rsidRPr="00000000">
        <w:rPr/>
        <w:drawing>
          <wp:inline distB="114300" distT="114300" distL="114300" distR="114300">
            <wp:extent cx="2501900" cy="3162300"/>
            <wp:effectExtent b="0" l="0" r="0" t="0"/>
            <wp:docPr id="31" name="image34.jpg"/>
            <a:graphic>
              <a:graphicData uri="http://schemas.openxmlformats.org/drawingml/2006/picture">
                <pic:pic>
                  <pic:nvPicPr>
                    <pic:cNvPr id="0" name="image34.jpg"/>
                    <pic:cNvPicPr preferRelativeResize="0"/>
                  </pic:nvPicPr>
                  <pic:blipFill>
                    <a:blip r:embed="rId93"/>
                    <a:srcRect b="0" l="0" r="0" t="0"/>
                    <a:stretch>
                      <a:fillRect/>
                    </a:stretch>
                  </pic:blipFill>
                  <pic:spPr>
                    <a:xfrm>
                      <a:off x="0" y="0"/>
                      <a:ext cx="25019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CEF">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CF0">
      <w:pPr>
        <w:pStyle w:val="Heading2"/>
        <w:keepNext w:val="0"/>
        <w:keepLines w:val="0"/>
        <w:rPr>
          <w:sz w:val="22"/>
          <w:szCs w:val="22"/>
        </w:rPr>
      </w:pPr>
      <w:bookmarkStart w:colFirst="0" w:colLast="0" w:name="_90yhl2k44w2o" w:id="182"/>
      <w:bookmarkEnd w:id="182"/>
      <w:r w:rsidDel="00000000" w:rsidR="00000000" w:rsidRPr="00000000">
        <w:rPr>
          <w:sz w:val="22"/>
          <w:szCs w:val="22"/>
          <w:rtl w:val="0"/>
        </w:rPr>
        <w:t xml:space="preserve">16.3.          Email Template Action in Query Result list</w:t>
      </w:r>
    </w:p>
    <w:p w:rsidR="00000000" w:rsidDel="00000000" w:rsidP="00000000" w:rsidRDefault="00000000" w:rsidRPr="00000000" w14:paraId="00000CF1">
      <w:pPr>
        <w:spacing w:after="60" w:before="60" w:lineRule="auto"/>
        <w:ind w:left="1120" w:firstLine="0"/>
        <w:rPr/>
      </w:pPr>
      <w:r w:rsidDel="00000000" w:rsidR="00000000" w:rsidRPr="00000000">
        <w:rPr>
          <w:rtl w:val="0"/>
        </w:rPr>
        <w:t xml:space="preserve">Edit: Show template detail to modify.</w:t>
      </w:r>
    </w:p>
    <w:p w:rsidR="00000000" w:rsidDel="00000000" w:rsidP="00000000" w:rsidRDefault="00000000" w:rsidRPr="00000000" w14:paraId="00000CF2">
      <w:pPr>
        <w:spacing w:after="60" w:before="60" w:lineRule="auto"/>
        <w:ind w:left="1120" w:firstLine="0"/>
        <w:rPr/>
      </w:pPr>
      <w:r w:rsidDel="00000000" w:rsidR="00000000" w:rsidRPr="00000000">
        <w:rPr>
          <w:rtl w:val="0"/>
        </w:rPr>
        <w:t xml:space="preserve">Delete: Delete template.</w:t>
      </w:r>
    </w:p>
    <w:p w:rsidR="00000000" w:rsidDel="00000000" w:rsidP="00000000" w:rsidRDefault="00000000" w:rsidRPr="00000000" w14:paraId="00000CF3">
      <w:pPr>
        <w:spacing w:after="60" w:before="60" w:lineRule="auto"/>
        <w:ind w:left="1120" w:firstLine="0"/>
        <w:rPr/>
      </w:pPr>
      <w:r w:rsidDel="00000000" w:rsidR="00000000" w:rsidRPr="00000000">
        <w:rPr/>
        <w:drawing>
          <wp:inline distB="114300" distT="114300" distL="114300" distR="114300">
            <wp:extent cx="5727700" cy="2247900"/>
            <wp:effectExtent b="0" l="0" r="0" t="0"/>
            <wp:docPr id="85" name="image76.jpg"/>
            <a:graphic>
              <a:graphicData uri="http://schemas.openxmlformats.org/drawingml/2006/picture">
                <pic:pic>
                  <pic:nvPicPr>
                    <pic:cNvPr id="0" name="image76.jpg"/>
                    <pic:cNvPicPr preferRelativeResize="0"/>
                  </pic:nvPicPr>
                  <pic:blipFill>
                    <a:blip r:embed="rId94"/>
                    <a:srcRect b="0" l="0" r="0" t="0"/>
                    <a:stretch>
                      <a:fillRect/>
                    </a:stretch>
                  </pic:blipFill>
                  <pic:spPr>
                    <a:xfrm>
                      <a:off x="0" y="0"/>
                      <a:ext cx="57277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CF4">
      <w:pPr>
        <w:spacing w:after="60" w:before="60" w:lineRule="auto"/>
        <w:ind w:left="1120" w:firstLine="0"/>
        <w:rPr/>
      </w:pPr>
      <w:r w:rsidDel="00000000" w:rsidR="00000000" w:rsidRPr="00000000">
        <w:rPr>
          <w:rtl w:val="0"/>
        </w:rPr>
      </w:r>
    </w:p>
    <w:p w:rsidR="00000000" w:rsidDel="00000000" w:rsidP="00000000" w:rsidRDefault="00000000" w:rsidRPr="00000000" w14:paraId="00000CF5">
      <w:pPr>
        <w:spacing w:after="60" w:before="60" w:lineRule="auto"/>
        <w:ind w:left="1120" w:firstLine="0"/>
        <w:rPr/>
      </w:pPr>
      <w:r w:rsidDel="00000000" w:rsidR="00000000" w:rsidRPr="00000000">
        <w:rPr>
          <w:rtl w:val="0"/>
        </w:rPr>
      </w:r>
    </w:p>
    <w:p w:rsidR="00000000" w:rsidDel="00000000" w:rsidP="00000000" w:rsidRDefault="00000000" w:rsidRPr="00000000" w14:paraId="00000CF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dpqpsvdmih6h" w:id="183"/>
      <w:bookmarkEnd w:id="183"/>
      <w:r w:rsidDel="00000000" w:rsidR="00000000" w:rsidRPr="00000000">
        <w:rPr>
          <w:sz w:val="22"/>
          <w:szCs w:val="22"/>
          <w:rtl w:val="0"/>
        </w:rPr>
        <w:t xml:space="preserve">16.4.</w:t>
      </w:r>
      <w:r w:rsidDel="00000000" w:rsidR="00000000" w:rsidRPr="00000000">
        <w:rPr>
          <w:sz w:val="22"/>
          <w:szCs w:val="22"/>
          <w:rtl w:val="0"/>
        </w:rPr>
        <w:t xml:space="preserve">          Email Template</w:t>
      </w:r>
      <w:r w:rsidDel="00000000" w:rsidR="00000000" w:rsidRPr="00000000">
        <w:rPr>
          <w:sz w:val="22"/>
          <w:szCs w:val="22"/>
          <w:rtl w:val="0"/>
        </w:rPr>
        <w:t xml:space="preserve"> Detail </w:t>
      </w:r>
      <w:r w:rsidDel="00000000" w:rsidR="00000000" w:rsidRPr="00000000">
        <w:rPr>
          <w:sz w:val="22"/>
          <w:szCs w:val="22"/>
          <w:rtl w:val="0"/>
        </w:rPr>
        <w:t xml:space="preserve">Configuration</w:t>
      </w:r>
      <w:r w:rsidDel="00000000" w:rsidR="00000000" w:rsidRPr="00000000">
        <w:rPr>
          <w:rtl w:val="0"/>
        </w:rPr>
      </w:r>
    </w:p>
    <w:p w:rsidR="00000000" w:rsidDel="00000000" w:rsidP="00000000" w:rsidRDefault="00000000" w:rsidRPr="00000000" w14:paraId="00000CF7">
      <w:pPr>
        <w:spacing w:after="60" w:before="60" w:lineRule="auto"/>
        <w:ind w:left="1120" w:firstLine="0"/>
        <w:rPr/>
      </w:pPr>
      <w:r w:rsidDel="00000000" w:rsidR="00000000" w:rsidRPr="00000000">
        <w:rPr>
          <w:rtl w:val="0"/>
        </w:rPr>
        <w:t xml:space="preserve">For each template code, administrators can configure the following information:</w:t>
      </w:r>
    </w:p>
    <w:p w:rsidR="00000000" w:rsidDel="00000000" w:rsidP="00000000" w:rsidRDefault="00000000" w:rsidRPr="00000000" w14:paraId="00000CF8">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CF9">
      <w:pPr>
        <w:spacing w:after="60" w:before="60" w:lineRule="auto"/>
        <w:ind w:left="2000" w:hanging="44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Basic Information</w:t>
      </w:r>
    </w:p>
    <w:p w:rsidR="00000000" w:rsidDel="00000000" w:rsidP="00000000" w:rsidRDefault="00000000" w:rsidRPr="00000000" w14:paraId="00000CFA">
      <w:pPr>
        <w:spacing w:after="60" w:before="60" w:lineRule="auto"/>
        <w:ind w:left="1120" w:firstLine="0"/>
        <w:rPr/>
      </w:pPr>
      <w:r w:rsidDel="00000000" w:rsidR="00000000" w:rsidRPr="00000000">
        <w:rPr>
          <w:rtl w:val="0"/>
        </w:rPr>
        <w:t xml:space="preserve">Template Code and Description: dropdown list</w:t>
      </w:r>
    </w:p>
    <w:p w:rsidR="00000000" w:rsidDel="00000000" w:rsidP="00000000" w:rsidRDefault="00000000" w:rsidRPr="00000000" w14:paraId="00000CFB">
      <w:pPr>
        <w:spacing w:after="60" w:before="60" w:lineRule="auto"/>
        <w:ind w:left="1120" w:firstLine="0"/>
        <w:rPr/>
      </w:pPr>
      <w:r w:rsidDel="00000000" w:rsidR="00000000" w:rsidRPr="00000000">
        <w:rPr>
          <w:rtl w:val="0"/>
        </w:rPr>
      </w:r>
    </w:p>
    <w:p w:rsidR="00000000" w:rsidDel="00000000" w:rsidP="00000000" w:rsidRDefault="00000000" w:rsidRPr="00000000" w14:paraId="00000CFC">
      <w:pPr>
        <w:spacing w:after="60" w:before="60" w:lineRule="auto"/>
        <w:ind w:left="1120" w:firstLine="0"/>
        <w:rPr>
          <w:highlight w:val="yellow"/>
        </w:rPr>
      </w:pPr>
      <w:r w:rsidDel="00000000" w:rsidR="00000000" w:rsidRPr="00000000">
        <w:rPr>
          <w:rtl w:val="0"/>
        </w:rPr>
        <w:t xml:space="preserve">HTML Format</w:t>
      </w:r>
      <w:r w:rsidDel="00000000" w:rsidR="00000000" w:rsidRPr="00000000">
        <w:rPr>
          <w:rtl w:val="0"/>
        </w:rPr>
        <w:t xml:space="preserve">: can tick HTML or plain text</w:t>
      </w:r>
      <w:r w:rsidDel="00000000" w:rsidR="00000000" w:rsidRPr="00000000">
        <w:rPr>
          <w:highlight w:val="yellow"/>
          <w:rtl w:val="0"/>
        </w:rPr>
        <w:t xml:space="preserve">.</w:t>
      </w:r>
    </w:p>
    <w:p w:rsidR="00000000" w:rsidDel="00000000" w:rsidP="00000000" w:rsidRDefault="00000000" w:rsidRPr="00000000" w14:paraId="00000CFD">
      <w:pPr>
        <w:spacing w:after="60" w:before="60" w:lineRule="auto"/>
        <w:ind w:left="1120" w:firstLine="0"/>
        <w:rPr/>
      </w:pPr>
      <w:r w:rsidDel="00000000" w:rsidR="00000000" w:rsidRPr="00000000">
        <w:rPr>
          <w:rtl w:val="0"/>
        </w:rPr>
        <w:t xml:space="preserve">Email Sender Address: text box</w:t>
      </w:r>
    </w:p>
    <w:p w:rsidR="00000000" w:rsidDel="00000000" w:rsidP="00000000" w:rsidRDefault="00000000" w:rsidRPr="00000000" w14:paraId="00000CFE">
      <w:pPr>
        <w:spacing w:after="60" w:before="60" w:lineRule="auto"/>
        <w:ind w:left="1120" w:firstLine="0"/>
        <w:rPr/>
      </w:pPr>
      <w:r w:rsidDel="00000000" w:rsidR="00000000" w:rsidRPr="00000000">
        <w:rPr>
          <w:rtl w:val="0"/>
        </w:rPr>
        <w:t xml:space="preserve">Email Subject: text box (supports variables such as $DisplaySubjectByOrgCode, available variables predefined</w:t>
      </w:r>
    </w:p>
    <w:p w:rsidR="00000000" w:rsidDel="00000000" w:rsidP="00000000" w:rsidRDefault="00000000" w:rsidRPr="00000000" w14:paraId="00000CFF">
      <w:pPr>
        <w:spacing w:after="60" w:before="60" w:lineRule="auto"/>
        <w:ind w:left="1120" w:firstLine="0"/>
        <w:rPr/>
      </w:pPr>
      <w:r w:rsidDel="00000000" w:rsidR="00000000" w:rsidRPr="00000000">
        <w:rPr>
          <w:rtl w:val="0"/>
        </w:rPr>
        <w:t xml:space="preserve">Email Content: text area</w:t>
      </w:r>
    </w:p>
    <w:p w:rsidR="00000000" w:rsidDel="00000000" w:rsidP="00000000" w:rsidRDefault="00000000" w:rsidRPr="00000000" w14:paraId="00000D00">
      <w:pPr>
        <w:spacing w:after="60" w:before="60" w:lineRule="auto"/>
        <w:ind w:left="1120" w:firstLine="0"/>
        <w:rPr/>
      </w:pPr>
      <w:r w:rsidDel="00000000" w:rsidR="00000000" w:rsidRPr="00000000">
        <w:rPr>
          <w:rtl w:val="0"/>
        </w:rPr>
        <w:t xml:space="preserve">Message ID: text box (for SMS, this must be the InApp message ID; for Email, it is optional)</w:t>
      </w:r>
    </w:p>
    <w:p w:rsidR="00000000" w:rsidDel="00000000" w:rsidP="00000000" w:rsidRDefault="00000000" w:rsidRPr="00000000" w14:paraId="00000D01">
      <w:pPr>
        <w:spacing w:after="60" w:before="60" w:lineRule="auto"/>
        <w:ind w:left="1120" w:firstLine="0"/>
        <w:rPr/>
      </w:pPr>
      <w:commentRangeStart w:id="27"/>
      <w:r w:rsidDel="00000000" w:rsidR="00000000" w:rsidRPr="00000000">
        <w:rPr>
          <w:rtl w:val="0"/>
        </w:rPr>
        <w:t xml:space="preserve">User ID</w:t>
      </w:r>
      <w:commentRangeEnd w:id="27"/>
      <w:r w:rsidDel="00000000" w:rsidR="00000000" w:rsidRPr="00000000">
        <w:commentReference w:id="27"/>
      </w:r>
      <w:r w:rsidDel="00000000" w:rsidR="00000000" w:rsidRPr="00000000">
        <w:rPr>
          <w:rtl w:val="0"/>
        </w:rPr>
        <w:t xml:space="preserve">: dropdown list; Sales user, CED user, CRA user</w:t>
      </w:r>
    </w:p>
    <w:p w:rsidR="00000000" w:rsidDel="00000000" w:rsidP="00000000" w:rsidRDefault="00000000" w:rsidRPr="00000000" w14:paraId="00000D02">
      <w:pPr>
        <w:spacing w:after="60" w:before="60" w:lineRule="auto"/>
        <w:ind w:left="1120" w:firstLine="0"/>
        <w:rPr/>
      </w:pPr>
      <w:commentRangeStart w:id="28"/>
      <w:commentRangeStart w:id="29"/>
      <w:r w:rsidDel="00000000" w:rsidR="00000000" w:rsidRPr="00000000">
        <w:rPr/>
        <w:drawing>
          <wp:inline distB="114300" distT="114300" distL="114300" distR="114300">
            <wp:extent cx="5740400" cy="3314700"/>
            <wp:effectExtent b="0" l="0" r="0" t="0"/>
            <wp:docPr id="80" name="image82.jpg"/>
            <a:graphic>
              <a:graphicData uri="http://schemas.openxmlformats.org/drawingml/2006/picture">
                <pic:pic>
                  <pic:nvPicPr>
                    <pic:cNvPr id="0" name="image82.jpg"/>
                    <pic:cNvPicPr preferRelativeResize="0"/>
                  </pic:nvPicPr>
                  <pic:blipFill>
                    <a:blip r:embed="rId95"/>
                    <a:srcRect b="0" l="0" r="0" t="0"/>
                    <a:stretch>
                      <a:fillRect/>
                    </a:stretch>
                  </pic:blipFill>
                  <pic:spPr>
                    <a:xfrm>
                      <a:off x="0" y="0"/>
                      <a:ext cx="5740400" cy="3314700"/>
                    </a:xfrm>
                    <a:prstGeom prst="rect"/>
                    <a:ln/>
                  </pic:spPr>
                </pic:pic>
              </a:graphicData>
            </a:graphic>
          </wp:inline>
        </w:drawing>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D03">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D04">
      <w:pPr>
        <w:spacing w:after="60" w:before="60" w:lineRule="auto"/>
        <w:ind w:left="2000" w:hanging="44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Sending Settings</w:t>
      </w:r>
    </w:p>
    <w:p w:rsidR="00000000" w:rsidDel="00000000" w:rsidP="00000000" w:rsidRDefault="00000000" w:rsidRPr="00000000" w14:paraId="00000D05">
      <w:pPr>
        <w:spacing w:after="60" w:before="60" w:lineRule="auto"/>
        <w:ind w:left="1120" w:firstLine="0"/>
        <w:rPr/>
      </w:pPr>
      <w:r w:rsidDel="00000000" w:rsidR="00000000" w:rsidRPr="00000000">
        <w:rPr>
          <w:rtl w:val="0"/>
        </w:rPr>
        <w:t xml:space="preserve">Start Send Time (supports scheduled sending)</w:t>
      </w:r>
      <w:r w:rsidDel="00000000" w:rsidR="00000000" w:rsidRPr="00000000">
        <w:rPr>
          <w:rtl w:val="0"/>
        </w:rPr>
        <w:t xml:space="preserve">: input, e.g., 0900 means 9:00AM</w:t>
      </w:r>
    </w:p>
    <w:p w:rsidR="00000000" w:rsidDel="00000000" w:rsidP="00000000" w:rsidRDefault="00000000" w:rsidRPr="00000000" w14:paraId="00000D06">
      <w:pPr>
        <w:spacing w:after="60" w:before="60" w:lineRule="auto"/>
        <w:ind w:left="1120" w:firstLine="0"/>
        <w:rPr/>
      </w:pPr>
      <w:r w:rsidDel="00000000" w:rsidR="00000000" w:rsidRPr="00000000">
        <w:rPr>
          <w:rtl w:val="0"/>
        </w:rPr>
        <w:t xml:space="preserve">Validity Period (in hours): input, e.g. 12</w:t>
      </w:r>
    </w:p>
    <w:p w:rsidR="00000000" w:rsidDel="00000000" w:rsidP="00000000" w:rsidRDefault="00000000" w:rsidRPr="00000000" w14:paraId="00000D07">
      <w:pPr>
        <w:spacing w:after="60" w:before="60" w:lineRule="auto"/>
        <w:ind w:left="1120" w:firstLine="0"/>
        <w:rPr/>
      </w:pPr>
      <w:r w:rsidDel="00000000" w:rsidR="00000000" w:rsidRPr="00000000">
        <w:rPr>
          <w:rtl w:val="0"/>
        </w:rPr>
      </w:r>
    </w:p>
    <w:p w:rsidR="00000000" w:rsidDel="00000000" w:rsidP="00000000" w:rsidRDefault="00000000" w:rsidRPr="00000000" w14:paraId="00000D08">
      <w:pPr>
        <w:spacing w:after="60" w:before="60" w:lineRule="auto"/>
        <w:ind w:left="1120" w:firstLine="0"/>
        <w:rPr/>
      </w:pPr>
      <w:r w:rsidDel="00000000" w:rsidR="00000000" w:rsidRPr="00000000">
        <w:rPr/>
        <w:drawing>
          <wp:inline distB="114300" distT="114300" distL="114300" distR="114300">
            <wp:extent cx="5740400" cy="2019300"/>
            <wp:effectExtent b="0" l="0" r="0" t="0"/>
            <wp:docPr id="115" name="image110.jpg"/>
            <a:graphic>
              <a:graphicData uri="http://schemas.openxmlformats.org/drawingml/2006/picture">
                <pic:pic>
                  <pic:nvPicPr>
                    <pic:cNvPr id="0" name="image110.jpg"/>
                    <pic:cNvPicPr preferRelativeResize="0"/>
                  </pic:nvPicPr>
                  <pic:blipFill>
                    <a:blip r:embed="rId96"/>
                    <a:srcRect b="0" l="0" r="0" t="0"/>
                    <a:stretch>
                      <a:fillRect/>
                    </a:stretch>
                  </pic:blipFill>
                  <pic:spPr>
                    <a:xfrm>
                      <a:off x="0" y="0"/>
                      <a:ext cx="5740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D09">
      <w:pPr>
        <w:spacing w:after="60" w:before="60" w:lineRule="auto"/>
        <w:ind w:left="1120" w:firstLine="0"/>
        <w:rPr>
          <w:b w:val="1"/>
          <w:bCs w:val="1"/>
          <w:highlight w:val="yellow"/>
        </w:rPr>
      </w:pPr>
      <w:r w:rsidDel="00000000" w:rsidR="00000000" w:rsidRPr="00000000">
        <w:rPr>
          <w:rtl w:val="0"/>
        </w:rPr>
      </w:r>
    </w:p>
    <w:p w:rsidR="00000000" w:rsidDel="00000000" w:rsidP="00000000" w:rsidRDefault="00000000" w:rsidRPr="00000000" w14:paraId="00000D0A">
      <w:pPr>
        <w:spacing w:after="60" w:before="60" w:lineRule="auto"/>
        <w:ind w:left="1120" w:firstLine="0"/>
        <w:rPr>
          <w:rFonts w:ascii="Roboto" w:cs="Roboto" w:eastAsia="Roboto" w:hAnsi="Roboto"/>
          <w:sz w:val="21"/>
          <w:szCs w:val="21"/>
          <w:highlight w:val="yellow"/>
        </w:rPr>
      </w:pPr>
      <w:r w:rsidDel="00000000" w:rsidR="00000000" w:rsidRPr="00000000">
        <w:rPr>
          <w:rFonts w:ascii="Arial Unicode MS" w:cs="Arial Unicode MS" w:eastAsia="Arial Unicode MS" w:hAnsi="Arial Unicode MS"/>
          <w:b w:val="1"/>
          <w:bCs w:val="1"/>
          <w:highlight w:val="yellow"/>
          <w:rtl w:val="0"/>
        </w:rPr>
        <w:t xml:space="preserve">【need to be confirmed by CRA】</w:t>
      </w:r>
      <w:r w:rsidDel="00000000" w:rsidR="00000000" w:rsidRPr="00000000">
        <w:rPr>
          <w:highlight w:val="yellow"/>
          <w:rtl w:val="0"/>
        </w:rPr>
        <w:t xml:space="preserve"> </w:t>
      </w:r>
      <w:r w:rsidDel="00000000" w:rsidR="00000000" w:rsidRPr="00000000">
        <w:rPr>
          <w:rFonts w:ascii="Roboto" w:cs="Roboto" w:eastAsia="Roboto" w:hAnsi="Roboto"/>
          <w:sz w:val="21"/>
          <w:szCs w:val="21"/>
          <w:highlight w:val="yellow"/>
          <w:rtl w:val="0"/>
        </w:rPr>
        <w:t xml:space="preserve">M</w:t>
      </w:r>
      <w:r w:rsidDel="00000000" w:rsidR="00000000" w:rsidRPr="00000000">
        <w:rPr>
          <w:rFonts w:ascii="Roboto" w:cs="Roboto" w:eastAsia="Roboto" w:hAnsi="Roboto"/>
          <w:sz w:val="21"/>
          <w:szCs w:val="21"/>
          <w:highlight w:val="yellow"/>
          <w:rtl w:val="0"/>
        </w:rPr>
        <w:t xml:space="preserve">odify email schedule time, whether immediately  affect in-queue email tasks, or only new email tasks. </w:t>
      </w:r>
    </w:p>
    <w:p w:rsidR="00000000" w:rsidDel="00000000" w:rsidP="00000000" w:rsidRDefault="00000000" w:rsidRPr="00000000" w14:paraId="00000D0B">
      <w:pPr>
        <w:spacing w:after="60" w:before="60" w:lineRule="auto"/>
        <w:ind w:left="1120" w:firstLine="0"/>
        <w:rPr/>
      </w:pPr>
      <w:r w:rsidDel="00000000" w:rsidR="00000000" w:rsidRPr="00000000">
        <w:rPr>
          <w:rtl w:val="0"/>
        </w:rPr>
      </w:r>
    </w:p>
    <w:p w:rsidR="00000000" w:rsidDel="00000000" w:rsidP="00000000" w:rsidRDefault="00000000" w:rsidRPr="00000000" w14:paraId="00000D0C">
      <w:pPr>
        <w:spacing w:after="60" w:before="60" w:lineRule="auto"/>
        <w:ind w:left="2000" w:hanging="44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Letter Generation Options</w:t>
      </w:r>
    </w:p>
    <w:p w:rsidR="00000000" w:rsidDel="00000000" w:rsidP="00000000" w:rsidRDefault="00000000" w:rsidRPr="00000000" w14:paraId="00000D0D">
      <w:pPr>
        <w:spacing w:after="60" w:before="60" w:lineRule="auto"/>
        <w:ind w:left="1120" w:firstLine="0"/>
        <w:rPr/>
      </w:pPr>
      <w:r w:rsidDel="00000000" w:rsidR="00000000" w:rsidRPr="00000000">
        <w:rPr>
          <w:rtl w:val="0"/>
        </w:rPr>
        <w:t xml:space="preserve">Letter Generation: Mandatory, Optional, No Letter Generation</w:t>
      </w:r>
    </w:p>
    <w:p w:rsidR="00000000" w:rsidDel="00000000" w:rsidP="00000000" w:rsidRDefault="00000000" w:rsidRPr="00000000" w14:paraId="00000D0E">
      <w:pPr>
        <w:spacing w:after="60" w:before="60" w:lineRule="auto"/>
        <w:ind w:left="1120" w:firstLine="0"/>
        <w:rPr/>
      </w:pPr>
      <w:r w:rsidDel="00000000" w:rsidR="00000000" w:rsidRPr="00000000">
        <w:rPr>
          <w:rtl w:val="0"/>
        </w:rPr>
        <w:t xml:space="preserve">Letter Type Selection (dropdown)</w:t>
      </w:r>
      <w:r w:rsidDel="00000000" w:rsidR="00000000" w:rsidRPr="00000000">
        <w:rPr>
          <w:rtl w:val="0"/>
        </w:rPr>
      </w:r>
    </w:p>
    <w:p w:rsidR="00000000" w:rsidDel="00000000" w:rsidP="00000000" w:rsidRDefault="00000000" w:rsidRPr="00000000" w14:paraId="00000D0F">
      <w:pPr>
        <w:spacing w:after="60" w:before="60" w:lineRule="auto"/>
        <w:ind w:left="1120" w:firstLine="0"/>
        <w:rPr/>
      </w:pPr>
      <w:r w:rsidDel="00000000" w:rsidR="00000000" w:rsidRPr="00000000">
        <w:rPr>
          <w:rtl w:val="0"/>
        </w:rPr>
        <w:t xml:space="preserve">Recipient and cc Configuration: multiple selector, e.g., Primary Hirer, Guarantor, etc.</w:t>
      </w:r>
    </w:p>
    <w:p w:rsidR="00000000" w:rsidDel="00000000" w:rsidP="00000000" w:rsidRDefault="00000000" w:rsidRPr="00000000" w14:paraId="00000D10">
      <w:pPr>
        <w:spacing w:after="60" w:before="60" w:lineRule="auto"/>
        <w:ind w:left="1120" w:firstLine="0"/>
        <w:rPr/>
      </w:pPr>
      <w:r w:rsidDel="00000000" w:rsidR="00000000" w:rsidRPr="00000000">
        <w:rPr>
          <w:rtl w:val="0"/>
        </w:rPr>
        <w:t xml:space="preserve">Do Not Use Batch Scheduler Option</w:t>
      </w:r>
      <w:r w:rsidDel="00000000" w:rsidR="00000000" w:rsidRPr="00000000">
        <w:rPr>
          <w:rtl w:val="0"/>
        </w:rPr>
        <w:t xml:space="preserve">: check box, if ticked email instantly, if unticked wait for nearest batch.</w:t>
      </w:r>
    </w:p>
    <w:p w:rsidR="00000000" w:rsidDel="00000000" w:rsidP="00000000" w:rsidRDefault="00000000" w:rsidRPr="00000000" w14:paraId="00000D11">
      <w:pPr>
        <w:spacing w:after="60" w:before="60" w:lineRule="auto"/>
        <w:ind w:left="1120" w:firstLine="0"/>
        <w:rPr/>
      </w:pPr>
      <w:r w:rsidDel="00000000" w:rsidR="00000000" w:rsidRPr="00000000">
        <w:rPr/>
        <w:drawing>
          <wp:inline distB="114300" distT="114300" distL="114300" distR="114300">
            <wp:extent cx="5740400" cy="2628900"/>
            <wp:effectExtent b="0" l="0" r="0" t="0"/>
            <wp:docPr id="93" name="image86.jpg"/>
            <a:graphic>
              <a:graphicData uri="http://schemas.openxmlformats.org/drawingml/2006/picture">
                <pic:pic>
                  <pic:nvPicPr>
                    <pic:cNvPr id="0" name="image86.jpg"/>
                    <pic:cNvPicPr preferRelativeResize="0"/>
                  </pic:nvPicPr>
                  <pic:blipFill>
                    <a:blip r:embed="rId97"/>
                    <a:srcRect b="0" l="0" r="0" t="0"/>
                    <a:stretch>
                      <a:fillRect/>
                    </a:stretch>
                  </pic:blipFill>
                  <pic:spPr>
                    <a:xfrm>
                      <a:off x="0" y="0"/>
                      <a:ext cx="57404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D12">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D13">
      <w:pPr>
        <w:spacing w:after="60" w:before="60" w:lineRule="auto"/>
        <w:ind w:left="2000" w:hanging="44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Condition Logic Configuration</w:t>
      </w:r>
    </w:p>
    <w:p w:rsidR="00000000" w:rsidDel="00000000" w:rsidP="00000000" w:rsidRDefault="00000000" w:rsidRPr="00000000" w14:paraId="00000D14">
      <w:pPr>
        <w:spacing w:after="60" w:before="60" w:lineRule="auto"/>
        <w:ind w:left="1120" w:firstLine="0"/>
        <w:rPr/>
      </w:pPr>
      <w:r w:rsidDel="00000000" w:rsidR="00000000" w:rsidRPr="00000000">
        <w:rPr>
          <w:rtl w:val="0"/>
        </w:rPr>
        <w:t xml:space="preserve">Customer Type</w:t>
      </w:r>
      <w:r w:rsidDel="00000000" w:rsidR="00000000" w:rsidRPr="00000000">
        <w:rPr>
          <w:rtl w:val="0"/>
        </w:rPr>
        <w:t xml:space="preserve">: radio box; Individual, Non-individual, Any</w:t>
      </w:r>
    </w:p>
    <w:p w:rsidR="00000000" w:rsidDel="00000000" w:rsidP="00000000" w:rsidRDefault="00000000" w:rsidRPr="00000000" w14:paraId="00000D15">
      <w:pPr>
        <w:spacing w:after="60" w:before="60" w:lineRule="auto"/>
        <w:ind w:left="1120" w:firstLine="0"/>
        <w:rPr/>
      </w:pPr>
      <w:r w:rsidDel="00000000" w:rsidR="00000000" w:rsidRPr="00000000">
        <w:rPr>
          <w:rtl w:val="0"/>
        </w:rPr>
        <w:t xml:space="preserve">Nationality: radio box; Malaysian, Others (Foreigner), Any</w:t>
      </w:r>
    </w:p>
    <w:p w:rsidR="00000000" w:rsidDel="00000000" w:rsidP="00000000" w:rsidRDefault="00000000" w:rsidRPr="00000000" w14:paraId="00000D16">
      <w:pPr>
        <w:spacing w:after="60" w:before="60" w:lineRule="auto"/>
        <w:ind w:left="1120" w:firstLine="0"/>
        <w:rPr/>
      </w:pPr>
      <w:r w:rsidDel="00000000" w:rsidR="00000000" w:rsidRPr="00000000">
        <w:rPr>
          <w:rtl w:val="0"/>
        </w:rPr>
        <w:t xml:space="preserve">Prefered Language: radio box; Malay, English</w:t>
      </w:r>
    </w:p>
    <w:p w:rsidR="00000000" w:rsidDel="00000000" w:rsidP="00000000" w:rsidRDefault="00000000" w:rsidRPr="00000000" w14:paraId="00000D17">
      <w:pPr>
        <w:spacing w:after="60" w:before="60" w:lineRule="auto"/>
        <w:ind w:left="1120" w:firstLine="0"/>
        <w:rPr/>
      </w:pPr>
      <w:r w:rsidDel="00000000" w:rsidR="00000000" w:rsidRPr="00000000">
        <w:rPr/>
        <w:drawing>
          <wp:inline distB="114300" distT="114300" distL="114300" distR="114300">
            <wp:extent cx="5727700" cy="1536700"/>
            <wp:effectExtent b="0" l="0" r="0" t="0"/>
            <wp:docPr id="74" name="image94.jpg"/>
            <a:graphic>
              <a:graphicData uri="http://schemas.openxmlformats.org/drawingml/2006/picture">
                <pic:pic>
                  <pic:nvPicPr>
                    <pic:cNvPr id="0" name="image94.jpg"/>
                    <pic:cNvPicPr preferRelativeResize="0"/>
                  </pic:nvPicPr>
                  <pic:blipFill>
                    <a:blip r:embed="rId98"/>
                    <a:srcRect b="0" l="0" r="0" t="0"/>
                    <a:stretch>
                      <a:fillRect/>
                    </a:stretch>
                  </pic:blipFill>
                  <pic:spPr>
                    <a:xfrm>
                      <a:off x="0" y="0"/>
                      <a:ext cx="57277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D18">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D1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i8aj29j00xh6" w:id="184"/>
      <w:bookmarkEnd w:id="184"/>
      <w:r w:rsidDel="00000000" w:rsidR="00000000" w:rsidRPr="00000000">
        <w:rPr>
          <w:sz w:val="22"/>
          <w:szCs w:val="22"/>
          <w:rtl w:val="0"/>
        </w:rPr>
        <w:t xml:space="preserve">16.5.</w:t>
      </w:r>
      <w:r w:rsidDel="00000000" w:rsidR="00000000" w:rsidRPr="00000000">
        <w:rPr>
          <w:sz w:val="22"/>
          <w:szCs w:val="22"/>
          <w:rtl w:val="0"/>
        </w:rPr>
        <w:t xml:space="preserve">          Email Template </w:t>
      </w:r>
      <w:r w:rsidDel="00000000" w:rsidR="00000000" w:rsidRPr="00000000">
        <w:rPr>
          <w:sz w:val="22"/>
          <w:szCs w:val="22"/>
          <w:rtl w:val="0"/>
        </w:rPr>
        <w:t xml:space="preserve">Status Management</w:t>
      </w:r>
    </w:p>
    <w:p w:rsidR="00000000" w:rsidDel="00000000" w:rsidP="00000000" w:rsidRDefault="00000000" w:rsidRPr="00000000" w14:paraId="00000D1A">
      <w:pPr>
        <w:spacing w:after="60" w:before="60" w:lineRule="auto"/>
        <w:ind w:left="1120" w:firstLine="0"/>
        <w:rPr/>
      </w:pPr>
      <w:r w:rsidDel="00000000" w:rsidR="00000000" w:rsidRPr="00000000">
        <w:rPr>
          <w:rtl w:val="0"/>
        </w:rPr>
        <w:t xml:space="preserve">Template status management: droplist; Active/Inactive</w:t>
      </w:r>
    </w:p>
    <w:p w:rsidR="00000000" w:rsidDel="00000000" w:rsidP="00000000" w:rsidRDefault="00000000" w:rsidRPr="00000000" w14:paraId="00000D1B">
      <w:pPr>
        <w:spacing w:after="60" w:before="60" w:lineRule="auto"/>
        <w:ind w:left="1120" w:firstLine="0"/>
        <w:rPr/>
      </w:pPr>
      <w:r w:rsidDel="00000000" w:rsidR="00000000" w:rsidRPr="00000000">
        <w:rPr/>
        <w:drawing>
          <wp:inline distB="114300" distT="114300" distL="114300" distR="114300">
            <wp:extent cx="5727700" cy="596900"/>
            <wp:effectExtent b="0" l="0" r="0" t="0"/>
            <wp:docPr id="90" name="image97.jpg"/>
            <a:graphic>
              <a:graphicData uri="http://schemas.openxmlformats.org/drawingml/2006/picture">
                <pic:pic>
                  <pic:nvPicPr>
                    <pic:cNvPr id="0" name="image97.jpg"/>
                    <pic:cNvPicPr preferRelativeResize="0"/>
                  </pic:nvPicPr>
                  <pic:blipFill>
                    <a:blip r:embed="rId99"/>
                    <a:srcRect b="0" l="0" r="0" t="0"/>
                    <a:stretch>
                      <a:fillRect/>
                    </a:stretch>
                  </pic:blipFill>
                  <pic:spPr>
                    <a:xfrm>
                      <a:off x="0" y="0"/>
                      <a:ext cx="57277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D1C">
      <w:pPr>
        <w:spacing w:after="60" w:before="60" w:lineRule="auto"/>
        <w:ind w:left="1120" w:firstLine="0"/>
        <w:rPr/>
      </w:pPr>
      <w:r w:rsidDel="00000000" w:rsidR="00000000" w:rsidRPr="00000000">
        <w:rPr/>
        <w:drawing>
          <wp:inline distB="114300" distT="114300" distL="114300" distR="114300">
            <wp:extent cx="2451100" cy="609600"/>
            <wp:effectExtent b="0" l="0" r="0" t="0"/>
            <wp:docPr id="46" name="image32.jpg"/>
            <a:graphic>
              <a:graphicData uri="http://schemas.openxmlformats.org/drawingml/2006/picture">
                <pic:pic>
                  <pic:nvPicPr>
                    <pic:cNvPr id="0" name="image32.jpg"/>
                    <pic:cNvPicPr preferRelativeResize="0"/>
                  </pic:nvPicPr>
                  <pic:blipFill>
                    <a:blip r:embed="rId100"/>
                    <a:srcRect b="0" l="0" r="0" t="0"/>
                    <a:stretch>
                      <a:fillRect/>
                    </a:stretch>
                  </pic:blipFill>
                  <pic:spPr>
                    <a:xfrm>
                      <a:off x="0" y="0"/>
                      <a:ext cx="2451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D1D">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D1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84w9bta61uzs" w:id="185"/>
      <w:bookmarkEnd w:id="185"/>
      <w:r w:rsidDel="00000000" w:rsidR="00000000" w:rsidRPr="00000000">
        <w:rPr>
          <w:sz w:val="22"/>
          <w:szCs w:val="22"/>
          <w:rtl w:val="0"/>
        </w:rPr>
        <w:t xml:space="preserve">16.6.</w:t>
      </w:r>
      <w:r w:rsidDel="00000000" w:rsidR="00000000" w:rsidRPr="00000000">
        <w:rPr>
          <w:sz w:val="22"/>
          <w:szCs w:val="22"/>
          <w:rtl w:val="0"/>
        </w:rPr>
        <w:t xml:space="preserve">          SMS Template</w:t>
      </w:r>
      <w:r w:rsidDel="00000000" w:rsidR="00000000" w:rsidRPr="00000000">
        <w:rPr>
          <w:rtl w:val="0"/>
        </w:rPr>
      </w:r>
    </w:p>
    <w:p w:rsidR="00000000" w:rsidDel="00000000" w:rsidP="00000000" w:rsidRDefault="00000000" w:rsidRPr="00000000" w14:paraId="00000D1F">
      <w:pPr>
        <w:spacing w:after="60" w:before="60" w:lineRule="auto"/>
        <w:ind w:left="1120" w:firstLine="0"/>
        <w:rPr/>
      </w:pPr>
      <w:r w:rsidDel="00000000" w:rsidR="00000000" w:rsidRPr="00000000">
        <w:rPr>
          <w:rtl w:val="0"/>
        </w:rPr>
        <w:t xml:space="preserve">SMS template contents are managed in InApp.</w:t>
      </w:r>
    </w:p>
    <w:p w:rsidR="00000000" w:rsidDel="00000000" w:rsidP="00000000" w:rsidRDefault="00000000" w:rsidRPr="00000000" w14:paraId="00000D20">
      <w:pPr>
        <w:spacing w:after="60" w:before="60" w:lineRule="auto"/>
        <w:ind w:left="1120" w:firstLine="0"/>
        <w:rPr/>
      </w:pPr>
      <w:r w:rsidDel="00000000" w:rsidR="00000000" w:rsidRPr="00000000">
        <w:rPr>
          <w:rtl w:val="0"/>
        </w:rPr>
        <w:t xml:space="preserve">CrediOS only provides the SMS message IDs which maps to templates in InApp, and not provide template management.</w:t>
      </w:r>
    </w:p>
    <w:p w:rsidR="00000000" w:rsidDel="00000000" w:rsidP="00000000" w:rsidRDefault="00000000" w:rsidRPr="00000000" w14:paraId="00000D21">
      <w:pPr>
        <w:spacing w:after="60" w:before="60" w:lineRule="auto"/>
        <w:ind w:left="1120" w:firstLine="0"/>
        <w:rPr/>
      </w:pPr>
      <w:r w:rsidDel="00000000" w:rsidR="00000000" w:rsidRPr="00000000">
        <w:rPr>
          <w:rtl w:val="0"/>
        </w:rPr>
      </w:r>
    </w:p>
    <w:p w:rsidR="00000000" w:rsidDel="00000000" w:rsidP="00000000" w:rsidRDefault="00000000" w:rsidRPr="00000000" w14:paraId="00000D22">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D2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8tnkonomrfa5" w:id="186"/>
      <w:bookmarkEnd w:id="186"/>
      <w:r w:rsidDel="00000000" w:rsidR="00000000" w:rsidRPr="00000000">
        <w:br w:type="page"/>
      </w:r>
      <w:r w:rsidDel="00000000" w:rsidR="00000000" w:rsidRPr="00000000">
        <w:rPr>
          <w:rtl w:val="0"/>
        </w:rPr>
      </w:r>
    </w:p>
    <w:p w:rsidR="00000000" w:rsidDel="00000000" w:rsidP="00000000" w:rsidRDefault="00000000" w:rsidRPr="00000000" w14:paraId="00000D2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kw31ghgtrzsr" w:id="187"/>
      <w:bookmarkEnd w:id="187"/>
      <w:r w:rsidDel="00000000" w:rsidR="00000000" w:rsidRPr="00000000">
        <w:rPr>
          <w:rtl w:val="0"/>
        </w:rPr>
        <w:t xml:space="preserve">17.</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【Same as Batch2】Email Sending retrigger</w:t>
      </w:r>
    </w:p>
    <w:p w:rsidR="00000000" w:rsidDel="00000000" w:rsidP="00000000" w:rsidRDefault="00000000" w:rsidRPr="00000000" w14:paraId="00000D25">
      <w:pPr>
        <w:spacing w:after="60" w:before="60" w:lineRule="auto"/>
        <w:ind w:left="1120" w:firstLine="0"/>
        <w:rPr/>
      </w:pPr>
      <w:r w:rsidDel="00000000" w:rsidR="00000000" w:rsidRPr="00000000">
        <w:rPr>
          <w:rtl w:val="0"/>
        </w:rPr>
        <w:t xml:space="preserve">If a certain email sending failure, users can search and retrigger email sending.</w:t>
        <w:br w:type="textWrapping"/>
        <w:br w:type="textWrapping"/>
      </w:r>
    </w:p>
    <w:p w:rsidR="00000000" w:rsidDel="00000000" w:rsidP="00000000" w:rsidRDefault="00000000" w:rsidRPr="00000000" w14:paraId="00000D2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hijk45rznczb" w:id="188"/>
      <w:bookmarkEnd w:id="188"/>
      <w:r w:rsidDel="00000000" w:rsidR="00000000" w:rsidRPr="00000000">
        <w:rPr>
          <w:sz w:val="22"/>
          <w:szCs w:val="22"/>
          <w:rtl w:val="0"/>
        </w:rPr>
        <w:t xml:space="preserve">17.1.</w:t>
      </w:r>
      <w:r w:rsidDel="00000000" w:rsidR="00000000" w:rsidRPr="00000000">
        <w:rPr>
          <w:sz w:val="22"/>
          <w:szCs w:val="22"/>
          <w:rtl w:val="0"/>
        </w:rPr>
        <w:t xml:space="preserve">          </w:t>
      </w:r>
      <w:r w:rsidDel="00000000" w:rsidR="00000000" w:rsidRPr="00000000">
        <w:rPr>
          <w:sz w:val="22"/>
          <w:szCs w:val="22"/>
          <w:rtl w:val="0"/>
        </w:rPr>
        <w:t xml:space="preserve">Search Email Messages</w:t>
      </w:r>
    </w:p>
    <w:p w:rsidR="00000000" w:rsidDel="00000000" w:rsidP="00000000" w:rsidRDefault="00000000" w:rsidRPr="00000000" w14:paraId="00000D27">
      <w:pPr>
        <w:spacing w:after="60" w:before="60" w:lineRule="auto"/>
        <w:ind w:left="1120" w:firstLine="0"/>
        <w:rPr/>
      </w:pPr>
      <w:r w:rsidDel="00000000" w:rsidR="00000000" w:rsidRPr="00000000">
        <w:rPr>
          <w:b w:val="1"/>
          <w:bCs w:val="1"/>
          <w:rtl w:val="0"/>
        </w:rPr>
        <w:t xml:space="preserve">Core Function</w:t>
      </w:r>
      <w:r w:rsidDel="00000000" w:rsidR="00000000" w:rsidRPr="00000000">
        <w:rPr>
          <w:rtl w:val="0"/>
        </w:rPr>
        <w:t xml:space="preserve">: Provides multi-criteria combined search to quickly locate target email records.</w:t>
      </w:r>
    </w:p>
    <w:p w:rsidR="00000000" w:rsidDel="00000000" w:rsidP="00000000" w:rsidRDefault="00000000" w:rsidRPr="00000000" w14:paraId="00000D28">
      <w:pPr>
        <w:spacing w:after="60" w:before="60" w:lineRule="auto"/>
        <w:ind w:left="1120" w:firstLine="0"/>
        <w:rPr/>
      </w:pPr>
      <w:r w:rsidDel="00000000" w:rsidR="00000000" w:rsidRPr="00000000">
        <w:rPr>
          <w:b w:val="1"/>
          <w:bCs w:val="1"/>
          <w:rtl w:val="0"/>
        </w:rPr>
        <w:t xml:space="preserve">Search Criteria</w:t>
      </w:r>
      <w:r w:rsidDel="00000000" w:rsidR="00000000" w:rsidRPr="00000000">
        <w:rPr>
          <w:rtl w:val="0"/>
        </w:rPr>
        <w:t xml:space="preserve">:</w:t>
      </w:r>
    </w:p>
    <w:p w:rsidR="00000000" w:rsidDel="00000000" w:rsidP="00000000" w:rsidRDefault="00000000" w:rsidRPr="00000000" w14:paraId="00000D29">
      <w:pPr>
        <w:spacing w:after="60" w:before="60" w:lineRule="auto"/>
        <w:ind w:left="1120" w:firstLine="0"/>
        <w:rPr/>
      </w:pPr>
      <w:r w:rsidDel="00000000" w:rsidR="00000000" w:rsidRPr="00000000">
        <w:rPr>
          <w:rtl w:val="0"/>
        </w:rPr>
        <w:t xml:space="preserve">Application Reference Number Range: App Ref No From / To</w:t>
      </w:r>
    </w:p>
    <w:p w:rsidR="00000000" w:rsidDel="00000000" w:rsidP="00000000" w:rsidRDefault="00000000" w:rsidRPr="00000000" w14:paraId="00000D2A">
      <w:pPr>
        <w:spacing w:after="60" w:before="60" w:lineRule="auto"/>
        <w:ind w:left="1120" w:firstLine="0"/>
        <w:rPr/>
      </w:pPr>
      <w:r w:rsidDel="00000000" w:rsidR="00000000" w:rsidRPr="00000000">
        <w:rPr>
          <w:rtl w:val="0"/>
        </w:rPr>
        <w:t xml:space="preserve">Creation Date Range: Create Date From / To</w:t>
      </w:r>
    </w:p>
    <w:p w:rsidR="00000000" w:rsidDel="00000000" w:rsidP="00000000" w:rsidRDefault="00000000" w:rsidRPr="00000000" w14:paraId="00000D2B">
      <w:pPr>
        <w:spacing w:after="60" w:before="60" w:lineRule="auto"/>
        <w:ind w:left="1120" w:firstLine="0"/>
        <w:rPr/>
      </w:pPr>
      <w:r w:rsidDel="00000000" w:rsidR="00000000" w:rsidRPr="00000000">
        <w:rPr>
          <w:rtl w:val="0"/>
        </w:rPr>
        <w:t xml:space="preserve">Sent Date Range: Sent Date From / To (As shown preset to recent dates: 01/01/2026 to 14/01/2026)</w:t>
      </w:r>
    </w:p>
    <w:p w:rsidR="00000000" w:rsidDel="00000000" w:rsidP="00000000" w:rsidRDefault="00000000" w:rsidRPr="00000000" w14:paraId="00000D2C">
      <w:pPr>
        <w:spacing w:after="60" w:before="60" w:lineRule="auto"/>
        <w:ind w:left="1120" w:firstLine="0"/>
        <w:rPr/>
      </w:pPr>
      <w:r w:rsidDel="00000000" w:rsidR="00000000" w:rsidRPr="00000000">
        <w:rPr>
          <w:b w:val="1"/>
          <w:bCs w:val="1"/>
          <w:rtl w:val="0"/>
        </w:rPr>
        <w:t xml:space="preserve">Email Status</w:t>
      </w:r>
      <w:r w:rsidDel="00000000" w:rsidR="00000000" w:rsidRPr="00000000">
        <w:rPr>
          <w:rtl w:val="0"/>
        </w:rPr>
        <w:t xml:space="preserve">: Status (Dropdown, should include statuses like "Failed", "Sent", etc., for filtering failed emails)</w:t>
      </w:r>
    </w:p>
    <w:p w:rsidR="00000000" w:rsidDel="00000000" w:rsidP="00000000" w:rsidRDefault="00000000" w:rsidRPr="00000000" w14:paraId="00000D2D">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D2E">
      <w:pPr>
        <w:spacing w:after="60" w:before="60" w:lineRule="auto"/>
        <w:ind w:left="1120" w:firstLine="0"/>
        <w:rPr/>
      </w:pPr>
      <w:r w:rsidDel="00000000" w:rsidR="00000000" w:rsidRPr="00000000">
        <w:rPr>
          <w:b w:val="1"/>
          <w:bCs w:val="1"/>
          <w:rtl w:val="0"/>
        </w:rPr>
        <w:t xml:space="preserve">Action Buttons</w:t>
      </w:r>
      <w:r w:rsidDel="00000000" w:rsidR="00000000" w:rsidRPr="00000000">
        <w:rPr>
          <w:rtl w:val="0"/>
        </w:rPr>
        <w:t xml:space="preserve">:</w:t>
      </w:r>
    </w:p>
    <w:p w:rsidR="00000000" w:rsidDel="00000000" w:rsidP="00000000" w:rsidRDefault="00000000" w:rsidRPr="00000000" w14:paraId="00000D2F">
      <w:pPr>
        <w:spacing w:after="60" w:before="60" w:lineRule="auto"/>
        <w:ind w:left="1120" w:firstLine="0"/>
        <w:rPr/>
      </w:pPr>
      <w:r w:rsidDel="00000000" w:rsidR="00000000" w:rsidRPr="00000000">
        <w:rPr>
          <w:rtl w:val="0"/>
        </w:rPr>
        <w:t xml:space="preserve">Search: Executes the query.</w:t>
      </w:r>
    </w:p>
    <w:p w:rsidR="00000000" w:rsidDel="00000000" w:rsidP="00000000" w:rsidRDefault="00000000" w:rsidRPr="00000000" w14:paraId="00000D30">
      <w:pPr>
        <w:spacing w:after="60" w:before="60" w:lineRule="auto"/>
        <w:ind w:left="1120" w:firstLine="0"/>
        <w:rPr/>
      </w:pPr>
      <w:r w:rsidDel="00000000" w:rsidR="00000000" w:rsidRPr="00000000">
        <w:rPr>
          <w:rtl w:val="0"/>
        </w:rPr>
        <w:t xml:space="preserve">Reset: Clears all search criteria.</w:t>
      </w:r>
    </w:p>
    <w:p w:rsidR="00000000" w:rsidDel="00000000" w:rsidP="00000000" w:rsidRDefault="00000000" w:rsidRPr="00000000" w14:paraId="00000D31">
      <w:pPr>
        <w:spacing w:after="60" w:before="60" w:lineRule="auto"/>
        <w:ind w:left="1120" w:firstLine="0"/>
        <w:rPr/>
      </w:pPr>
      <w:r w:rsidDel="00000000" w:rsidR="00000000" w:rsidRPr="00000000">
        <w:rPr/>
        <w:drawing>
          <wp:inline distB="114300" distT="114300" distL="114300" distR="114300">
            <wp:extent cx="6237923" cy="2505075"/>
            <wp:effectExtent b="0" l="0" r="0" t="0"/>
            <wp:docPr id="59" name="image42.png"/>
            <a:graphic>
              <a:graphicData uri="http://schemas.openxmlformats.org/drawingml/2006/picture">
                <pic:pic>
                  <pic:nvPicPr>
                    <pic:cNvPr id="0" name="image42.png"/>
                    <pic:cNvPicPr preferRelativeResize="0"/>
                  </pic:nvPicPr>
                  <pic:blipFill>
                    <a:blip r:embed="rId101"/>
                    <a:srcRect b="0" l="0" r="0" t="0"/>
                    <a:stretch>
                      <a:fillRect/>
                    </a:stretch>
                  </pic:blipFill>
                  <pic:spPr>
                    <a:xfrm>
                      <a:off x="0" y="0"/>
                      <a:ext cx="6237923"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D32">
      <w:pPr>
        <w:spacing w:after="60" w:before="60" w:lineRule="auto"/>
        <w:ind w:left="1120" w:firstLine="0"/>
        <w:rPr/>
      </w:pPr>
      <w:r w:rsidDel="00000000" w:rsidR="00000000" w:rsidRPr="00000000">
        <w:rPr>
          <w:rtl w:val="0"/>
        </w:rPr>
      </w:r>
    </w:p>
    <w:p w:rsidR="00000000" w:rsidDel="00000000" w:rsidP="00000000" w:rsidRDefault="00000000" w:rsidRPr="00000000" w14:paraId="00000D33">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D34">
      <w:pPr>
        <w:spacing w:after="60" w:before="60" w:lineRule="auto"/>
        <w:ind w:left="1120" w:firstLine="0"/>
        <w:rPr/>
      </w:pPr>
      <w:r w:rsidDel="00000000" w:rsidR="00000000" w:rsidRPr="00000000">
        <w:rPr>
          <w:b w:val="1"/>
          <w:bCs w:val="1"/>
          <w:rtl w:val="0"/>
        </w:rPr>
        <w:t xml:space="preserve">Search Results List</w:t>
      </w:r>
      <w:r w:rsidDel="00000000" w:rsidR="00000000" w:rsidRPr="00000000">
        <w:rPr>
          <w:rtl w:val="0"/>
        </w:rPr>
        <w:t xml:space="preserve">:</w:t>
      </w:r>
    </w:p>
    <w:p w:rsidR="00000000" w:rsidDel="00000000" w:rsidP="00000000" w:rsidRDefault="00000000" w:rsidRPr="00000000" w14:paraId="00000D35">
      <w:pPr>
        <w:spacing w:after="60" w:before="60" w:lineRule="auto"/>
        <w:ind w:left="1120" w:firstLine="0"/>
        <w:rPr/>
      </w:pPr>
      <w:r w:rsidDel="00000000" w:rsidR="00000000" w:rsidRPr="00000000">
        <w:rPr>
          <w:b w:val="1"/>
          <w:bCs w:val="1"/>
          <w:rtl w:val="0"/>
        </w:rPr>
        <w:t xml:space="preserve">Displayed Fields</w:t>
      </w:r>
      <w:r w:rsidDel="00000000" w:rsidR="00000000" w:rsidRPr="00000000">
        <w:rPr>
          <w:rtl w:val="0"/>
        </w:rPr>
        <w:t xml:space="preserve">: App Ref No (Application Reference Number), Email Address (Recipient's Email), Create Date (Creation Date), Sent Date (Sent Date), Status, Action.</w:t>
      </w:r>
    </w:p>
    <w:p w:rsidR="00000000" w:rsidDel="00000000" w:rsidP="00000000" w:rsidRDefault="00000000" w:rsidRPr="00000000" w14:paraId="00000D36">
      <w:pPr>
        <w:spacing w:after="60" w:before="60" w:lineRule="auto"/>
        <w:ind w:left="1120" w:firstLine="0"/>
        <w:rPr/>
      </w:pPr>
      <w:r w:rsidDel="00000000" w:rsidR="00000000" w:rsidRPr="00000000">
        <w:rPr>
          <w:b w:val="1"/>
          <w:bCs w:val="1"/>
          <w:rtl w:val="0"/>
        </w:rPr>
        <w:t xml:space="preserve">Action Items</w:t>
      </w:r>
      <w:r w:rsidDel="00000000" w:rsidR="00000000" w:rsidRPr="00000000">
        <w:rPr>
          <w:rtl w:val="0"/>
        </w:rPr>
        <w:t xml:space="preserve">: In the Action column, a View Details button should be provided for each record to navigate to the next page.</w:t>
      </w:r>
    </w:p>
    <w:p w:rsidR="00000000" w:rsidDel="00000000" w:rsidP="00000000" w:rsidRDefault="00000000" w:rsidRPr="00000000" w14:paraId="00000D37">
      <w:pPr>
        <w:spacing w:after="60" w:before="60" w:lineRule="auto"/>
        <w:ind w:left="1120" w:firstLine="0"/>
        <w:rPr/>
      </w:pPr>
      <w:r w:rsidDel="00000000" w:rsidR="00000000" w:rsidRPr="00000000">
        <w:rPr/>
        <w:drawing>
          <wp:inline distB="114300" distT="114300" distL="114300" distR="114300">
            <wp:extent cx="6161723" cy="2505075"/>
            <wp:effectExtent b="0" l="0" r="0" t="0"/>
            <wp:docPr id="13" name="image5.png"/>
            <a:graphic>
              <a:graphicData uri="http://schemas.openxmlformats.org/drawingml/2006/picture">
                <pic:pic>
                  <pic:nvPicPr>
                    <pic:cNvPr id="0" name="image5.png"/>
                    <pic:cNvPicPr preferRelativeResize="0"/>
                  </pic:nvPicPr>
                  <pic:blipFill>
                    <a:blip r:embed="rId101"/>
                    <a:srcRect b="0" l="0" r="0" t="0"/>
                    <a:stretch>
                      <a:fillRect/>
                    </a:stretch>
                  </pic:blipFill>
                  <pic:spPr>
                    <a:xfrm>
                      <a:off x="0" y="0"/>
                      <a:ext cx="6161723"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D3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clqts1irw5q1" w:id="189"/>
      <w:bookmarkEnd w:id="189"/>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D3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emyzqigfttlx" w:id="190"/>
      <w:bookmarkEnd w:id="190"/>
      <w:r w:rsidDel="00000000" w:rsidR="00000000" w:rsidRPr="00000000">
        <w:rPr>
          <w:sz w:val="22"/>
          <w:szCs w:val="22"/>
          <w:rtl w:val="0"/>
        </w:rPr>
        <w:t xml:space="preserve">17.2.</w:t>
      </w:r>
      <w:r w:rsidDel="00000000" w:rsidR="00000000" w:rsidRPr="00000000">
        <w:rPr>
          <w:sz w:val="22"/>
          <w:szCs w:val="22"/>
          <w:rtl w:val="0"/>
        </w:rPr>
        <w:t xml:space="preserve">          </w:t>
      </w:r>
      <w:r w:rsidDel="00000000" w:rsidR="00000000" w:rsidRPr="00000000">
        <w:rPr>
          <w:sz w:val="22"/>
          <w:szCs w:val="22"/>
          <w:rtl w:val="0"/>
        </w:rPr>
        <w:t xml:space="preserve">View Email Message Details</w:t>
      </w:r>
    </w:p>
    <w:p w:rsidR="00000000" w:rsidDel="00000000" w:rsidP="00000000" w:rsidRDefault="00000000" w:rsidRPr="00000000" w14:paraId="00000D3A">
      <w:pPr>
        <w:spacing w:after="60" w:before="60" w:lineRule="auto"/>
        <w:ind w:left="1120" w:firstLine="0"/>
        <w:rPr/>
      </w:pPr>
      <w:r w:rsidDel="00000000" w:rsidR="00000000" w:rsidRPr="00000000">
        <w:rPr>
          <w:b w:val="1"/>
          <w:bCs w:val="1"/>
          <w:rtl w:val="0"/>
        </w:rPr>
        <w:t xml:space="preserve">Core Function</w:t>
      </w:r>
      <w:r w:rsidDel="00000000" w:rsidR="00000000" w:rsidRPr="00000000">
        <w:rPr>
          <w:rtl w:val="0"/>
        </w:rPr>
        <w:t xml:space="preserve">: Displays the complete email content and provides an entry point for final confirmation and the resend operation.</w:t>
      </w:r>
    </w:p>
    <w:p w:rsidR="00000000" w:rsidDel="00000000" w:rsidP="00000000" w:rsidRDefault="00000000" w:rsidRPr="00000000" w14:paraId="00000D3B">
      <w:pPr>
        <w:spacing w:after="60" w:before="60" w:lineRule="auto"/>
        <w:ind w:left="1120" w:firstLine="0"/>
        <w:rPr/>
      </w:pPr>
      <w:r w:rsidDel="00000000" w:rsidR="00000000" w:rsidRPr="00000000">
        <w:rPr>
          <w:rtl w:val="0"/>
        </w:rPr>
        <w:t xml:space="preserve">Information Display Area (Formatted as a two-column table or similar layout):</w:t>
      </w:r>
    </w:p>
    <w:p w:rsidR="00000000" w:rsidDel="00000000" w:rsidP="00000000" w:rsidRDefault="00000000" w:rsidRPr="00000000" w14:paraId="00000D3C">
      <w:pPr>
        <w:spacing w:after="60" w:before="60" w:lineRule="auto"/>
        <w:ind w:left="1120" w:firstLine="0"/>
        <w:rPr/>
      </w:pPr>
      <w:r w:rsidDel="00000000" w:rsidR="00000000" w:rsidRPr="00000000">
        <w:rPr>
          <w:b w:val="1"/>
          <w:bCs w:val="1"/>
          <w:rtl w:val="0"/>
        </w:rPr>
        <w:t xml:space="preserve">Key Identifiers</w:t>
      </w:r>
      <w:r w:rsidDel="00000000" w:rsidR="00000000" w:rsidRPr="00000000">
        <w:rPr>
          <w:rtl w:val="0"/>
        </w:rPr>
        <w:t xml:space="preserve">:</w:t>
      </w:r>
    </w:p>
    <w:p w:rsidR="00000000" w:rsidDel="00000000" w:rsidP="00000000" w:rsidRDefault="00000000" w:rsidRPr="00000000" w14:paraId="00000D3D">
      <w:pPr>
        <w:spacing w:after="60" w:before="60" w:lineRule="auto"/>
        <w:ind w:left="1120" w:firstLine="0"/>
        <w:rPr/>
      </w:pPr>
      <w:r w:rsidDel="00000000" w:rsidR="00000000" w:rsidRPr="00000000">
        <w:rPr>
          <w:rtl w:val="0"/>
        </w:rPr>
        <w:t xml:space="preserve">App Ref No (Corresponding business application), Email Type (Email type, e.g., LOSC.OTHER_NOTIFICATION as shown).</w:t>
      </w:r>
    </w:p>
    <w:p w:rsidR="00000000" w:rsidDel="00000000" w:rsidP="00000000" w:rsidRDefault="00000000" w:rsidRPr="00000000" w14:paraId="00000D3E">
      <w:pPr>
        <w:spacing w:after="60" w:before="60" w:lineRule="auto"/>
        <w:ind w:left="1120" w:firstLine="0"/>
        <w:rPr/>
      </w:pPr>
      <w:r w:rsidDel="00000000" w:rsidR="00000000" w:rsidRPr="00000000">
        <w:rPr>
          <w:rtl w:val="0"/>
        </w:rPr>
        <w:t xml:space="preserve">Email Metadata: Email Address (Recipient), Msg Locale (Language), Type, Subj (Email Subject).</w:t>
      </w:r>
    </w:p>
    <w:p w:rsidR="00000000" w:rsidDel="00000000" w:rsidP="00000000" w:rsidRDefault="00000000" w:rsidRPr="00000000" w14:paraId="00000D3F">
      <w:pPr>
        <w:spacing w:after="60" w:before="60" w:lineRule="auto"/>
        <w:ind w:left="1120" w:firstLine="0"/>
        <w:rPr/>
      </w:pPr>
      <w:r w:rsidDel="00000000" w:rsidR="00000000" w:rsidRPr="00000000">
        <w:rPr/>
        <w:drawing>
          <wp:inline distB="114300" distT="114300" distL="114300" distR="114300">
            <wp:extent cx="5727700" cy="1460500"/>
            <wp:effectExtent b="0" l="0" r="0" t="0"/>
            <wp:docPr id="18" name="image1.jpg"/>
            <a:graphic>
              <a:graphicData uri="http://schemas.openxmlformats.org/drawingml/2006/picture">
                <pic:pic>
                  <pic:nvPicPr>
                    <pic:cNvPr id="0" name="image1.jpg"/>
                    <pic:cNvPicPr preferRelativeResize="0"/>
                  </pic:nvPicPr>
                  <pic:blipFill>
                    <a:blip r:embed="rId102"/>
                    <a:srcRect b="0" l="0" r="0" t="0"/>
                    <a:stretch>
                      <a:fillRect/>
                    </a:stretch>
                  </pic:blipFill>
                  <pic:spPr>
                    <a:xfrm>
                      <a:off x="0" y="0"/>
                      <a:ext cx="57277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D40">
      <w:pPr>
        <w:spacing w:after="60" w:before="60" w:lineRule="auto"/>
        <w:ind w:left="1120" w:firstLine="0"/>
        <w:rPr/>
      </w:pPr>
      <w:r w:rsidDel="00000000" w:rsidR="00000000" w:rsidRPr="00000000">
        <w:rPr>
          <w:b w:val="1"/>
          <w:bCs w:val="1"/>
          <w:rtl w:val="0"/>
        </w:rPr>
        <w:t xml:space="preserve">Content &amp; Attachments</w:t>
      </w:r>
      <w:r w:rsidDel="00000000" w:rsidR="00000000" w:rsidRPr="00000000">
        <w:rPr>
          <w:rtl w:val="0"/>
        </w:rPr>
        <w:t xml:space="preserve">: Displays the full email body (e.g., "Dear Valued Customer,...") and lists all attachment names (e.g., HP Agreement.pdf).</w:t>
      </w:r>
    </w:p>
    <w:p w:rsidR="00000000" w:rsidDel="00000000" w:rsidP="00000000" w:rsidRDefault="00000000" w:rsidRPr="00000000" w14:paraId="00000D41">
      <w:pPr>
        <w:spacing w:after="60" w:before="60" w:lineRule="auto"/>
        <w:ind w:left="1120" w:firstLine="0"/>
        <w:rPr/>
      </w:pPr>
      <w:r w:rsidDel="00000000" w:rsidR="00000000" w:rsidRPr="00000000">
        <w:rPr/>
        <w:drawing>
          <wp:inline distB="114300" distT="114300" distL="114300" distR="114300">
            <wp:extent cx="6304598" cy="3019425"/>
            <wp:effectExtent b="0" l="0" r="0" t="0"/>
            <wp:docPr id="56" name="image57.png"/>
            <a:graphic>
              <a:graphicData uri="http://schemas.openxmlformats.org/drawingml/2006/picture">
                <pic:pic>
                  <pic:nvPicPr>
                    <pic:cNvPr id="0" name="image57.png"/>
                    <pic:cNvPicPr preferRelativeResize="0"/>
                  </pic:nvPicPr>
                  <pic:blipFill>
                    <a:blip r:embed="rId103"/>
                    <a:srcRect b="0" l="0" r="0" t="0"/>
                    <a:stretch>
                      <a:fillRect/>
                    </a:stretch>
                  </pic:blipFill>
                  <pic:spPr>
                    <a:xfrm>
                      <a:off x="0" y="0"/>
                      <a:ext cx="6304598"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D42">
      <w:pPr>
        <w:spacing w:after="60" w:before="60" w:lineRule="auto"/>
        <w:ind w:left="1120" w:firstLine="0"/>
        <w:rPr/>
      </w:pPr>
      <w:r w:rsidDel="00000000" w:rsidR="00000000" w:rsidRPr="00000000">
        <w:rPr>
          <w:b w:val="1"/>
          <w:bCs w:val="1"/>
          <w:rtl w:val="0"/>
        </w:rPr>
        <w:t xml:space="preserve">Resend Operation Area</w:t>
      </w:r>
      <w:r w:rsidDel="00000000" w:rsidR="00000000" w:rsidRPr="00000000">
        <w:rPr>
          <w:rtl w:val="0"/>
        </w:rPr>
        <w:t xml:space="preserve">:</w:t>
      </w:r>
    </w:p>
    <w:p w:rsidR="00000000" w:rsidDel="00000000" w:rsidP="00000000" w:rsidRDefault="00000000" w:rsidRPr="00000000" w14:paraId="00000D43">
      <w:pPr>
        <w:spacing w:after="60" w:before="60" w:lineRule="auto"/>
        <w:ind w:left="1120" w:firstLine="0"/>
        <w:rPr/>
      </w:pPr>
      <w:r w:rsidDel="00000000" w:rsidR="00000000" w:rsidRPr="00000000">
        <w:rPr>
          <w:rtl w:val="0"/>
        </w:rPr>
        <w:t xml:space="preserve">A prominent Resend Email button should be placed below the information display area.</w:t>
      </w:r>
    </w:p>
    <w:p w:rsidR="00000000" w:rsidDel="00000000" w:rsidP="00000000" w:rsidRDefault="00000000" w:rsidRPr="00000000" w14:paraId="00000D44">
      <w:pPr>
        <w:spacing w:after="60" w:before="60" w:lineRule="auto"/>
        <w:ind w:left="1120" w:firstLine="0"/>
        <w:rPr/>
      </w:pPr>
      <w:r w:rsidDel="00000000" w:rsidR="00000000" w:rsidRPr="00000000">
        <w:rPr>
          <w:rtl w:val="0"/>
        </w:rPr>
        <w:t xml:space="preserve">Upon clicking, the system should display a confirmation dialog, e.g., "Confirm resending this email to [Recipient Email Address]?"</w:t>
      </w:r>
    </w:p>
    <w:p w:rsidR="00000000" w:rsidDel="00000000" w:rsidP="00000000" w:rsidRDefault="00000000" w:rsidRPr="00000000" w14:paraId="00000D45">
      <w:pPr>
        <w:spacing w:after="60" w:before="60" w:lineRule="auto"/>
        <w:ind w:left="1120" w:firstLine="0"/>
        <w:rPr/>
      </w:pPr>
      <w:r w:rsidDel="00000000" w:rsidR="00000000" w:rsidRPr="00000000">
        <w:rPr>
          <w:rtl w:val="0"/>
        </w:rPr>
        <w:t xml:space="preserve">After confirmation, the system executes the resend logic and provides feedback on the success or failure of the operation.</w:t>
      </w:r>
    </w:p>
    <w:p w:rsidR="00000000" w:rsidDel="00000000" w:rsidP="00000000" w:rsidRDefault="00000000" w:rsidRPr="00000000" w14:paraId="00000D46">
      <w:pPr>
        <w:spacing w:after="60" w:before="60" w:lineRule="auto"/>
        <w:ind w:left="1120" w:firstLine="0"/>
        <w:rPr/>
      </w:pPr>
      <w:r w:rsidDel="00000000" w:rsidR="00000000" w:rsidRPr="00000000">
        <w:rPr/>
        <w:drawing>
          <wp:inline distB="114300" distT="114300" distL="114300" distR="114300">
            <wp:extent cx="2451100" cy="622300"/>
            <wp:effectExtent b="0" l="0" r="0" t="0"/>
            <wp:docPr id="107" name="image95.jpg"/>
            <a:graphic>
              <a:graphicData uri="http://schemas.openxmlformats.org/drawingml/2006/picture">
                <pic:pic>
                  <pic:nvPicPr>
                    <pic:cNvPr id="0" name="image95.jpg"/>
                    <pic:cNvPicPr preferRelativeResize="0"/>
                  </pic:nvPicPr>
                  <pic:blipFill>
                    <a:blip r:embed="rId104"/>
                    <a:srcRect b="0" l="0" r="0" t="0"/>
                    <a:stretch>
                      <a:fillRect/>
                    </a:stretch>
                  </pic:blipFill>
                  <pic:spPr>
                    <a:xfrm>
                      <a:off x="0" y="0"/>
                      <a:ext cx="24511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D47">
      <w:pPr>
        <w:spacing w:after="60" w:before="60" w:lineRule="auto"/>
        <w:ind w:left="1120" w:firstLine="0"/>
        <w:rPr/>
      </w:pPr>
      <w:r w:rsidDel="00000000" w:rsidR="00000000" w:rsidRPr="00000000">
        <w:rPr/>
        <w:drawing>
          <wp:inline distB="114300" distT="114300" distL="114300" distR="114300">
            <wp:extent cx="6200775" cy="3341962"/>
            <wp:effectExtent b="0" l="0" r="0" t="0"/>
            <wp:docPr id="75" name="image70.png"/>
            <a:graphic>
              <a:graphicData uri="http://schemas.openxmlformats.org/drawingml/2006/picture">
                <pic:pic>
                  <pic:nvPicPr>
                    <pic:cNvPr id="0" name="image70.png"/>
                    <pic:cNvPicPr preferRelativeResize="0"/>
                  </pic:nvPicPr>
                  <pic:blipFill>
                    <a:blip r:embed="rId105"/>
                    <a:srcRect b="0" l="0" r="0" t="0"/>
                    <a:stretch>
                      <a:fillRect/>
                    </a:stretch>
                  </pic:blipFill>
                  <pic:spPr>
                    <a:xfrm>
                      <a:off x="0" y="0"/>
                      <a:ext cx="6200775" cy="3341962"/>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spacing w:after="60" w:before="60" w:lineRule="auto"/>
        <w:ind w:left="1120" w:firstLine="0"/>
        <w:rPr/>
      </w:pPr>
      <w:r w:rsidDel="00000000" w:rsidR="00000000" w:rsidRPr="00000000">
        <w:rPr>
          <w:rtl w:val="0"/>
        </w:rPr>
        <w:t xml:space="preserve"> </w:t>
      </w:r>
    </w:p>
    <w:p w:rsidR="00000000" w:rsidDel="00000000" w:rsidP="00000000" w:rsidRDefault="00000000" w:rsidRPr="00000000" w14:paraId="00000D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tbfzj2xqjfnk" w:id="191"/>
      <w:bookmarkEnd w:id="191"/>
      <w:r w:rsidDel="00000000" w:rsidR="00000000" w:rsidRPr="00000000">
        <w:br w:type="page"/>
      </w:r>
      <w:r w:rsidDel="00000000" w:rsidR="00000000" w:rsidRPr="00000000">
        <w:rPr>
          <w:rtl w:val="0"/>
        </w:rPr>
      </w:r>
    </w:p>
    <w:p w:rsidR="00000000" w:rsidDel="00000000" w:rsidP="00000000" w:rsidRDefault="00000000" w:rsidRPr="00000000" w14:paraId="00000D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1"/>
          <w:szCs w:val="21"/>
        </w:rPr>
      </w:pPr>
      <w:bookmarkStart w:colFirst="0" w:colLast="0" w:name="_u4ofs4i0o4bw" w:id="192"/>
      <w:bookmarkEnd w:id="192"/>
      <w:r w:rsidDel="00000000" w:rsidR="00000000" w:rsidRPr="00000000">
        <w:rPr>
          <w:rFonts w:ascii="Arial Unicode MS" w:cs="Arial Unicode MS" w:eastAsia="Arial Unicode MS" w:hAnsi="Arial Unicode MS"/>
          <w:rtl w:val="0"/>
        </w:rPr>
        <w:t xml:space="preserve">18. 【Same as Batch2】</w:t>
      </w:r>
      <w:r w:rsidDel="00000000" w:rsidR="00000000" w:rsidRPr="00000000">
        <w:rPr>
          <w:rtl w:val="0"/>
        </w:rPr>
        <w:t xml:space="preserve">Parameter Management</w:t>
      </w:r>
      <w:r w:rsidDel="00000000" w:rsidR="00000000" w:rsidRPr="00000000">
        <w:rPr>
          <w:rtl w:val="0"/>
        </w:rPr>
      </w:r>
    </w:p>
    <w:p w:rsidR="00000000" w:rsidDel="00000000" w:rsidP="00000000" w:rsidRDefault="00000000" w:rsidRPr="00000000" w14:paraId="00000D4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clkdvqpzjzoq" w:id="193"/>
      <w:bookmarkEnd w:id="193"/>
      <w:r w:rsidDel="00000000" w:rsidR="00000000" w:rsidRPr="00000000">
        <w:rPr>
          <w:sz w:val="22"/>
          <w:szCs w:val="22"/>
          <w:rtl w:val="0"/>
        </w:rPr>
        <w:t xml:space="preserve">18.1.</w:t>
      </w:r>
      <w:r w:rsidDel="00000000" w:rsidR="00000000" w:rsidRPr="00000000">
        <w:rPr>
          <w:sz w:val="22"/>
          <w:szCs w:val="22"/>
          <w:rtl w:val="0"/>
        </w:rPr>
        <w:t xml:space="preserve"> </w:t>
      </w:r>
      <w:commentRangeStart w:id="30"/>
      <w:r w:rsidDel="00000000" w:rsidR="00000000" w:rsidRPr="00000000">
        <w:rPr>
          <w:sz w:val="22"/>
          <w:szCs w:val="22"/>
          <w:rtl w:val="0"/>
        </w:rPr>
        <w:t xml:space="preserve">CRA center</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D4C">
      <w:pPr>
        <w:spacing w:after="0" w:before="60" w:lineRule="auto"/>
        <w:ind w:left="440" w:hanging="22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type: CRA_CENTER</w:t>
      </w:r>
    </w:p>
    <w:p w:rsidR="00000000" w:rsidDel="00000000" w:rsidP="00000000" w:rsidRDefault="00000000" w:rsidRPr="00000000" w14:paraId="00000D4D">
      <w:pPr>
        <w:spacing w:after="60" w:before="60" w:lineRule="auto"/>
        <w:ind w:left="440" w:hanging="22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CRA center creation</w:t>
      </w:r>
    </w:p>
    <w:p w:rsidR="00000000" w:rsidDel="00000000" w:rsidP="00000000" w:rsidRDefault="00000000" w:rsidRPr="00000000" w14:paraId="00000D4E">
      <w:pPr>
        <w:spacing w:after="60" w:before="60" w:lineRule="auto"/>
        <w:rPr/>
      </w:pPr>
      <w:r w:rsidDel="00000000" w:rsidR="00000000" w:rsidRPr="00000000">
        <w:rPr/>
        <w:drawing>
          <wp:inline distB="114300" distT="114300" distL="114300" distR="114300">
            <wp:extent cx="5740400" cy="4356100"/>
            <wp:effectExtent b="0" l="0" r="0" t="0"/>
            <wp:docPr descr="图形用户界面, 文本, 应用程序, 电子邮件  AI 生成的内容可能不正确。" id="5" name="image6.jpg"/>
            <a:graphic>
              <a:graphicData uri="http://schemas.openxmlformats.org/drawingml/2006/picture">
                <pic:pic>
                  <pic:nvPicPr>
                    <pic:cNvPr descr="图形用户界面, 文本, 应用程序, 电子邮件  AI 生成的内容可能不正确。" id="0" name="image6.jpg"/>
                    <pic:cNvPicPr preferRelativeResize="0"/>
                  </pic:nvPicPr>
                  <pic:blipFill>
                    <a:blip r:embed="rId106"/>
                    <a:srcRect b="0" l="0" r="0" t="0"/>
                    <a:stretch>
                      <a:fillRect/>
                    </a:stretch>
                  </pic:blipFill>
                  <pic:spPr>
                    <a:xfrm>
                      <a:off x="0" y="0"/>
                      <a:ext cx="57404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D4F">
      <w:pPr>
        <w:spacing w:after="60" w:before="60" w:lineRule="auto"/>
        <w:ind w:left="440" w:hanging="22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Because</w:t>
      </w:r>
      <w:commentRangeStart w:id="31"/>
      <w:commentRangeStart w:id="32"/>
      <w:r w:rsidDel="00000000" w:rsidR="00000000" w:rsidRPr="00000000">
        <w:rPr>
          <w:rtl w:val="0"/>
        </w:rPr>
        <w:t xml:space="preserve"> only 5 centers,</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t xml:space="preserve"> only display the list without query features.</w:t>
      </w:r>
    </w:p>
    <w:p w:rsidR="00000000" w:rsidDel="00000000" w:rsidP="00000000" w:rsidRDefault="00000000" w:rsidRPr="00000000" w14:paraId="00000D50">
      <w:pPr>
        <w:spacing w:after="60" w:before="60" w:lineRule="auto"/>
        <w:rPr/>
      </w:pPr>
      <w:commentRangeStart w:id="33"/>
      <w:commentRangeStart w:id="34"/>
      <w:r w:rsidDel="00000000" w:rsidR="00000000" w:rsidRPr="00000000">
        <w:rPr/>
        <w:drawing>
          <wp:inline distB="114300" distT="114300" distL="114300" distR="114300">
            <wp:extent cx="5740400" cy="1625600"/>
            <wp:effectExtent b="0" l="0" r="0" t="0"/>
            <wp:docPr descr="图形用户界面, 应用程序  AI 生成的内容可能不正确。" id="51" name="image53.jpg"/>
            <a:graphic>
              <a:graphicData uri="http://schemas.openxmlformats.org/drawingml/2006/picture">
                <pic:pic>
                  <pic:nvPicPr>
                    <pic:cNvPr descr="图形用户界面, 应用程序  AI 生成的内容可能不正确。" id="0" name="image53.jpg"/>
                    <pic:cNvPicPr preferRelativeResize="0"/>
                  </pic:nvPicPr>
                  <pic:blipFill>
                    <a:blip r:embed="rId107"/>
                    <a:srcRect b="0" l="0" r="0" t="0"/>
                    <a:stretch>
                      <a:fillRect/>
                    </a:stretch>
                  </pic:blipFill>
                  <pic:spPr>
                    <a:xfrm>
                      <a:off x="0" y="0"/>
                      <a:ext cx="5740400" cy="1625600"/>
                    </a:xfrm>
                    <a:prstGeom prst="rect"/>
                    <a:ln/>
                  </pic:spPr>
                </pic:pic>
              </a:graphicData>
            </a:graphic>
          </wp:inline>
        </w:drawing>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D51">
      <w:pPr>
        <w:spacing w:after="60" w:before="60" w:lineRule="auto"/>
        <w:ind w:left="440" w:hanging="22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Edit and Delete. </w:t>
      </w:r>
    </w:p>
    <w:p w:rsidR="00000000" w:rsidDel="00000000" w:rsidP="00000000" w:rsidRDefault="00000000" w:rsidRPr="00000000" w14:paraId="00000D52">
      <w:pPr>
        <w:spacing w:after="60" w:before="60" w:lineRule="auto"/>
        <w:ind w:left="440" w:hanging="22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commentRangeStart w:id="35"/>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Fields description</w:t>
      </w:r>
      <w:commentRangeEnd w:id="35"/>
      <w:r w:rsidDel="00000000" w:rsidR="00000000" w:rsidRPr="00000000">
        <w:commentReference w:id="35"/>
      </w:r>
      <w:r w:rsidDel="00000000" w:rsidR="00000000" w:rsidRPr="00000000">
        <w:rPr>
          <w:rtl w:val="0"/>
        </w:rPr>
      </w:r>
    </w:p>
    <w:tbl>
      <w:tblPr>
        <w:tblStyle w:val="Table3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15"/>
        <w:gridCol w:w="1665"/>
        <w:gridCol w:w="1005"/>
        <w:gridCol w:w="3450"/>
        <w:tblGridChange w:id="0">
          <w:tblGrid>
            <w:gridCol w:w="1470"/>
            <w:gridCol w:w="1215"/>
            <w:gridCol w:w="1665"/>
            <w:gridCol w:w="1005"/>
            <w:gridCol w:w="345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53">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54">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55">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56">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57">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8">
            <w:pPr>
              <w:spacing w:after="0" w:lineRule="auto"/>
              <w:ind w:left="0"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spacing w:after="0" w:lineRule="auto"/>
              <w:ind w:left="0"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D">
            <w:pPr>
              <w:spacing w:after="0" w:lineRule="auto"/>
              <w:ind w:left="0"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E">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0" w:lineRule="auto"/>
              <w:ind w:left="0" w:firstLine="0"/>
              <w:rPr>
                <w:sz w:val="20"/>
                <w:szCs w:val="20"/>
              </w:rPr>
            </w:pPr>
            <w:r w:rsidDel="00000000" w:rsidR="00000000" w:rsidRPr="00000000">
              <w:rPr>
                <w:sz w:val="20"/>
                <w:szCs w:val="20"/>
                <w:rtl w:val="0"/>
              </w:rPr>
              <w:t xml:space="preserve">The date the Common Code will expire.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2">
            <w:pPr>
              <w:spacing w:after="0" w:lineRule="auto"/>
              <w:ind w:left="0"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3">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4">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6">
            <w:pPr>
              <w:spacing w:after="0" w:lineRule="auto"/>
              <w:ind w:left="0" w:firstLine="0"/>
              <w:rPr>
                <w:sz w:val="20"/>
                <w:szCs w:val="20"/>
              </w:rPr>
            </w:pPr>
            <w:r w:rsidDel="00000000" w:rsidR="00000000" w:rsidRPr="00000000">
              <w:rPr>
                <w:sz w:val="20"/>
                <w:szCs w:val="20"/>
                <w:rtl w:val="0"/>
              </w:rPr>
              <w:t xml:space="preserve">Primary Key Code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7">
            <w:pPr>
              <w:spacing w:after="0" w:lineRule="auto"/>
              <w:ind w:left="0"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9">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A">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B">
            <w:pPr>
              <w:spacing w:after="0" w:lineRule="auto"/>
              <w:ind w:left="0" w:firstLine="0"/>
              <w:rPr>
                <w:sz w:val="20"/>
                <w:szCs w:val="20"/>
              </w:rPr>
            </w:pPr>
            <w:r w:rsidDel="00000000" w:rsidR="00000000" w:rsidRPr="00000000">
              <w:rPr>
                <w:sz w:val="20"/>
                <w:szCs w:val="20"/>
                <w:rtl w:val="0"/>
              </w:rPr>
              <w:t xml:space="preserve">Description to display for the configuration.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C">
            <w:pPr>
              <w:spacing w:after="0" w:lineRule="auto"/>
              <w:ind w:left="0"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spacing w:after="0" w:lineRule="auto"/>
              <w:ind w:left="0"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spacing w:after="0" w:lineRule="auto"/>
              <w:ind w:left="0" w:firstLine="0"/>
              <w:rPr>
                <w:sz w:val="20"/>
                <w:szCs w:val="20"/>
              </w:rPr>
            </w:pPr>
            <w:r w:rsidDel="00000000" w:rsidR="00000000" w:rsidRPr="00000000">
              <w:rPr>
                <w:sz w:val="20"/>
                <w:szCs w:val="20"/>
                <w:rtl w:val="0"/>
              </w:rPr>
              <w:t xml:space="preserve">VARCAHR2 (1)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F">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0">
            <w:pPr>
              <w:spacing w:after="0" w:lineRule="auto"/>
              <w:ind w:left="0" w:firstLine="0"/>
              <w:rPr>
                <w:sz w:val="20"/>
                <w:szCs w:val="20"/>
              </w:rPr>
            </w:pPr>
            <w:r w:rsidDel="00000000" w:rsidR="00000000" w:rsidRPr="00000000">
              <w:rPr>
                <w:sz w:val="20"/>
                <w:szCs w:val="20"/>
                <w:rtl w:val="0"/>
              </w:rPr>
              <w:t xml:space="preserve">Status of the Common Code</w:t>
            </w:r>
          </w:p>
        </w:tc>
      </w:tr>
      <w:tr>
        <w:trPr>
          <w:cantSplit w:val="0"/>
          <w:trHeight w:val="106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1">
            <w:pPr>
              <w:spacing w:after="0" w:lineRule="auto"/>
              <w:ind w:left="0"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2">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3">
            <w:pPr>
              <w:spacing w:after="0" w:lineRule="auto"/>
              <w:ind w:left="0" w:firstLine="0"/>
              <w:rPr>
                <w:sz w:val="20"/>
                <w:szCs w:val="20"/>
              </w:rPr>
            </w:pPr>
            <w:r w:rsidDel="00000000" w:rsidR="00000000" w:rsidRPr="00000000">
              <w:rPr>
                <w:sz w:val="20"/>
                <w:szCs w:val="20"/>
                <w:rtl w:val="0"/>
              </w:rPr>
              <w:t xml:space="preserve">NUMBERS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4">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spacing w:after="0" w:lineRule="auto"/>
              <w:ind w:left="0"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6">
            <w:pPr>
              <w:spacing w:after="0" w:lineRule="auto"/>
              <w:ind w:left="0" w:firstLine="0"/>
              <w:rPr>
                <w:sz w:val="20"/>
                <w:szCs w:val="20"/>
              </w:rPr>
            </w:pPr>
            <w:r w:rsidDel="00000000" w:rsidR="00000000" w:rsidRPr="00000000">
              <w:rPr>
                <w:sz w:val="20"/>
                <w:szCs w:val="20"/>
                <w:rtl w:val="0"/>
              </w:rPr>
              <w:t xml:space="preserve">IBG Branch No</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7">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8">
            <w:pPr>
              <w:spacing w:after="0" w:lineRule="auto"/>
              <w:ind w:left="0" w:firstLine="0"/>
              <w:rPr>
                <w:sz w:val="20"/>
                <w:szCs w:val="20"/>
              </w:rPr>
            </w:pPr>
            <w:r w:rsidDel="00000000" w:rsidR="00000000" w:rsidRPr="00000000">
              <w:rPr>
                <w:sz w:val="20"/>
                <w:szCs w:val="20"/>
                <w:rtl w:val="0"/>
              </w:rPr>
              <w:t xml:space="preserve">NUMBERS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9">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A">
            <w:pPr>
              <w:spacing w:after="0" w:lineRule="auto"/>
              <w:ind w:left="0" w:firstLine="0"/>
              <w:rPr>
                <w:sz w:val="20"/>
                <w:szCs w:val="20"/>
              </w:rPr>
            </w:pPr>
            <w:r w:rsidDel="00000000" w:rsidR="00000000" w:rsidRPr="00000000">
              <w:rPr>
                <w:sz w:val="20"/>
                <w:szCs w:val="20"/>
                <w:rtl w:val="0"/>
              </w:rPr>
              <w:t xml:space="preserve">The Branch No to use for the IBG Reference NUMBERS generation.</w:t>
            </w:r>
          </w:p>
        </w:tc>
      </w:tr>
      <w:tr>
        <w:trPr>
          <w:cantSplit w:val="0"/>
          <w:trHeight w:val="525" w:hRule="atLeast"/>
          <w:tblHeader w:val="0"/>
        </w:trPr>
        <w:tc>
          <w:tcPr>
            <w:vMerge w:val="restart"/>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B">
            <w:pPr>
              <w:spacing w:after="0" w:lineRule="auto"/>
              <w:ind w:left="0" w:firstLine="0"/>
              <w:rPr>
                <w:sz w:val="20"/>
                <w:szCs w:val="20"/>
              </w:rPr>
            </w:pPr>
            <w:r w:rsidDel="00000000" w:rsidR="00000000" w:rsidRPr="00000000">
              <w:rPr>
                <w:sz w:val="20"/>
                <w:szCs w:val="20"/>
                <w:rtl w:val="0"/>
              </w:rPr>
              <w:t xml:space="preserve">Region</w:t>
            </w:r>
          </w:p>
        </w:tc>
        <w:tc>
          <w:tcPr>
            <w:vMerge w:val="restart"/>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C">
            <w:pPr>
              <w:spacing w:after="0" w:lineRule="auto"/>
              <w:ind w:left="0" w:firstLine="0"/>
              <w:rPr>
                <w:sz w:val="20"/>
                <w:szCs w:val="20"/>
              </w:rPr>
            </w:pPr>
            <w:r w:rsidDel="00000000" w:rsidR="00000000" w:rsidRPr="00000000">
              <w:rPr>
                <w:sz w:val="20"/>
                <w:szCs w:val="20"/>
                <w:rtl w:val="0"/>
              </w:rPr>
              <w:t xml:space="preserve">Input</w:t>
            </w:r>
          </w:p>
        </w:tc>
        <w:tc>
          <w:tcPr>
            <w:vMerge w:val="restart"/>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D">
            <w:pPr>
              <w:spacing w:after="0" w:lineRule="auto"/>
              <w:ind w:left="0" w:firstLine="0"/>
              <w:rPr>
                <w:sz w:val="20"/>
                <w:szCs w:val="20"/>
              </w:rPr>
            </w:pPr>
            <w:r w:rsidDel="00000000" w:rsidR="00000000" w:rsidRPr="00000000">
              <w:rPr>
                <w:sz w:val="20"/>
                <w:szCs w:val="20"/>
                <w:rtl w:val="0"/>
              </w:rPr>
              <w:t xml:space="preserve">VARCHAR2 (2)</w:t>
            </w:r>
          </w:p>
        </w:tc>
        <w:tc>
          <w:tcPr>
            <w:vMerge w:val="restart"/>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E">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000000" w:space="0" w:sz="0" w:val="nil"/>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F">
            <w:pPr>
              <w:spacing w:after="0" w:lineRule="auto"/>
              <w:ind w:left="0" w:firstLine="0"/>
              <w:rPr>
                <w:sz w:val="20"/>
                <w:szCs w:val="20"/>
              </w:rPr>
            </w:pPr>
            <w:r w:rsidDel="00000000" w:rsidR="00000000" w:rsidRPr="00000000">
              <w:rPr>
                <w:sz w:val="20"/>
                <w:szCs w:val="20"/>
                <w:rtl w:val="0"/>
              </w:rPr>
              <w:t xml:space="preserve">Used for Reporting West Malaysia and East Malaysia.</w:t>
            </w:r>
          </w:p>
        </w:tc>
      </w:tr>
      <w:tr>
        <w:trPr>
          <w:cantSplit w:val="0"/>
          <w:trHeight w:val="270" w:hRule="atLeast"/>
          <w:tblHeader w:val="0"/>
        </w:trPr>
        <w:tc>
          <w:tcPr>
            <w:vMerge w:val="continue"/>
            <w:tcBorders>
              <w:top w:color="000000" w:space="0" w:sz="0" w:val="nil"/>
              <w:left w:color="e0e0e0" w:space="0" w:sz="5" w:val="single"/>
              <w:bottom w:color="e0e0e0" w:space="0" w:sz="5" w:val="single"/>
              <w:right w:color="e0e0e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0">
            <w:pPr>
              <w:ind w:left="360" w:firstLine="0"/>
              <w:rPr/>
            </w:pPr>
            <w:r w:rsidDel="00000000" w:rsidR="00000000" w:rsidRPr="00000000">
              <w:rPr>
                <w:rtl w:val="0"/>
              </w:rPr>
            </w:r>
          </w:p>
        </w:tc>
        <w:tc>
          <w:tcPr>
            <w:vMerge w:val="continue"/>
            <w:tcBorders>
              <w:top w:color="000000" w:space="0" w:sz="0" w:val="nil"/>
              <w:left w:color="000000" w:space="0" w:sz="0" w:val="nil"/>
              <w:bottom w:color="e0e0e0" w:space="0" w:sz="5" w:val="single"/>
              <w:right w:color="e0e0e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1">
            <w:pPr>
              <w:ind w:left="360" w:firstLine="0"/>
              <w:rPr/>
            </w:pPr>
            <w:r w:rsidDel="00000000" w:rsidR="00000000" w:rsidRPr="00000000">
              <w:rPr>
                <w:rtl w:val="0"/>
              </w:rPr>
            </w:r>
          </w:p>
        </w:tc>
        <w:tc>
          <w:tcPr>
            <w:vMerge w:val="continue"/>
            <w:tcBorders>
              <w:top w:color="000000" w:space="0" w:sz="0" w:val="nil"/>
              <w:left w:color="000000" w:space="0" w:sz="0" w:val="nil"/>
              <w:bottom w:color="e0e0e0" w:space="0" w:sz="5" w:val="single"/>
              <w:right w:color="e0e0e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2">
            <w:pPr>
              <w:ind w:left="360" w:firstLine="0"/>
              <w:rPr/>
            </w:pPr>
            <w:r w:rsidDel="00000000" w:rsidR="00000000" w:rsidRPr="00000000">
              <w:rPr>
                <w:rtl w:val="0"/>
              </w:rPr>
            </w:r>
          </w:p>
        </w:tc>
        <w:tc>
          <w:tcPr>
            <w:vMerge w:val="continue"/>
            <w:tcBorders>
              <w:top w:color="000000" w:space="0" w:sz="0" w:val="nil"/>
              <w:left w:color="000000" w:space="0" w:sz="0" w:val="nil"/>
              <w:bottom w:color="e0e0e0" w:space="0" w:sz="5" w:val="single"/>
              <w:right w:color="e0e0e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3">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4">
            <w:pPr>
              <w:spacing w:after="0" w:lineRule="auto"/>
              <w:ind w:left="0" w:firstLine="0"/>
              <w:rPr>
                <w:sz w:val="20"/>
                <w:szCs w:val="20"/>
              </w:rPr>
            </w:pPr>
            <w:r w:rsidDel="00000000" w:rsidR="00000000" w:rsidRPr="00000000">
              <w:rPr>
                <w:sz w:val="20"/>
                <w:szCs w:val="20"/>
                <w:rtl w:val="0"/>
              </w:rPr>
              <w:t xml:space="preserve">WM - West Malaysia</w:t>
            </w:r>
          </w:p>
        </w:tc>
      </w:tr>
      <w:tr>
        <w:trPr>
          <w:cantSplit w:val="0"/>
          <w:trHeight w:val="285" w:hRule="atLeast"/>
          <w:tblHeader w:val="0"/>
        </w:trPr>
        <w:tc>
          <w:tcPr>
            <w:vMerge w:val="continue"/>
            <w:tcBorders>
              <w:top w:color="000000" w:space="0" w:sz="0" w:val="nil"/>
              <w:left w:color="e0e0e0" w:space="0" w:sz="5" w:val="single"/>
              <w:bottom w:color="e0e0e0" w:space="0" w:sz="5" w:val="single"/>
              <w:right w:color="e0e0e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5">
            <w:pPr>
              <w:ind w:left="360" w:firstLine="0"/>
              <w:rPr/>
            </w:pPr>
            <w:r w:rsidDel="00000000" w:rsidR="00000000" w:rsidRPr="00000000">
              <w:rPr>
                <w:rtl w:val="0"/>
              </w:rPr>
            </w:r>
          </w:p>
        </w:tc>
        <w:tc>
          <w:tcPr>
            <w:vMerge w:val="continue"/>
            <w:tcBorders>
              <w:top w:color="000000" w:space="0" w:sz="0" w:val="nil"/>
              <w:left w:color="000000" w:space="0" w:sz="0" w:val="nil"/>
              <w:bottom w:color="e0e0e0" w:space="0" w:sz="5" w:val="single"/>
              <w:right w:color="e0e0e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6">
            <w:pPr>
              <w:ind w:left="360" w:firstLine="0"/>
              <w:rPr/>
            </w:pPr>
            <w:r w:rsidDel="00000000" w:rsidR="00000000" w:rsidRPr="00000000">
              <w:rPr>
                <w:rtl w:val="0"/>
              </w:rPr>
            </w:r>
          </w:p>
        </w:tc>
        <w:tc>
          <w:tcPr>
            <w:vMerge w:val="continue"/>
            <w:tcBorders>
              <w:top w:color="000000" w:space="0" w:sz="0" w:val="nil"/>
              <w:left w:color="000000" w:space="0" w:sz="0" w:val="nil"/>
              <w:bottom w:color="e0e0e0" w:space="0" w:sz="5" w:val="single"/>
              <w:right w:color="e0e0e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7">
            <w:pPr>
              <w:ind w:left="360" w:firstLine="0"/>
              <w:rPr/>
            </w:pPr>
            <w:r w:rsidDel="00000000" w:rsidR="00000000" w:rsidRPr="00000000">
              <w:rPr>
                <w:rtl w:val="0"/>
              </w:rPr>
            </w:r>
          </w:p>
        </w:tc>
        <w:tc>
          <w:tcPr>
            <w:vMerge w:val="continue"/>
            <w:tcBorders>
              <w:top w:color="000000" w:space="0" w:sz="0" w:val="nil"/>
              <w:left w:color="000000" w:space="0" w:sz="0" w:val="nil"/>
              <w:bottom w:color="e0e0e0" w:space="0" w:sz="5" w:val="single"/>
              <w:right w:color="e0e0e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8">
            <w:pPr>
              <w:ind w:left="360" w:firstLine="0"/>
              <w:rPr/>
            </w:pPr>
            <w:r w:rsidDel="00000000" w:rsidR="00000000" w:rsidRPr="00000000">
              <w:rPr>
                <w:rtl w:val="0"/>
              </w:rPr>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9">
            <w:pPr>
              <w:spacing w:after="0" w:lineRule="auto"/>
              <w:ind w:left="0" w:firstLine="0"/>
              <w:rPr>
                <w:sz w:val="20"/>
                <w:szCs w:val="20"/>
              </w:rPr>
            </w:pPr>
            <w:r w:rsidDel="00000000" w:rsidR="00000000" w:rsidRPr="00000000">
              <w:rPr>
                <w:sz w:val="20"/>
                <w:szCs w:val="20"/>
                <w:rtl w:val="0"/>
              </w:rPr>
              <w:t xml:space="preserve">EM - East Malaysia*</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A">
            <w:pPr>
              <w:spacing w:after="0" w:lineRule="auto"/>
              <w:ind w:left="0" w:firstLine="0"/>
              <w:rPr>
                <w:sz w:val="20"/>
                <w:szCs w:val="20"/>
              </w:rPr>
            </w:pPr>
            <w:r w:rsidDel="00000000" w:rsidR="00000000" w:rsidRPr="00000000">
              <w:rPr>
                <w:sz w:val="20"/>
                <w:szCs w:val="20"/>
                <w:rtl w:val="0"/>
              </w:rPr>
              <w:t xml:space="preserve">Control Unit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B">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C">
            <w:pPr>
              <w:spacing w:after="0" w:lineRule="auto"/>
              <w:ind w:left="0" w:firstLine="0"/>
              <w:rPr>
                <w:sz w:val="20"/>
                <w:szCs w:val="20"/>
              </w:rPr>
            </w:pPr>
            <w:r w:rsidDel="00000000" w:rsidR="00000000" w:rsidRPr="00000000">
              <w:rPr>
                <w:sz w:val="20"/>
                <w:szCs w:val="20"/>
                <w:rtl w:val="0"/>
              </w:rPr>
              <w:t xml:space="preserve">VARCHAR2 (2)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D">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E">
            <w:pPr>
              <w:spacing w:after="0" w:lineRule="auto"/>
              <w:ind w:left="0" w:firstLine="0"/>
              <w:rPr>
                <w:sz w:val="20"/>
                <w:szCs w:val="20"/>
              </w:rPr>
            </w:pPr>
            <w:r w:rsidDel="00000000" w:rsidR="00000000" w:rsidRPr="00000000">
              <w:rPr>
                <w:sz w:val="20"/>
                <w:szCs w:val="20"/>
                <w:rtl w:val="0"/>
              </w:rPr>
              <w:t xml:space="preserve">Used for Loan Release.</w:t>
            </w:r>
          </w:p>
        </w:tc>
      </w:tr>
    </w:tbl>
    <w:p w:rsidR="00000000" w:rsidDel="00000000" w:rsidP="00000000" w:rsidRDefault="00000000" w:rsidRPr="00000000" w14:paraId="00000D8F">
      <w:pPr>
        <w:spacing w:after="60" w:before="60" w:lineRule="auto"/>
        <w:ind w:left="440" w:hanging="22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Maker and Checker</w:t>
      </w:r>
    </w:p>
    <w:p w:rsidR="00000000" w:rsidDel="00000000" w:rsidP="00000000" w:rsidRDefault="00000000" w:rsidRPr="00000000" w14:paraId="00000D90">
      <w:pPr>
        <w:spacing w:after="60" w:before="60" w:lineRule="auto"/>
        <w:rPr/>
      </w:pPr>
      <w:r w:rsidDel="00000000" w:rsidR="00000000" w:rsidRPr="00000000">
        <w:rPr>
          <w:rtl w:val="0"/>
        </w:rPr>
        <w:t xml:space="preserve"> </w:t>
      </w:r>
    </w:p>
    <w:p w:rsidR="00000000" w:rsidDel="00000000" w:rsidP="00000000" w:rsidRDefault="00000000" w:rsidRPr="00000000" w14:paraId="00000D9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3uq3v0u1h3u4" w:id="194"/>
      <w:bookmarkEnd w:id="194"/>
      <w:r w:rsidDel="00000000" w:rsidR="00000000" w:rsidRPr="00000000">
        <w:rPr>
          <w:sz w:val="22"/>
          <w:szCs w:val="22"/>
          <w:rtl w:val="0"/>
        </w:rPr>
        <w:t xml:space="preserve">18.2. </w:t>
      </w:r>
      <w:commentRangeStart w:id="36"/>
      <w:r w:rsidDel="00000000" w:rsidR="00000000" w:rsidRPr="00000000">
        <w:rPr>
          <w:sz w:val="22"/>
          <w:szCs w:val="22"/>
          <w:rtl w:val="0"/>
        </w:rPr>
        <w:t xml:space="preserve">Teller ID Configuration</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D92">
      <w:pPr>
        <w:spacing w:after="60" w:before="60" w:lineRule="auto"/>
        <w:ind w:left="440" w:hanging="22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Purpose: Used when interfacing disbursement to HOST. Obtain valid teller ID in sequence from teller ID list and post to interface.</w:t>
      </w:r>
    </w:p>
    <w:p w:rsidR="00000000" w:rsidDel="00000000" w:rsidP="00000000" w:rsidRDefault="00000000" w:rsidRPr="00000000" w14:paraId="00000D93">
      <w:pPr>
        <w:spacing w:after="60" w:before="60" w:lineRule="auto"/>
        <w:ind w:left="440" w:hanging="22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creation and edit, need to interface to HOST. On disbursement interface calling, Hos will verify whether the tell ID is valid.</w:t>
      </w:r>
    </w:p>
    <w:p w:rsidR="00000000" w:rsidDel="00000000" w:rsidP="00000000" w:rsidRDefault="00000000" w:rsidRPr="00000000" w14:paraId="00000D94">
      <w:pPr>
        <w:spacing w:after="0" w:before="60" w:lineRule="auto"/>
        <w:ind w:left="440" w:hanging="22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type: TELLER_ID</w:t>
      </w:r>
    </w:p>
    <w:p w:rsidR="00000000" w:rsidDel="00000000" w:rsidP="00000000" w:rsidRDefault="00000000" w:rsidRPr="00000000" w14:paraId="00000D95">
      <w:pPr>
        <w:spacing w:after="60" w:before="60" w:lineRule="auto"/>
        <w:ind w:left="440" w:hanging="22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Teller ID creation</w:t>
      </w:r>
    </w:p>
    <w:p w:rsidR="00000000" w:rsidDel="00000000" w:rsidP="00000000" w:rsidRDefault="00000000" w:rsidRPr="00000000" w14:paraId="00000D96">
      <w:pPr>
        <w:spacing w:after="60" w:before="60" w:lineRule="auto"/>
        <w:rPr/>
      </w:pPr>
      <w:r w:rsidDel="00000000" w:rsidR="00000000" w:rsidRPr="00000000">
        <w:rPr/>
        <w:drawing>
          <wp:inline distB="114300" distT="114300" distL="114300" distR="114300">
            <wp:extent cx="5727700" cy="3822700"/>
            <wp:effectExtent b="0" l="0" r="0" t="0"/>
            <wp:docPr descr="图形用户界面, 文本, 应用程序, 电子邮件, 网站  AI 生成的内容可能不正确。" id="70" name="image56.jpg"/>
            <a:graphic>
              <a:graphicData uri="http://schemas.openxmlformats.org/drawingml/2006/picture">
                <pic:pic>
                  <pic:nvPicPr>
                    <pic:cNvPr descr="图形用户界面, 文本, 应用程序, 电子邮件, 网站  AI 生成的内容可能不正确。" id="0" name="image56.jpg"/>
                    <pic:cNvPicPr preferRelativeResize="0"/>
                  </pic:nvPicPr>
                  <pic:blipFill>
                    <a:blip r:embed="rId108"/>
                    <a:srcRect b="0" l="0" r="0" t="0"/>
                    <a:stretch>
                      <a:fillRect/>
                    </a:stretch>
                  </pic:blipFill>
                  <pic:spPr>
                    <a:xfrm>
                      <a:off x="0" y="0"/>
                      <a:ext cx="57277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D97">
      <w:pPr>
        <w:spacing w:after="0" w:before="60" w:lineRule="auto"/>
        <w:rPr/>
      </w:pPr>
      <w:r w:rsidDel="00000000" w:rsidR="00000000" w:rsidRPr="00000000">
        <w:rPr>
          <w:rtl w:val="0"/>
        </w:rPr>
        <w:t xml:space="preserve"> </w:t>
      </w:r>
    </w:p>
    <w:p w:rsidR="00000000" w:rsidDel="00000000" w:rsidP="00000000" w:rsidRDefault="00000000" w:rsidRPr="00000000" w14:paraId="00000D98">
      <w:pPr>
        <w:spacing w:after="0" w:lineRule="auto"/>
        <w:ind w:left="440" w:hanging="22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Parameters: Code, Detail Description, Status, Start Date From, Last Date to.</w:t>
      </w:r>
    </w:p>
    <w:p w:rsidR="00000000" w:rsidDel="00000000" w:rsidP="00000000" w:rsidRDefault="00000000" w:rsidRPr="00000000" w14:paraId="00000D99">
      <w:pPr>
        <w:spacing w:after="0" w:lineRule="auto"/>
        <w:ind w:left="440" w:hanging="22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Button in search section: Clear, Search, New,Add Teller ID</w:t>
      </w:r>
    </w:p>
    <w:p w:rsidR="00000000" w:rsidDel="00000000" w:rsidP="00000000" w:rsidRDefault="00000000" w:rsidRPr="00000000" w14:paraId="00000D9A">
      <w:pPr>
        <w:spacing w:after="60" w:lineRule="auto"/>
        <w:ind w:left="440" w:hanging="22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Teller ID list display.</w:t>
      </w:r>
    </w:p>
    <w:p w:rsidR="00000000" w:rsidDel="00000000" w:rsidP="00000000" w:rsidRDefault="00000000" w:rsidRPr="00000000" w14:paraId="00000D9B">
      <w:pPr>
        <w:spacing w:after="60" w:before="60" w:lineRule="auto"/>
        <w:rPr/>
      </w:pPr>
      <w:commentRangeStart w:id="37"/>
      <w:r w:rsidDel="00000000" w:rsidR="00000000" w:rsidRPr="00000000">
        <w:rPr/>
        <w:drawing>
          <wp:inline distB="114300" distT="114300" distL="114300" distR="114300">
            <wp:extent cx="5740400" cy="2159000"/>
            <wp:effectExtent b="0" l="0" r="0" t="0"/>
            <wp:docPr descr="图形用户界面, 应用程序, 网站  AI 生成的内容可能不正确。" id="42" name="image46.jpg"/>
            <a:graphic>
              <a:graphicData uri="http://schemas.openxmlformats.org/drawingml/2006/picture">
                <pic:pic>
                  <pic:nvPicPr>
                    <pic:cNvPr descr="图形用户界面, 应用程序, 网站  AI 生成的内容可能不正确。" id="0" name="image46.jpg"/>
                    <pic:cNvPicPr preferRelativeResize="0"/>
                  </pic:nvPicPr>
                  <pic:blipFill>
                    <a:blip r:embed="rId109"/>
                    <a:srcRect b="0" l="0" r="0" t="0"/>
                    <a:stretch>
                      <a:fillRect/>
                    </a:stretch>
                  </pic:blipFill>
                  <pic:spPr>
                    <a:xfrm>
                      <a:off x="0" y="0"/>
                      <a:ext cx="5740400" cy="2159000"/>
                    </a:xfrm>
                    <a:prstGeom prst="rect"/>
                    <a:ln/>
                  </pic:spPr>
                </pic:pic>
              </a:graphicData>
            </a:graphic>
          </wp:inline>
        </w:drawing>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D9C">
      <w:pPr>
        <w:spacing w:after="60" w:before="60" w:lineRule="auto"/>
        <w:ind w:left="440" w:hanging="22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Action column of the table supports: Edit and Delete</w:t>
      </w:r>
    </w:p>
    <w:p w:rsidR="00000000" w:rsidDel="00000000" w:rsidP="00000000" w:rsidRDefault="00000000" w:rsidRPr="00000000" w14:paraId="00000D9D">
      <w:pPr>
        <w:spacing w:after="60" w:before="60" w:lineRule="auto"/>
        <w:ind w:left="440" w:hanging="22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Field description</w:t>
      </w:r>
    </w:p>
    <w:tbl>
      <w:tblPr>
        <w:tblStyle w:val="Table3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215"/>
        <w:gridCol w:w="1740"/>
        <w:gridCol w:w="1005"/>
        <w:gridCol w:w="3390"/>
        <w:tblGridChange w:id="0">
          <w:tblGrid>
            <w:gridCol w:w="1455"/>
            <w:gridCol w:w="1215"/>
            <w:gridCol w:w="1740"/>
            <w:gridCol w:w="1005"/>
            <w:gridCol w:w="339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9E">
            <w:pPr>
              <w:spacing w:after="0" w:lineRule="auto"/>
              <w:ind w:left="29.17322834645688"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9F">
            <w:pPr>
              <w:spacing w:after="0" w:lineRule="auto"/>
              <w:ind w:left="29.17322834645688"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A0">
            <w:pPr>
              <w:spacing w:after="0" w:lineRule="auto"/>
              <w:ind w:left="29.17322834645688"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A1">
            <w:pPr>
              <w:spacing w:after="0" w:lineRule="auto"/>
              <w:ind w:left="29.17322834645688"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A2">
            <w:pPr>
              <w:spacing w:after="0" w:lineRule="auto"/>
              <w:ind w:left="29.17322834645688"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3">
            <w:pPr>
              <w:spacing w:after="0" w:lineRule="auto"/>
              <w:ind w:left="29.17322834645688"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4">
            <w:pPr>
              <w:spacing w:after="0" w:lineRule="auto"/>
              <w:ind w:left="29.17322834645688"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5">
            <w:pPr>
              <w:spacing w:after="0" w:lineRule="auto"/>
              <w:ind w:left="29.17322834645688"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6">
            <w:pPr>
              <w:spacing w:after="0" w:lineRule="auto"/>
              <w:ind w:left="29.1732283464568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7">
            <w:pPr>
              <w:spacing w:after="0" w:lineRule="auto"/>
              <w:ind w:left="29.17322834645688"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8">
            <w:pPr>
              <w:spacing w:after="0" w:lineRule="auto"/>
              <w:ind w:left="29.17322834645688"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9">
            <w:pPr>
              <w:spacing w:after="0" w:lineRule="auto"/>
              <w:ind w:left="29.17322834645688"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A">
            <w:pPr>
              <w:spacing w:after="0" w:lineRule="auto"/>
              <w:ind w:left="29.17322834645688"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B">
            <w:pPr>
              <w:spacing w:after="0" w:lineRule="auto"/>
              <w:ind w:left="29.1732283464568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C">
            <w:pPr>
              <w:spacing w:after="0" w:lineRule="auto"/>
              <w:ind w:left="29.17322834645688" w:firstLine="0"/>
              <w:rPr>
                <w:sz w:val="20"/>
                <w:szCs w:val="20"/>
              </w:rPr>
            </w:pPr>
            <w:r w:rsidDel="00000000" w:rsidR="00000000" w:rsidRPr="00000000">
              <w:rPr>
                <w:sz w:val="20"/>
                <w:szCs w:val="20"/>
                <w:rtl w:val="0"/>
              </w:rPr>
              <w:t xml:space="preserve">The date the Common Code will expire.</w:t>
            </w:r>
          </w:p>
        </w:tc>
      </w:tr>
      <w:tr>
        <w:trPr>
          <w:cantSplit w:val="0"/>
          <w:trHeight w:val="133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D">
            <w:pPr>
              <w:spacing w:after="0" w:lineRule="auto"/>
              <w:ind w:left="29.17322834645688"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E">
            <w:pPr>
              <w:spacing w:after="0" w:lineRule="auto"/>
              <w:ind w:left="29.17322834645688"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F">
            <w:pPr>
              <w:spacing w:after="0" w:lineRule="auto"/>
              <w:ind w:left="29.17322834645688" w:firstLine="0"/>
              <w:rPr>
                <w:sz w:val="20"/>
                <w:szCs w:val="20"/>
              </w:rPr>
            </w:pPr>
            <w:r w:rsidDel="00000000" w:rsidR="00000000" w:rsidRPr="00000000">
              <w:rPr>
                <w:sz w:val="20"/>
                <w:szCs w:val="20"/>
                <w:rtl w:val="0"/>
              </w:rPr>
              <w:t xml:space="preserve">VARCHAR2(10)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0">
            <w:pPr>
              <w:spacing w:after="0" w:lineRule="auto"/>
              <w:ind w:left="29.1732283464568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1">
            <w:pPr>
              <w:spacing w:after="0" w:lineRule="auto"/>
              <w:ind w:left="29.17322834645688" w:firstLine="0"/>
              <w:rPr>
                <w:sz w:val="20"/>
                <w:szCs w:val="20"/>
              </w:rPr>
            </w:pPr>
            <w:r w:rsidDel="00000000" w:rsidR="00000000" w:rsidRPr="00000000">
              <w:rPr>
                <w:sz w:val="20"/>
                <w:szCs w:val="20"/>
                <w:rtl w:val="0"/>
              </w:rPr>
              <w:t xml:space="preserve">Primary Key Code for the Configuration. This field is required to be the exact Teller ID which the receiving interface is expecting.</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2">
            <w:pPr>
              <w:spacing w:after="0" w:lineRule="auto"/>
              <w:ind w:left="29.17322834645688"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3">
            <w:pPr>
              <w:spacing w:after="0" w:lineRule="auto"/>
              <w:ind w:left="29.17322834645688"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4">
            <w:pPr>
              <w:spacing w:after="0" w:lineRule="auto"/>
              <w:ind w:left="29.17322834645688" w:firstLine="0"/>
              <w:rPr>
                <w:sz w:val="20"/>
                <w:szCs w:val="20"/>
              </w:rPr>
            </w:pPr>
            <w:r w:rsidDel="00000000" w:rsidR="00000000" w:rsidRPr="00000000">
              <w:rPr>
                <w:sz w:val="20"/>
                <w:szCs w:val="20"/>
                <w:rtl w:val="0"/>
              </w:rPr>
              <w:t xml:space="preserve">VARCHAR2(50)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5">
            <w:pPr>
              <w:spacing w:after="0" w:lineRule="auto"/>
              <w:ind w:left="29.1732283464568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6">
            <w:pPr>
              <w:spacing w:after="0" w:lineRule="auto"/>
              <w:ind w:left="29.17322834645688" w:firstLine="0"/>
              <w:rPr>
                <w:sz w:val="20"/>
                <w:szCs w:val="20"/>
              </w:rPr>
            </w:pPr>
            <w:r w:rsidDel="00000000" w:rsidR="00000000" w:rsidRPr="00000000">
              <w:rPr>
                <w:sz w:val="20"/>
                <w:szCs w:val="20"/>
                <w:rtl w:val="0"/>
              </w:rPr>
              <w:t xml:space="preserve">Description to display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7">
            <w:pPr>
              <w:spacing w:after="0" w:lineRule="auto"/>
              <w:ind w:left="29.17322834645688" w:firstLine="0"/>
              <w:rPr>
                <w:sz w:val="20"/>
                <w:szCs w:val="20"/>
              </w:rPr>
            </w:pPr>
            <w:r w:rsidDel="00000000" w:rsidR="00000000" w:rsidRPr="00000000">
              <w:rPr>
                <w:sz w:val="20"/>
                <w:szCs w:val="20"/>
                <w:rtl w:val="0"/>
              </w:rPr>
              <w:t xml:space="preserve">CRA Centre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spacing w:after="0" w:lineRule="auto"/>
              <w:ind w:left="29.17322834645688" w:firstLine="0"/>
              <w:rPr>
                <w:sz w:val="20"/>
                <w:szCs w:val="20"/>
              </w:rPr>
            </w:pPr>
            <w:r w:rsidDel="00000000" w:rsidR="00000000" w:rsidRPr="00000000">
              <w:rPr>
                <w:sz w:val="20"/>
                <w:szCs w:val="20"/>
                <w:rtl w:val="0"/>
              </w:rPr>
              <w:t xml:space="preserve">Drop Down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0" w:lineRule="auto"/>
              <w:ind w:left="29.17322834645688" w:firstLine="0"/>
              <w:rPr>
                <w:sz w:val="20"/>
                <w:szCs w:val="20"/>
              </w:rPr>
            </w:pPr>
            <w:r w:rsidDel="00000000" w:rsidR="00000000" w:rsidRPr="00000000">
              <w:rPr>
                <w:sz w:val="20"/>
                <w:szCs w:val="20"/>
                <w:rtl w:val="0"/>
              </w:rPr>
              <w:t xml:space="preserve">VARCHAR2(50)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0" w:lineRule="auto"/>
              <w:ind w:left="29.1732283464568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0" w:lineRule="auto"/>
              <w:ind w:left="29.17322834645688" w:firstLine="0"/>
              <w:rPr>
                <w:sz w:val="20"/>
                <w:szCs w:val="20"/>
              </w:rPr>
            </w:pPr>
            <w:r w:rsidDel="00000000" w:rsidR="00000000" w:rsidRPr="00000000">
              <w:rPr>
                <w:sz w:val="20"/>
                <w:szCs w:val="20"/>
                <w:rtl w:val="0"/>
              </w:rPr>
              <w:t xml:space="preserve">Configure the CRA Centre the Teller ID should be linked to.</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spacing w:after="0" w:lineRule="auto"/>
              <w:ind w:left="29.17322834645688"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spacing w:after="0" w:lineRule="auto"/>
              <w:ind w:left="29.17322834645688"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after="0" w:lineRule="auto"/>
              <w:ind w:left="29.17322834645688" w:firstLine="0"/>
              <w:rPr>
                <w:sz w:val="20"/>
                <w:szCs w:val="20"/>
              </w:rPr>
            </w:pPr>
            <w:r w:rsidDel="00000000" w:rsidR="00000000" w:rsidRPr="00000000">
              <w:rPr>
                <w:sz w:val="20"/>
                <w:szCs w:val="20"/>
                <w:rtl w:val="0"/>
              </w:rPr>
              <w:t xml:space="preserve">VARCAHR2(1)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spacing w:after="0" w:lineRule="auto"/>
              <w:ind w:left="29.1732283464568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0" w:lineRule="auto"/>
              <w:ind w:left="29.17322834645688" w:firstLine="0"/>
              <w:rPr>
                <w:sz w:val="20"/>
                <w:szCs w:val="20"/>
              </w:rPr>
            </w:pPr>
            <w:r w:rsidDel="00000000" w:rsidR="00000000" w:rsidRPr="00000000">
              <w:rPr>
                <w:sz w:val="20"/>
                <w:szCs w:val="20"/>
                <w:rtl w:val="0"/>
              </w:rPr>
              <w:t xml:space="preserve">Status of the Common Code</w:t>
            </w:r>
          </w:p>
        </w:tc>
      </w:tr>
      <w:tr>
        <w:trPr>
          <w:cantSplit w:val="0"/>
          <w:trHeight w:val="159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0" w:lineRule="auto"/>
              <w:ind w:left="29.17322834645688"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0" w:lineRule="auto"/>
              <w:ind w:left="29.17322834645688"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0" w:lineRule="auto"/>
              <w:ind w:left="29.17322834645688" w:firstLine="0"/>
              <w:rPr>
                <w:sz w:val="20"/>
                <w:szCs w:val="20"/>
              </w:rPr>
            </w:pPr>
            <w:r w:rsidDel="00000000" w:rsidR="00000000" w:rsidRPr="00000000">
              <w:rPr>
                <w:sz w:val="20"/>
                <w:szCs w:val="20"/>
                <w:rtl w:val="0"/>
              </w:rPr>
              <w:t xml:space="preserve">NUMBERS(10)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0" w:lineRule="auto"/>
              <w:ind w:left="29.1732283464568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0" w:lineRule="auto"/>
              <w:ind w:left="29.17322834645688"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bl>
    <w:p w:rsidR="00000000" w:rsidDel="00000000" w:rsidP="00000000" w:rsidRDefault="00000000" w:rsidRPr="00000000" w14:paraId="00000DC6">
      <w:pPr>
        <w:spacing w:after="60" w:before="60" w:lineRule="auto"/>
        <w:ind w:left="440" w:hanging="22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Maker and Checker</w:t>
      </w:r>
    </w:p>
    <w:p w:rsidR="00000000" w:rsidDel="00000000" w:rsidP="00000000" w:rsidRDefault="00000000" w:rsidRPr="00000000" w14:paraId="00000DC7">
      <w:pPr>
        <w:spacing w:after="60" w:before="60" w:lineRule="auto"/>
        <w:rPr/>
      </w:pPr>
      <w:r w:rsidDel="00000000" w:rsidR="00000000" w:rsidRPr="00000000">
        <w:rPr>
          <w:rtl w:val="0"/>
        </w:rPr>
        <w:t xml:space="preserve"> </w:t>
      </w:r>
    </w:p>
    <w:p w:rsidR="00000000" w:rsidDel="00000000" w:rsidP="00000000" w:rsidRDefault="00000000" w:rsidRPr="00000000" w14:paraId="00000DC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qlrm0f9wgd5l" w:id="195"/>
      <w:bookmarkEnd w:id="195"/>
      <w:r w:rsidDel="00000000" w:rsidR="00000000" w:rsidRPr="00000000">
        <w:rPr>
          <w:sz w:val="22"/>
          <w:szCs w:val="22"/>
          <w:rtl w:val="0"/>
        </w:rPr>
        <w:t xml:space="preserve">18.3. ID Type </w:t>
      </w:r>
      <w:commentRangeStart w:id="38"/>
      <w:r w:rsidDel="00000000" w:rsidR="00000000" w:rsidRPr="00000000">
        <w:rPr>
          <w:sz w:val="22"/>
          <w:szCs w:val="22"/>
          <w:rtl w:val="0"/>
        </w:rPr>
        <w:t xml:space="preserve">Common Code</w:t>
      </w:r>
      <w:commentRangeEnd w:id="38"/>
      <w:r w:rsidDel="00000000" w:rsidR="00000000" w:rsidRPr="00000000">
        <w:commentReference w:id="38"/>
      </w:r>
      <w:r w:rsidDel="00000000" w:rsidR="00000000" w:rsidRPr="00000000">
        <w:rPr>
          <w:sz w:val="22"/>
          <w:szCs w:val="22"/>
          <w:rtl w:val="0"/>
        </w:rPr>
        <w:t xml:space="preserve"> Setup (FIS Business Code)</w:t>
      </w:r>
    </w:p>
    <w:p w:rsidR="00000000" w:rsidDel="00000000" w:rsidP="00000000" w:rsidRDefault="00000000" w:rsidRPr="00000000" w14:paraId="00000DC9">
      <w:pPr>
        <w:spacing w:after="0" w:before="60" w:lineRule="auto"/>
        <w:ind w:left="440" w:hanging="22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type: ID_TYPE</w:t>
      </w:r>
    </w:p>
    <w:p w:rsidR="00000000" w:rsidDel="00000000" w:rsidP="00000000" w:rsidRDefault="00000000" w:rsidRPr="00000000" w14:paraId="00000DCA">
      <w:pPr>
        <w:spacing w:after="60" w:before="60" w:lineRule="auto"/>
        <w:ind w:left="440" w:hanging="220"/>
        <w:rPr>
          <w:sz w:val="21"/>
          <w:szCs w:val="21"/>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ID Type and FIS Business Code mapping Creation</w:t>
      </w:r>
    </w:p>
    <w:p w:rsidR="00000000" w:rsidDel="00000000" w:rsidP="00000000" w:rsidRDefault="00000000" w:rsidRPr="00000000" w14:paraId="00000DCB">
      <w:pPr>
        <w:spacing w:after="60" w:before="60" w:lineRule="auto"/>
        <w:jc w:val="center"/>
        <w:rPr>
          <w:sz w:val="21"/>
          <w:szCs w:val="21"/>
        </w:rPr>
      </w:pPr>
      <w:r w:rsidDel="00000000" w:rsidR="00000000" w:rsidRPr="00000000">
        <w:rPr>
          <w:sz w:val="21"/>
          <w:szCs w:val="21"/>
        </w:rPr>
        <w:drawing>
          <wp:inline distB="114300" distT="114300" distL="114300" distR="114300">
            <wp:extent cx="3797300" cy="3619500"/>
            <wp:effectExtent b="0" l="0" r="0" t="0"/>
            <wp:docPr descr="图形用户界面, 应用程序  AI 生成的内容可能不正确。" id="50" name="image66.jpg"/>
            <a:graphic>
              <a:graphicData uri="http://schemas.openxmlformats.org/drawingml/2006/picture">
                <pic:pic>
                  <pic:nvPicPr>
                    <pic:cNvPr descr="图形用户界面, 应用程序  AI 生成的内容可能不正确。" id="0" name="image66.jpg"/>
                    <pic:cNvPicPr preferRelativeResize="0"/>
                  </pic:nvPicPr>
                  <pic:blipFill>
                    <a:blip r:embed="rId110"/>
                    <a:srcRect b="0" l="0" r="0" t="0"/>
                    <a:stretch>
                      <a:fillRect/>
                    </a:stretch>
                  </pic:blipFill>
                  <pic:spPr>
                    <a:xfrm>
                      <a:off x="0" y="0"/>
                      <a:ext cx="3797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DCC">
      <w:pPr>
        <w:spacing w:after="0" w:before="60" w:lineRule="auto"/>
        <w:ind w:left="440" w:hanging="22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commentRangeStart w:id="39"/>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Parameters</w:t>
      </w:r>
      <w:commentRangeEnd w:id="39"/>
      <w:r w:rsidDel="00000000" w:rsidR="00000000" w:rsidRPr="00000000">
        <w:commentReference w:id="39"/>
      </w:r>
      <w:r w:rsidDel="00000000" w:rsidR="00000000" w:rsidRPr="00000000">
        <w:rPr>
          <w:rtl w:val="0"/>
        </w:rPr>
        <w:t xml:space="preserve">: Code, Detail Description, Customer Type, Status, Start Date From, Last Date to.</w:t>
      </w:r>
    </w:p>
    <w:p w:rsidR="00000000" w:rsidDel="00000000" w:rsidP="00000000" w:rsidRDefault="00000000" w:rsidRPr="00000000" w14:paraId="00000DCD">
      <w:pPr>
        <w:spacing w:after="60" w:lineRule="auto"/>
        <w:ind w:left="440" w:hanging="220"/>
        <w:rPr>
          <w:ins w:author="姚佳宇" w:id="2" w:date="2026-09-04T06:10:24Z"/>
          <w:rPrChange w:author="姚佳宇" w:id="3" w:date="2026-09-04T06:10:24Z">
            <w:rPr/>
          </w:rPrChange>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Button in search section: Clear, Search, New</w:t>
      </w:r>
      <w:ins w:author="姚佳宇" w:id="2" w:date="2026-09-04T06:10:24Z">
        <w:r w:rsidDel="00000000" w:rsidR="00000000" w:rsidRPr="00000000">
          <w:rPr>
            <w:rtl w:val="0"/>
          </w:rPr>
          <w:t xml:space="preserve">, Add</w:t>
        </w:r>
        <w:r w:rsidDel="00000000" w:rsidR="00000000" w:rsidRPr="00000000">
          <w:rPr>
            <w:rtl w:val="0"/>
            <w:rPrChange w:author="姚佳宇" w:id="3" w:date="2026-09-04T06:10:24Z">
              <w:rPr/>
            </w:rPrChange>
          </w:rPr>
          <w:t xml:space="preserve"> Code Type</w:t>
        </w:r>
      </w:ins>
    </w:p>
    <w:p w:rsidR="00000000" w:rsidDel="00000000" w:rsidP="00000000" w:rsidRDefault="00000000" w:rsidRPr="00000000" w14:paraId="00000DCE">
      <w:pPr>
        <w:spacing w:after="60" w:lineRule="auto"/>
        <w:ind w:left="440" w:hanging="220"/>
        <w:rPr/>
      </w:pPr>
      <w:r w:rsidDel="00000000" w:rsidR="00000000" w:rsidRPr="00000000">
        <w:rPr>
          <w:rtl w:val="0"/>
        </w:rPr>
      </w:r>
    </w:p>
    <w:p w:rsidR="00000000" w:rsidDel="00000000" w:rsidP="00000000" w:rsidRDefault="00000000" w:rsidRPr="00000000" w14:paraId="00000DCF">
      <w:pPr>
        <w:spacing w:after="60" w:before="60" w:lineRule="auto"/>
        <w:jc w:val="center"/>
        <w:rPr/>
      </w:pPr>
      <w:commentRangeStart w:id="40"/>
      <w:r w:rsidDel="00000000" w:rsidR="00000000" w:rsidRPr="00000000">
        <w:rPr/>
        <w:drawing>
          <wp:inline distB="114300" distT="114300" distL="114300" distR="114300">
            <wp:extent cx="5727700" cy="1587500"/>
            <wp:effectExtent b="0" l="0" r="0" t="0"/>
            <wp:docPr descr="图形用户界面, 文本, 应用程序  AI 生成的内容可能不正确。" id="98" name="image90.jpg"/>
            <a:graphic>
              <a:graphicData uri="http://schemas.openxmlformats.org/drawingml/2006/picture">
                <pic:pic>
                  <pic:nvPicPr>
                    <pic:cNvPr descr="图形用户界面, 文本, 应用程序  AI 生成的内容可能不正确。" id="0" name="image90.jpg"/>
                    <pic:cNvPicPr preferRelativeResize="0"/>
                  </pic:nvPicPr>
                  <pic:blipFill>
                    <a:blip r:embed="rId111"/>
                    <a:srcRect b="0" l="0" r="0" t="0"/>
                    <a:stretch>
                      <a:fillRect/>
                    </a:stretch>
                  </pic:blipFill>
                  <pic:spPr>
                    <a:xfrm>
                      <a:off x="0" y="0"/>
                      <a:ext cx="5727700" cy="1587500"/>
                    </a:xfrm>
                    <a:prstGeom prst="rect"/>
                    <a:ln/>
                  </pic:spPr>
                </pic:pic>
              </a:graphicData>
            </a:graphic>
          </wp:inline>
        </w:drawing>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DD0">
      <w:pPr>
        <w:spacing w:after="60" w:before="60" w:lineRule="auto"/>
        <w:jc w:val="center"/>
        <w:rPr/>
      </w:pPr>
      <w:r w:rsidDel="00000000" w:rsidR="00000000" w:rsidRPr="00000000">
        <w:rPr/>
        <w:drawing>
          <wp:inline distB="114300" distT="114300" distL="114300" distR="114300">
            <wp:extent cx="5740400" cy="2616200"/>
            <wp:effectExtent b="0" l="0" r="0" t="0"/>
            <wp:docPr descr="电脑萤幕的截图  AI 生成的内容可能不正确。" id="78" name="image72.jpg"/>
            <a:graphic>
              <a:graphicData uri="http://schemas.openxmlformats.org/drawingml/2006/picture">
                <pic:pic>
                  <pic:nvPicPr>
                    <pic:cNvPr descr="电脑萤幕的截图  AI 生成的内容可能不正确。" id="0" name="image72.jpg"/>
                    <pic:cNvPicPr preferRelativeResize="0"/>
                  </pic:nvPicPr>
                  <pic:blipFill>
                    <a:blip r:embed="rId112"/>
                    <a:srcRect b="0" l="0" r="0" t="0"/>
                    <a:stretch>
                      <a:fillRect/>
                    </a:stretch>
                  </pic:blipFill>
                  <pic:spPr>
                    <a:xfrm>
                      <a:off x="0" y="0"/>
                      <a:ext cx="5740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DD1">
      <w:pPr>
        <w:spacing w:after="60" w:before="60" w:lineRule="auto"/>
        <w:ind w:left="440" w:hanging="22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Edit and Delete</w:t>
      </w:r>
    </w:p>
    <w:p w:rsidR="00000000" w:rsidDel="00000000" w:rsidP="00000000" w:rsidRDefault="00000000" w:rsidRPr="00000000" w14:paraId="00000DD2">
      <w:pPr>
        <w:spacing w:after="60" w:before="60" w:lineRule="auto"/>
        <w:ind w:left="440" w:hanging="22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Field description</w:t>
      </w:r>
    </w:p>
    <w:tbl>
      <w:tblPr>
        <w:tblStyle w:val="Table3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155"/>
        <w:gridCol w:w="1695"/>
        <w:gridCol w:w="975"/>
        <w:gridCol w:w="3585"/>
        <w:tblGridChange w:id="0">
          <w:tblGrid>
            <w:gridCol w:w="1395"/>
            <w:gridCol w:w="1155"/>
            <w:gridCol w:w="1695"/>
            <w:gridCol w:w="975"/>
            <w:gridCol w:w="358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D3">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D4">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D5">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D6">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DD7">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after="0" w:lineRule="auto"/>
              <w:ind w:left="0"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9">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after="0" w:lineRule="auto"/>
              <w:ind w:left="0"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0" w:lineRule="auto"/>
              <w:ind w:left="0"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0" w:lineRule="auto"/>
              <w:ind w:left="0" w:firstLine="0"/>
              <w:rPr>
                <w:sz w:val="20"/>
                <w:szCs w:val="20"/>
              </w:rPr>
            </w:pPr>
            <w:r w:rsidDel="00000000" w:rsidR="00000000" w:rsidRPr="00000000">
              <w:rPr>
                <w:sz w:val="20"/>
                <w:szCs w:val="20"/>
                <w:rtl w:val="0"/>
              </w:rPr>
              <w:t xml:space="preserve">The date the Common Code will expire.</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after="0" w:lineRule="auto"/>
              <w:ind w:left="0" w:firstLine="0"/>
              <w:rPr>
                <w:sz w:val="20"/>
                <w:szCs w:val="20"/>
              </w:rPr>
            </w:pPr>
            <w:r w:rsidDel="00000000" w:rsidR="00000000" w:rsidRPr="00000000">
              <w:rPr>
                <w:sz w:val="20"/>
                <w:szCs w:val="20"/>
                <w:rtl w:val="0"/>
              </w:rPr>
              <w:t xml:space="preserve">Customer Type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0" w:lineRule="auto"/>
              <w:ind w:left="0" w:firstLine="0"/>
              <w:rPr>
                <w:sz w:val="20"/>
                <w:szCs w:val="20"/>
              </w:rPr>
            </w:pPr>
            <w:r w:rsidDel="00000000" w:rsidR="00000000" w:rsidRPr="00000000">
              <w:rPr>
                <w:sz w:val="20"/>
                <w:szCs w:val="20"/>
                <w:rtl w:val="0"/>
              </w:rPr>
              <w:t xml:space="preserve">Drop Down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0" w:lineRule="auto"/>
              <w:ind w:left="0" w:firstLine="0"/>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spacing w:after="0" w:lineRule="auto"/>
              <w:ind w:left="0" w:firstLine="0"/>
              <w:rPr>
                <w:sz w:val="20"/>
                <w:szCs w:val="20"/>
              </w:rPr>
            </w:pPr>
            <w:r w:rsidDel="00000000" w:rsidR="00000000" w:rsidRPr="00000000">
              <w:rPr>
                <w:sz w:val="20"/>
                <w:szCs w:val="20"/>
                <w:rtl w:val="0"/>
              </w:rPr>
              <w:t xml:space="preserve">SOURCE: COMMON_CODE.ID_TYPE</w:t>
            </w:r>
          </w:p>
        </w:tc>
      </w:tr>
      <w:tr>
        <w:trPr>
          <w:cantSplit w:val="0"/>
          <w:trHeight w:val="133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after="0" w:lineRule="auto"/>
              <w:ind w:left="0"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0" w:lineRule="auto"/>
              <w:ind w:left="0" w:firstLine="0"/>
              <w:rPr>
                <w:sz w:val="20"/>
                <w:szCs w:val="20"/>
              </w:rPr>
            </w:pPr>
            <w:r w:rsidDel="00000000" w:rsidR="00000000" w:rsidRPr="00000000">
              <w:rPr>
                <w:sz w:val="20"/>
                <w:szCs w:val="20"/>
                <w:rtl w:val="0"/>
              </w:rPr>
              <w:t xml:space="preserve">VARCHAR2(10)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0" w:lineRule="auto"/>
              <w:ind w:left="0" w:firstLine="0"/>
              <w:rPr>
                <w:sz w:val="20"/>
                <w:szCs w:val="20"/>
              </w:rPr>
            </w:pPr>
            <w:r w:rsidDel="00000000" w:rsidR="00000000" w:rsidRPr="00000000">
              <w:rPr>
                <w:sz w:val="20"/>
                <w:szCs w:val="20"/>
                <w:rtl w:val="0"/>
              </w:rPr>
              <w:t xml:space="preserve">Primary Key Code for the Configuration. This field is required to be the exact Teller ID which the receiving interface is expecting.</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after="0" w:lineRule="auto"/>
              <w:ind w:left="0"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0" w:lineRule="auto"/>
              <w:ind w:left="0" w:firstLine="0"/>
              <w:rPr>
                <w:sz w:val="20"/>
                <w:szCs w:val="20"/>
              </w:rPr>
            </w:pPr>
            <w:r w:rsidDel="00000000" w:rsidR="00000000" w:rsidRPr="00000000">
              <w:rPr>
                <w:sz w:val="20"/>
                <w:szCs w:val="20"/>
                <w:rtl w:val="0"/>
              </w:rPr>
              <w:t xml:space="preserve">VARCHAR2(50)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0">
            <w:pPr>
              <w:spacing w:after="0" w:lineRule="auto"/>
              <w:ind w:left="0" w:firstLine="0"/>
              <w:rPr>
                <w:sz w:val="20"/>
                <w:szCs w:val="20"/>
              </w:rPr>
            </w:pPr>
            <w:r w:rsidDel="00000000" w:rsidR="00000000" w:rsidRPr="00000000">
              <w:rPr>
                <w:sz w:val="20"/>
                <w:szCs w:val="20"/>
                <w:rtl w:val="0"/>
              </w:rPr>
              <w:t xml:space="preserve">Description to display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after="0" w:lineRule="auto"/>
              <w:ind w:left="0" w:firstLine="0"/>
              <w:rPr>
                <w:sz w:val="20"/>
                <w:szCs w:val="20"/>
              </w:rPr>
            </w:pPr>
            <w:r w:rsidDel="00000000" w:rsidR="00000000" w:rsidRPr="00000000">
              <w:rPr>
                <w:sz w:val="20"/>
                <w:szCs w:val="20"/>
                <w:rtl w:val="0"/>
              </w:rPr>
              <w:t xml:space="preserve">FIS</w:t>
              <w:br w:type="textWrapping"/>
              <w:t xml:space="preserve">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3">
            <w:pPr>
              <w:spacing w:after="0" w:lineRule="auto"/>
              <w:ind w:left="0" w:firstLine="0"/>
              <w:rPr>
                <w:sz w:val="20"/>
                <w:szCs w:val="20"/>
              </w:rPr>
            </w:pPr>
            <w:r w:rsidDel="00000000" w:rsidR="00000000" w:rsidRPr="00000000">
              <w:rPr>
                <w:sz w:val="20"/>
                <w:szCs w:val="20"/>
                <w:rtl w:val="0"/>
              </w:rPr>
              <w:t xml:space="preserve">VARCHAR2(50)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0" w:lineRule="auto"/>
              <w:ind w:left="0" w:firstLine="0"/>
              <w:rPr>
                <w:sz w:val="20"/>
                <w:szCs w:val="20"/>
              </w:rPr>
            </w:pPr>
            <w:r w:rsidDel="00000000" w:rsidR="00000000" w:rsidRPr="00000000">
              <w:rPr>
                <w:sz w:val="20"/>
                <w:szCs w:val="20"/>
                <w:rtl w:val="0"/>
              </w:rPr>
              <w:t xml:space="preserve">Input the desired FIS Business Code Drop Down Description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0" w:lineRule="auto"/>
              <w:ind w:left="0" w:firstLine="0"/>
              <w:rPr>
                <w:sz w:val="20"/>
                <w:szCs w:val="20"/>
              </w:rPr>
            </w:pPr>
            <w:r w:rsidDel="00000000" w:rsidR="00000000" w:rsidRPr="00000000">
              <w:rPr>
                <w:sz w:val="20"/>
                <w:szCs w:val="20"/>
                <w:rtl w:val="0"/>
              </w:rPr>
              <w:t xml:space="preserve">FIS</w:t>
              <w:br w:type="textWrapping"/>
              <w:t xml:space="preserve"> 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0" w:lineRule="auto"/>
              <w:ind w:left="0" w:firstLine="0"/>
              <w:rPr>
                <w:sz w:val="20"/>
                <w:szCs w:val="20"/>
              </w:rPr>
            </w:pPr>
            <w:r w:rsidDel="00000000" w:rsidR="00000000" w:rsidRPr="00000000">
              <w:rPr>
                <w:sz w:val="20"/>
                <w:szCs w:val="20"/>
                <w:rtl w:val="0"/>
              </w:rPr>
              <w:t xml:space="preserve">VARCAHR2(1)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after="0" w:lineRule="auto"/>
              <w:ind w:left="0" w:firstLine="0"/>
              <w:rPr>
                <w:sz w:val="20"/>
                <w:szCs w:val="20"/>
              </w:rPr>
            </w:pPr>
            <w:r w:rsidDel="00000000" w:rsidR="00000000" w:rsidRPr="00000000">
              <w:rPr>
                <w:sz w:val="20"/>
                <w:szCs w:val="20"/>
                <w:rtl w:val="0"/>
              </w:rPr>
              <w:t xml:space="preserve">FIS Business Code to be sent to FIS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0" w:lineRule="auto"/>
              <w:ind w:left="0"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after="0" w:lineRule="auto"/>
              <w:ind w:left="0"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after="0" w:lineRule="auto"/>
              <w:ind w:left="0" w:firstLine="0"/>
              <w:rPr>
                <w:sz w:val="20"/>
                <w:szCs w:val="20"/>
              </w:rPr>
            </w:pPr>
            <w:r w:rsidDel="00000000" w:rsidR="00000000" w:rsidRPr="00000000">
              <w:rPr>
                <w:sz w:val="20"/>
                <w:szCs w:val="20"/>
                <w:rtl w:val="0"/>
              </w:rPr>
              <w:t xml:space="preserve">VARCAHR2(1)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0" w:lineRule="auto"/>
              <w:ind w:left="0" w:firstLine="0"/>
              <w:rPr>
                <w:sz w:val="20"/>
                <w:szCs w:val="20"/>
              </w:rPr>
            </w:pPr>
            <w:r w:rsidDel="00000000" w:rsidR="00000000" w:rsidRPr="00000000">
              <w:rPr>
                <w:sz w:val="20"/>
                <w:szCs w:val="20"/>
                <w:rtl w:val="0"/>
              </w:rPr>
              <w:t xml:space="preserve">Status of the Common Code</w:t>
            </w:r>
          </w:p>
        </w:tc>
      </w:tr>
      <w:tr>
        <w:trPr>
          <w:cantSplit w:val="0"/>
          <w:trHeight w:val="159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0" w:lineRule="auto"/>
              <w:ind w:left="0"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0" w:lineRule="auto"/>
              <w:ind w:left="0" w:firstLine="0"/>
              <w:rPr>
                <w:sz w:val="20"/>
                <w:szCs w:val="20"/>
              </w:rPr>
            </w:pPr>
            <w:r w:rsidDel="00000000" w:rsidR="00000000" w:rsidRPr="00000000">
              <w:rPr>
                <w:sz w:val="20"/>
                <w:szCs w:val="20"/>
                <w:rtl w:val="0"/>
              </w:rPr>
              <w:t xml:space="preserve">NUMBERS(10)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0" w:lineRule="auto"/>
              <w:ind w:left="0"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bl>
    <w:p w:rsidR="00000000" w:rsidDel="00000000" w:rsidP="00000000" w:rsidRDefault="00000000" w:rsidRPr="00000000" w14:paraId="00000E05">
      <w:pPr>
        <w:spacing w:after="60" w:before="60" w:lineRule="auto"/>
        <w:jc w:val="center"/>
        <w:rPr/>
      </w:pPr>
      <w:r w:rsidDel="00000000" w:rsidR="00000000" w:rsidRPr="00000000">
        <w:rPr>
          <w:rtl w:val="0"/>
        </w:rPr>
        <w:t xml:space="preserve"> </w:t>
      </w:r>
    </w:p>
    <w:tbl>
      <w:tblPr>
        <w:tblStyle w:val="Table3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090"/>
        <w:gridCol w:w="2850"/>
        <w:tblGridChange w:id="0">
          <w:tblGrid>
            <w:gridCol w:w="2880"/>
            <w:gridCol w:w="3090"/>
            <w:gridCol w:w="2850"/>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06">
            <w:pPr>
              <w:spacing w:after="0" w:lineRule="auto"/>
              <w:ind w:left="141.73228346456688" w:firstLine="0"/>
              <w:jc w:val="center"/>
              <w:rPr>
                <w:b w:val="1"/>
                <w:bCs w:val="1"/>
                <w:sz w:val="20"/>
                <w:szCs w:val="20"/>
              </w:rPr>
            </w:pPr>
            <w:r w:rsidDel="00000000" w:rsidR="00000000" w:rsidRPr="00000000">
              <w:rPr>
                <w:b w:val="1"/>
                <w:bCs w:val="1"/>
                <w:sz w:val="20"/>
                <w:szCs w:val="20"/>
                <w:rtl w:val="0"/>
              </w:rPr>
              <w:t xml:space="preserve">ID Type – CrediOS</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07">
            <w:pPr>
              <w:spacing w:after="0" w:lineRule="auto"/>
              <w:ind w:left="141.73228346456688" w:firstLine="0"/>
              <w:jc w:val="center"/>
              <w:rPr>
                <w:b w:val="1"/>
                <w:bCs w:val="1"/>
                <w:sz w:val="20"/>
                <w:szCs w:val="20"/>
              </w:rPr>
            </w:pPr>
            <w:r w:rsidDel="00000000" w:rsidR="00000000" w:rsidRPr="00000000">
              <w:rPr>
                <w:b w:val="1"/>
                <w:bCs w:val="1"/>
                <w:sz w:val="20"/>
                <w:szCs w:val="20"/>
                <w:rtl w:val="0"/>
              </w:rPr>
              <w:t xml:space="preserve">FIS Mapping</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08">
            <w:pPr>
              <w:spacing w:after="0" w:lineRule="auto"/>
              <w:ind w:left="141.73228346456688" w:firstLine="0"/>
              <w:jc w:val="center"/>
              <w:rPr>
                <w:b w:val="1"/>
                <w:bCs w:val="1"/>
                <w:sz w:val="20"/>
                <w:szCs w:val="20"/>
              </w:rPr>
            </w:pPr>
            <w:r w:rsidDel="00000000" w:rsidR="00000000" w:rsidRPr="00000000">
              <w:rPr>
                <w:b w:val="1"/>
                <w:bCs w:val="1"/>
                <w:sz w:val="20"/>
                <w:szCs w:val="20"/>
                <w:rtl w:val="0"/>
              </w:rPr>
              <w:t xml:space="preserve">Bahasa Drop Down Display</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9">
            <w:pPr>
              <w:spacing w:after="0" w:lineRule="auto"/>
              <w:ind w:left="141.73228346456688" w:firstLine="0"/>
              <w:rPr>
                <w:sz w:val="20"/>
                <w:szCs w:val="20"/>
              </w:rPr>
            </w:pPr>
            <w:r w:rsidDel="00000000" w:rsidR="00000000" w:rsidRPr="00000000">
              <w:rPr>
                <w:sz w:val="20"/>
                <w:szCs w:val="20"/>
                <w:rtl w:val="0"/>
              </w:rPr>
              <w:t xml:space="preserve">Business Registration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A">
            <w:pPr>
              <w:spacing w:after="0" w:lineRule="auto"/>
              <w:ind w:left="141.73228346456688" w:firstLine="0"/>
              <w:rPr>
                <w:sz w:val="20"/>
                <w:szCs w:val="20"/>
              </w:rPr>
            </w:pPr>
            <w:r w:rsidDel="00000000" w:rsidR="00000000" w:rsidRPr="00000000">
              <w:rPr>
                <w:sz w:val="20"/>
                <w:szCs w:val="20"/>
                <w:rtl w:val="0"/>
              </w:rPr>
              <w:t xml:space="preserve">4 - Business Registration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B">
            <w:pPr>
              <w:spacing w:after="0" w:lineRule="auto"/>
              <w:ind w:left="141.73228346456688" w:firstLine="0"/>
              <w:rPr>
                <w:sz w:val="20"/>
                <w:szCs w:val="20"/>
              </w:rPr>
            </w:pPr>
            <w:r w:rsidDel="00000000" w:rsidR="00000000" w:rsidRPr="00000000">
              <w:rPr>
                <w:sz w:val="20"/>
                <w:szCs w:val="20"/>
                <w:rtl w:val="0"/>
              </w:rPr>
              <w:t xml:space="preserve">4 -SYARIKAT / PERTUBUHAN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C">
            <w:pPr>
              <w:spacing w:after="0" w:lineRule="auto"/>
              <w:ind w:left="141.73228346456688" w:firstLine="0"/>
              <w:rPr>
                <w:sz w:val="20"/>
                <w:szCs w:val="20"/>
              </w:rPr>
            </w:pPr>
            <w:r w:rsidDel="00000000" w:rsidR="00000000" w:rsidRPr="00000000">
              <w:rPr>
                <w:sz w:val="20"/>
                <w:szCs w:val="20"/>
                <w:rtl w:val="0"/>
              </w:rPr>
              <w:t xml:space="preserve">Certificate of Incorporation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D">
            <w:pPr>
              <w:spacing w:after="0" w:lineRule="auto"/>
              <w:ind w:left="141.73228346456688" w:firstLine="0"/>
              <w:rPr>
                <w:sz w:val="20"/>
                <w:szCs w:val="20"/>
              </w:rPr>
            </w:pPr>
            <w:r w:rsidDel="00000000" w:rsidR="00000000" w:rsidRPr="00000000">
              <w:rPr>
                <w:sz w:val="20"/>
                <w:szCs w:val="20"/>
                <w:rtl w:val="0"/>
              </w:rPr>
              <w:t xml:space="preserve">4 - Certificate of Incorporation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after="0" w:lineRule="auto"/>
              <w:ind w:left="141.73228346456688" w:firstLine="0"/>
              <w:rPr>
                <w:sz w:val="20"/>
                <w:szCs w:val="20"/>
              </w:rPr>
            </w:pPr>
            <w:r w:rsidDel="00000000" w:rsidR="00000000" w:rsidRPr="00000000">
              <w:rPr>
                <w:sz w:val="20"/>
                <w:szCs w:val="20"/>
                <w:rtl w:val="0"/>
              </w:rPr>
              <w:t xml:space="preserve">4 -SYARIKAT / PERTUBUHAN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0" w:lineRule="auto"/>
              <w:ind w:left="141.73228346456688" w:firstLine="0"/>
              <w:rPr>
                <w:sz w:val="20"/>
                <w:szCs w:val="20"/>
              </w:rPr>
            </w:pPr>
            <w:r w:rsidDel="00000000" w:rsidR="00000000" w:rsidRPr="00000000">
              <w:rPr>
                <w:sz w:val="20"/>
                <w:szCs w:val="20"/>
                <w:rtl w:val="0"/>
              </w:rPr>
              <w:t xml:space="preserve">Registration Certificate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after="0" w:lineRule="auto"/>
              <w:ind w:left="141.73228346456688" w:firstLine="0"/>
              <w:rPr>
                <w:sz w:val="20"/>
                <w:szCs w:val="20"/>
              </w:rPr>
            </w:pPr>
            <w:r w:rsidDel="00000000" w:rsidR="00000000" w:rsidRPr="00000000">
              <w:rPr>
                <w:sz w:val="20"/>
                <w:szCs w:val="20"/>
                <w:rtl w:val="0"/>
              </w:rPr>
              <w:t xml:space="preserve">4 - Registration Certificate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after="0" w:lineRule="auto"/>
              <w:ind w:left="141.73228346456688" w:firstLine="0"/>
              <w:rPr>
                <w:sz w:val="20"/>
                <w:szCs w:val="20"/>
              </w:rPr>
            </w:pPr>
            <w:r w:rsidDel="00000000" w:rsidR="00000000" w:rsidRPr="00000000">
              <w:rPr>
                <w:sz w:val="20"/>
                <w:szCs w:val="20"/>
                <w:rtl w:val="0"/>
              </w:rPr>
              <w:t xml:space="preserve">4 -SYARIKAT / PERTUBUHAN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after="0" w:lineRule="auto"/>
              <w:ind w:left="141.73228346456688" w:firstLine="0"/>
              <w:rPr>
                <w:sz w:val="20"/>
                <w:szCs w:val="20"/>
              </w:rPr>
            </w:pPr>
            <w:r w:rsidDel="00000000" w:rsidR="00000000" w:rsidRPr="00000000">
              <w:rPr>
                <w:sz w:val="20"/>
                <w:szCs w:val="20"/>
                <w:rtl w:val="0"/>
              </w:rPr>
              <w:t xml:space="preserve">Foreign Business Registration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3">
            <w:pPr>
              <w:spacing w:after="0" w:lineRule="auto"/>
              <w:ind w:left="141.73228346456688" w:firstLine="0"/>
              <w:rPr>
                <w:sz w:val="20"/>
                <w:szCs w:val="20"/>
              </w:rPr>
            </w:pPr>
            <w:r w:rsidDel="00000000" w:rsidR="00000000" w:rsidRPr="00000000">
              <w:rPr>
                <w:sz w:val="20"/>
                <w:szCs w:val="20"/>
                <w:rtl w:val="0"/>
              </w:rPr>
              <w:t xml:space="preserve">4 - Foreign Business Registration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after="0" w:lineRule="auto"/>
              <w:ind w:left="141.73228346456688" w:firstLine="0"/>
              <w:rPr>
                <w:sz w:val="20"/>
                <w:szCs w:val="20"/>
              </w:rPr>
            </w:pPr>
            <w:r w:rsidDel="00000000" w:rsidR="00000000" w:rsidRPr="00000000">
              <w:rPr>
                <w:sz w:val="20"/>
                <w:szCs w:val="20"/>
                <w:rtl w:val="0"/>
              </w:rPr>
              <w:t xml:space="preserve">4 -SYARIKAT / PERTUBUHAN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5">
            <w:pPr>
              <w:spacing w:after="0" w:lineRule="auto"/>
              <w:ind w:left="141.73228346456688" w:firstLine="0"/>
              <w:rPr>
                <w:sz w:val="20"/>
                <w:szCs w:val="20"/>
              </w:rPr>
            </w:pPr>
            <w:r w:rsidDel="00000000" w:rsidR="00000000" w:rsidRPr="00000000">
              <w:rPr>
                <w:sz w:val="20"/>
                <w:szCs w:val="20"/>
                <w:rtl w:val="0"/>
              </w:rPr>
              <w:t xml:space="preserve">Government And Its Agencies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6">
            <w:pPr>
              <w:spacing w:after="0" w:lineRule="auto"/>
              <w:ind w:left="141.73228346456688" w:firstLine="0"/>
              <w:rPr>
                <w:sz w:val="20"/>
                <w:szCs w:val="20"/>
              </w:rPr>
            </w:pPr>
            <w:r w:rsidDel="00000000" w:rsidR="00000000" w:rsidRPr="00000000">
              <w:rPr>
                <w:sz w:val="20"/>
                <w:szCs w:val="20"/>
                <w:rtl w:val="0"/>
              </w:rPr>
              <w:t xml:space="preserve">5 - Government And It's Agencies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7">
            <w:pPr>
              <w:spacing w:after="0" w:lineRule="auto"/>
              <w:ind w:left="141.73228346456688" w:firstLine="0"/>
              <w:rPr>
                <w:sz w:val="20"/>
                <w:szCs w:val="20"/>
              </w:rPr>
            </w:pPr>
            <w:r w:rsidDel="00000000" w:rsidR="00000000" w:rsidRPr="00000000">
              <w:rPr>
                <w:sz w:val="20"/>
                <w:szCs w:val="20"/>
                <w:rtl w:val="0"/>
              </w:rPr>
              <w:t xml:space="preserve">5 -KERAJAAN / BADAN BERKANUN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spacing w:after="0" w:lineRule="auto"/>
              <w:ind w:left="141.73228346456688" w:firstLine="0"/>
              <w:rPr>
                <w:sz w:val="20"/>
                <w:szCs w:val="20"/>
              </w:rPr>
            </w:pPr>
            <w:r w:rsidDel="00000000" w:rsidR="00000000" w:rsidRPr="00000000">
              <w:rPr>
                <w:sz w:val="20"/>
                <w:szCs w:val="20"/>
                <w:rtl w:val="0"/>
              </w:rPr>
              <w:t xml:space="preserve">Identity Card - Blue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spacing w:after="0" w:lineRule="auto"/>
              <w:ind w:left="141.73228346456688" w:firstLine="0"/>
              <w:rPr>
                <w:sz w:val="20"/>
                <w:szCs w:val="20"/>
              </w:rPr>
            </w:pPr>
            <w:r w:rsidDel="00000000" w:rsidR="00000000" w:rsidRPr="00000000">
              <w:rPr>
                <w:sz w:val="20"/>
                <w:szCs w:val="20"/>
                <w:rtl w:val="0"/>
              </w:rPr>
              <w:t xml:space="preserve">1 - Identity Card Blue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after="0" w:lineRule="auto"/>
              <w:ind w:left="141.73228346456688" w:firstLine="0"/>
              <w:rPr>
                <w:sz w:val="20"/>
                <w:szCs w:val="20"/>
              </w:rPr>
            </w:pPr>
            <w:r w:rsidDel="00000000" w:rsidR="00000000" w:rsidRPr="00000000">
              <w:rPr>
                <w:sz w:val="20"/>
                <w:szCs w:val="20"/>
                <w:rtl w:val="0"/>
              </w:rPr>
              <w:t xml:space="preserve">1 -ORANG AWAM MALAYSIA</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B">
            <w:pPr>
              <w:spacing w:after="0" w:lineRule="auto"/>
              <w:ind w:left="141.73228346456688" w:firstLine="0"/>
              <w:rPr>
                <w:sz w:val="20"/>
                <w:szCs w:val="20"/>
              </w:rPr>
            </w:pPr>
            <w:r w:rsidDel="00000000" w:rsidR="00000000" w:rsidRPr="00000000">
              <w:rPr>
                <w:sz w:val="20"/>
                <w:szCs w:val="20"/>
                <w:rtl w:val="0"/>
              </w:rPr>
              <w:t xml:space="preserve">Identity Card - Red</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C">
            <w:pPr>
              <w:spacing w:after="0" w:lineRule="auto"/>
              <w:ind w:left="141.73228346456688" w:firstLine="0"/>
              <w:rPr>
                <w:sz w:val="20"/>
                <w:szCs w:val="20"/>
              </w:rPr>
            </w:pPr>
            <w:r w:rsidDel="00000000" w:rsidR="00000000" w:rsidRPr="00000000">
              <w:rPr>
                <w:sz w:val="20"/>
                <w:szCs w:val="20"/>
                <w:rtl w:val="0"/>
              </w:rPr>
              <w:t xml:space="preserve">0 - Identity Card Red</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D">
            <w:pPr>
              <w:spacing w:after="0" w:lineRule="auto"/>
              <w:ind w:left="141.73228346456688" w:firstLine="0"/>
              <w:rPr>
                <w:sz w:val="20"/>
                <w:szCs w:val="20"/>
              </w:rPr>
            </w:pPr>
            <w:r w:rsidDel="00000000" w:rsidR="00000000" w:rsidRPr="00000000">
              <w:rPr>
                <w:sz w:val="20"/>
                <w:szCs w:val="20"/>
                <w:rtl w:val="0"/>
              </w:rPr>
              <w:t xml:space="preserve">0 -PENDUDUK TETAP</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spacing w:after="0" w:lineRule="auto"/>
              <w:ind w:left="141.73228346456688" w:firstLine="0"/>
              <w:rPr>
                <w:sz w:val="20"/>
                <w:szCs w:val="20"/>
              </w:rPr>
            </w:pPr>
            <w:r w:rsidDel="00000000" w:rsidR="00000000" w:rsidRPr="00000000">
              <w:rPr>
                <w:sz w:val="20"/>
                <w:szCs w:val="20"/>
                <w:rtl w:val="0"/>
              </w:rPr>
              <w:t xml:space="preserve">Identity Card - Green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F">
            <w:pPr>
              <w:spacing w:after="0" w:lineRule="auto"/>
              <w:ind w:left="141.73228346456688" w:firstLine="0"/>
              <w:rPr>
                <w:sz w:val="20"/>
                <w:szCs w:val="20"/>
              </w:rPr>
            </w:pPr>
            <w:r w:rsidDel="00000000" w:rsidR="00000000" w:rsidRPr="00000000">
              <w:rPr>
                <w:sz w:val="20"/>
                <w:szCs w:val="20"/>
                <w:rtl w:val="0"/>
              </w:rPr>
              <w:t xml:space="preserve">0 - Identity Card Green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0">
            <w:pPr>
              <w:spacing w:after="0" w:lineRule="auto"/>
              <w:ind w:left="141.73228346456688" w:firstLine="0"/>
              <w:rPr>
                <w:sz w:val="20"/>
                <w:szCs w:val="20"/>
              </w:rPr>
            </w:pPr>
            <w:r w:rsidDel="00000000" w:rsidR="00000000" w:rsidRPr="00000000">
              <w:rPr>
                <w:sz w:val="20"/>
                <w:szCs w:val="20"/>
                <w:rtl w:val="0"/>
              </w:rPr>
              <w:t xml:space="preserve">0 -PENDUDUK TETAP</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1">
            <w:pPr>
              <w:spacing w:after="0" w:lineRule="auto"/>
              <w:ind w:left="141.73228346456688" w:firstLine="0"/>
              <w:rPr>
                <w:sz w:val="20"/>
                <w:szCs w:val="20"/>
              </w:rPr>
            </w:pPr>
            <w:r w:rsidDel="00000000" w:rsidR="00000000" w:rsidRPr="00000000">
              <w:rPr>
                <w:sz w:val="20"/>
                <w:szCs w:val="20"/>
                <w:rtl w:val="0"/>
              </w:rPr>
              <w:t xml:space="preserve">Identity Card - Police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after="0" w:lineRule="auto"/>
              <w:ind w:left="141.73228346456688" w:firstLine="0"/>
              <w:rPr>
                <w:sz w:val="20"/>
                <w:szCs w:val="20"/>
              </w:rPr>
            </w:pPr>
            <w:r w:rsidDel="00000000" w:rsidR="00000000" w:rsidRPr="00000000">
              <w:rPr>
                <w:sz w:val="20"/>
                <w:szCs w:val="20"/>
                <w:rtl w:val="0"/>
              </w:rPr>
              <w:t xml:space="preserve">1 - Identity Card Police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spacing w:after="0" w:lineRule="auto"/>
              <w:ind w:left="141.73228346456688" w:firstLine="0"/>
              <w:rPr>
                <w:sz w:val="20"/>
                <w:szCs w:val="20"/>
              </w:rPr>
            </w:pPr>
            <w:r w:rsidDel="00000000" w:rsidR="00000000" w:rsidRPr="00000000">
              <w:rPr>
                <w:sz w:val="20"/>
                <w:szCs w:val="20"/>
                <w:rtl w:val="0"/>
              </w:rPr>
              <w:t xml:space="preserve">1 -ORANG AWAM MALAYSIA</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4">
            <w:pPr>
              <w:spacing w:after="0" w:lineRule="auto"/>
              <w:ind w:left="141.73228346456688" w:firstLine="0"/>
              <w:rPr>
                <w:sz w:val="20"/>
                <w:szCs w:val="20"/>
              </w:rPr>
            </w:pPr>
            <w:r w:rsidDel="00000000" w:rsidR="00000000" w:rsidRPr="00000000">
              <w:rPr>
                <w:sz w:val="20"/>
                <w:szCs w:val="20"/>
                <w:rtl w:val="0"/>
              </w:rPr>
              <w:t xml:space="preserve">Identity card - Tentera (Armed Forces)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5">
            <w:pPr>
              <w:spacing w:after="0" w:lineRule="auto"/>
              <w:ind w:left="141.73228346456688" w:firstLine="0"/>
              <w:rPr>
                <w:sz w:val="20"/>
                <w:szCs w:val="20"/>
              </w:rPr>
            </w:pPr>
            <w:r w:rsidDel="00000000" w:rsidR="00000000" w:rsidRPr="00000000">
              <w:rPr>
                <w:sz w:val="20"/>
                <w:szCs w:val="20"/>
                <w:rtl w:val="0"/>
              </w:rPr>
              <w:t xml:space="preserve">1 - Identity Card - Tentera (Armed Forces)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6">
            <w:pPr>
              <w:spacing w:after="0" w:lineRule="auto"/>
              <w:ind w:left="141.73228346456688" w:firstLine="0"/>
              <w:rPr>
                <w:sz w:val="20"/>
                <w:szCs w:val="20"/>
              </w:rPr>
            </w:pPr>
            <w:r w:rsidDel="00000000" w:rsidR="00000000" w:rsidRPr="00000000">
              <w:rPr>
                <w:sz w:val="20"/>
                <w:szCs w:val="20"/>
                <w:rtl w:val="0"/>
              </w:rPr>
              <w:t xml:space="preserve">1 -ORANG AWAM MALAYSIA</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7">
            <w:pPr>
              <w:spacing w:after="0" w:lineRule="auto"/>
              <w:ind w:left="141.73228346456688" w:firstLine="0"/>
              <w:rPr>
                <w:sz w:val="20"/>
                <w:szCs w:val="20"/>
              </w:rPr>
            </w:pPr>
            <w:r w:rsidDel="00000000" w:rsidR="00000000" w:rsidRPr="00000000">
              <w:rPr>
                <w:sz w:val="20"/>
                <w:szCs w:val="20"/>
                <w:rtl w:val="0"/>
              </w:rPr>
              <w:t xml:space="preserve">Passport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8">
            <w:pPr>
              <w:spacing w:after="0" w:lineRule="auto"/>
              <w:ind w:left="141.73228346456688" w:firstLine="0"/>
              <w:rPr>
                <w:sz w:val="20"/>
                <w:szCs w:val="20"/>
              </w:rPr>
            </w:pPr>
            <w:r w:rsidDel="00000000" w:rsidR="00000000" w:rsidRPr="00000000">
              <w:rPr>
                <w:sz w:val="20"/>
                <w:szCs w:val="20"/>
                <w:rtl w:val="0"/>
              </w:rPr>
              <w:t xml:space="preserve">9 - Passport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0" w:lineRule="auto"/>
              <w:ind w:left="141.73228346456688" w:firstLine="0"/>
              <w:rPr>
                <w:sz w:val="20"/>
                <w:szCs w:val="20"/>
              </w:rPr>
            </w:pPr>
            <w:r w:rsidDel="00000000" w:rsidR="00000000" w:rsidRPr="00000000">
              <w:rPr>
                <w:sz w:val="20"/>
                <w:szCs w:val="20"/>
                <w:rtl w:val="0"/>
              </w:rPr>
              <w:t xml:space="preserve">9 -BUKAN WARGANEGARA</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spacing w:after="0" w:lineRule="auto"/>
              <w:ind w:left="141.73228346456688" w:firstLine="0"/>
              <w:rPr>
                <w:sz w:val="20"/>
                <w:szCs w:val="20"/>
              </w:rPr>
            </w:pPr>
            <w:r w:rsidDel="00000000" w:rsidR="00000000" w:rsidRPr="00000000">
              <w:rPr>
                <w:sz w:val="20"/>
                <w:szCs w:val="20"/>
                <w:rtl w:val="0"/>
              </w:rPr>
              <w:t xml:space="preserve">Identity Card - Foreign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0" w:lineRule="auto"/>
              <w:ind w:left="141.73228346456688" w:firstLine="0"/>
              <w:rPr>
                <w:sz w:val="20"/>
                <w:szCs w:val="20"/>
              </w:rPr>
            </w:pPr>
            <w:r w:rsidDel="00000000" w:rsidR="00000000" w:rsidRPr="00000000">
              <w:rPr>
                <w:sz w:val="20"/>
                <w:szCs w:val="20"/>
                <w:rtl w:val="0"/>
              </w:rPr>
              <w:t xml:space="preserve">9 - Identity Card Foreign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0" w:lineRule="auto"/>
              <w:ind w:left="141.73228346456688" w:firstLine="0"/>
              <w:rPr>
                <w:sz w:val="20"/>
                <w:szCs w:val="20"/>
              </w:rPr>
            </w:pPr>
            <w:r w:rsidDel="00000000" w:rsidR="00000000" w:rsidRPr="00000000">
              <w:rPr>
                <w:sz w:val="20"/>
                <w:szCs w:val="20"/>
                <w:rtl w:val="0"/>
              </w:rPr>
              <w:t xml:space="preserve">9 -BUKAN WARGANEGARA</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D">
            <w:pPr>
              <w:spacing w:after="0" w:lineRule="auto"/>
              <w:ind w:left="141.73228346456688" w:firstLine="0"/>
              <w:rPr>
                <w:sz w:val="20"/>
                <w:szCs w:val="20"/>
              </w:rPr>
            </w:pPr>
            <w:r w:rsidDel="00000000" w:rsidR="00000000" w:rsidRPr="00000000">
              <w:rPr>
                <w:sz w:val="20"/>
                <w:szCs w:val="20"/>
                <w:rtl w:val="0"/>
              </w:rPr>
              <w:t xml:space="preserve">Identity Card - Brown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after="0" w:lineRule="auto"/>
              <w:ind w:left="141.73228346456688" w:firstLine="0"/>
              <w:rPr>
                <w:sz w:val="20"/>
                <w:szCs w:val="20"/>
              </w:rPr>
            </w:pPr>
            <w:r w:rsidDel="00000000" w:rsidR="00000000" w:rsidRPr="00000000">
              <w:rPr>
                <w:sz w:val="20"/>
                <w:szCs w:val="20"/>
                <w:rtl w:val="0"/>
              </w:rPr>
              <w:t xml:space="preserve">1 - Identity Card Brown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F">
            <w:pPr>
              <w:spacing w:after="0" w:lineRule="auto"/>
              <w:ind w:left="141.73228346456688" w:firstLine="0"/>
              <w:rPr>
                <w:sz w:val="20"/>
                <w:szCs w:val="20"/>
              </w:rPr>
            </w:pPr>
            <w:r w:rsidDel="00000000" w:rsidR="00000000" w:rsidRPr="00000000">
              <w:rPr>
                <w:sz w:val="20"/>
                <w:szCs w:val="20"/>
                <w:rtl w:val="0"/>
              </w:rPr>
              <w:t xml:space="preserve">1 -ORANG AWAM MALAYSIA</w:t>
            </w:r>
          </w:p>
        </w:tc>
      </w:tr>
    </w:tbl>
    <w:p w:rsidR="00000000" w:rsidDel="00000000" w:rsidP="00000000" w:rsidRDefault="00000000" w:rsidRPr="00000000" w14:paraId="00000E30">
      <w:pPr>
        <w:spacing w:after="60" w:before="60" w:lineRule="auto"/>
        <w:rPr/>
      </w:pPr>
      <w:r w:rsidDel="00000000" w:rsidR="00000000" w:rsidRPr="00000000">
        <w:rPr>
          <w:rtl w:val="0"/>
        </w:rPr>
        <w:t xml:space="preserve">5. Support Maker and Checker</w:t>
      </w:r>
    </w:p>
    <w:p w:rsidR="00000000" w:rsidDel="00000000" w:rsidP="00000000" w:rsidRDefault="00000000" w:rsidRPr="00000000" w14:paraId="00000E31">
      <w:pPr>
        <w:spacing w:after="60" w:before="60" w:lineRule="auto"/>
        <w:jc w:val="center"/>
        <w:rPr/>
      </w:pPr>
      <w:r w:rsidDel="00000000" w:rsidR="00000000" w:rsidRPr="00000000">
        <w:rPr>
          <w:rtl w:val="0"/>
        </w:rPr>
        <w:t xml:space="preserve"> </w:t>
      </w:r>
    </w:p>
    <w:p w:rsidR="00000000" w:rsidDel="00000000" w:rsidP="00000000" w:rsidRDefault="00000000" w:rsidRPr="00000000" w14:paraId="00000E3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imz8m6ptjn9s" w:id="196"/>
      <w:bookmarkEnd w:id="196"/>
      <w:r w:rsidDel="00000000" w:rsidR="00000000" w:rsidRPr="00000000">
        <w:rPr>
          <w:sz w:val="22"/>
          <w:szCs w:val="22"/>
          <w:rtl w:val="0"/>
        </w:rPr>
        <w:t xml:space="preserve">18.4.</w:t>
      </w:r>
      <w:r w:rsidDel="00000000" w:rsidR="00000000" w:rsidRPr="00000000">
        <w:rPr>
          <w:sz w:val="22"/>
          <w:szCs w:val="22"/>
          <w:rtl w:val="0"/>
        </w:rPr>
        <w:t xml:space="preserve">          </w:t>
      </w:r>
      <w:r w:rsidDel="00000000" w:rsidR="00000000" w:rsidRPr="00000000">
        <w:rPr>
          <w:sz w:val="22"/>
          <w:szCs w:val="22"/>
          <w:rtl w:val="0"/>
        </w:rPr>
        <w:t xml:space="preserve">Pay Off Mode Common Code</w:t>
      </w:r>
    </w:p>
    <w:p w:rsidR="00000000" w:rsidDel="00000000" w:rsidP="00000000" w:rsidRDefault="00000000" w:rsidRPr="00000000" w14:paraId="00000E33">
      <w:pPr>
        <w:spacing w:after="60" w:before="60" w:lineRule="auto"/>
        <w:ind w:left="16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Common Code Search</w:t>
      </w:r>
    </w:p>
    <w:p w:rsidR="00000000" w:rsidDel="00000000" w:rsidP="00000000" w:rsidRDefault="00000000" w:rsidRPr="00000000" w14:paraId="00000E34">
      <w:pPr>
        <w:spacing w:after="60" w:before="60" w:lineRule="auto"/>
        <w:rPr/>
      </w:pPr>
      <w:r w:rsidDel="00000000" w:rsidR="00000000" w:rsidRPr="00000000">
        <w:rPr/>
        <w:drawing>
          <wp:inline distB="114300" distT="114300" distL="114300" distR="114300">
            <wp:extent cx="5727700" cy="4254500"/>
            <wp:effectExtent b="0" l="0" r="0" t="0"/>
            <wp:docPr descr="图形用户界面, 应用程序  AI 生成的内容可能不正确。" id="86" name="image79.jpg"/>
            <a:graphic>
              <a:graphicData uri="http://schemas.openxmlformats.org/drawingml/2006/picture">
                <pic:pic>
                  <pic:nvPicPr>
                    <pic:cNvPr descr="图形用户界面, 应用程序  AI 生成的内容可能不正确。" id="0" name="image79.jpg"/>
                    <pic:cNvPicPr preferRelativeResize="0"/>
                  </pic:nvPicPr>
                  <pic:blipFill>
                    <a:blip r:embed="rId113"/>
                    <a:srcRect b="0" l="0" r="0" t="0"/>
                    <a:stretch>
                      <a:fillRect/>
                    </a:stretch>
                  </pic:blipFill>
                  <pic:spPr>
                    <a:xfrm>
                      <a:off x="0" y="0"/>
                      <a:ext cx="57277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E35">
      <w:pPr>
        <w:spacing w:after="60" w:before="60" w:lineRule="auto"/>
        <w:ind w:left="160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Add new Common Code</w:t>
      </w:r>
    </w:p>
    <w:p w:rsidR="00000000" w:rsidDel="00000000" w:rsidP="00000000" w:rsidRDefault="00000000" w:rsidRPr="00000000" w14:paraId="00000E36">
      <w:pPr>
        <w:spacing w:after="60" w:before="60" w:lineRule="auto"/>
        <w:rPr/>
      </w:pPr>
      <w:r w:rsidDel="00000000" w:rsidR="00000000" w:rsidRPr="00000000">
        <w:rPr/>
        <w:drawing>
          <wp:inline distB="114300" distT="114300" distL="114300" distR="114300">
            <wp:extent cx="5740400" cy="3797300"/>
            <wp:effectExtent b="0" l="0" r="0" t="0"/>
            <wp:docPr descr="图形用户界面, 文本, 应用程序, 电子邮件  AI 生成的内容可能不正确。" id="68" name="image63.jpg"/>
            <a:graphic>
              <a:graphicData uri="http://schemas.openxmlformats.org/drawingml/2006/picture">
                <pic:pic>
                  <pic:nvPicPr>
                    <pic:cNvPr descr="图形用户界面, 文本, 应用程序, 电子邮件  AI 生成的内容可能不正确。" id="0" name="image63.jpg"/>
                    <pic:cNvPicPr preferRelativeResize="0"/>
                  </pic:nvPicPr>
                  <pic:blipFill>
                    <a:blip r:embed="rId114"/>
                    <a:srcRect b="0" l="0" r="0" t="0"/>
                    <a:stretch>
                      <a:fillRect/>
                    </a:stretch>
                  </pic:blipFill>
                  <pic:spPr>
                    <a:xfrm>
                      <a:off x="0" y="0"/>
                      <a:ext cx="5740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E37">
      <w:pPr>
        <w:spacing w:after="60" w:before="60" w:lineRule="auto"/>
        <w:ind w:left="160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Support Edit and delete</w:t>
      </w:r>
    </w:p>
    <w:p w:rsidR="00000000" w:rsidDel="00000000" w:rsidP="00000000" w:rsidRDefault="00000000" w:rsidRPr="00000000" w14:paraId="00000E38">
      <w:pPr>
        <w:spacing w:after="60" w:before="60" w:lineRule="auto"/>
        <w:ind w:left="160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Common Code Approval</w:t>
      </w:r>
    </w:p>
    <w:p w:rsidR="00000000" w:rsidDel="00000000" w:rsidP="00000000" w:rsidRDefault="00000000" w:rsidRPr="00000000" w14:paraId="00000E39">
      <w:pPr>
        <w:spacing w:after="60" w:before="60" w:lineRule="auto"/>
        <w:rPr/>
      </w:pPr>
      <w:r w:rsidDel="00000000" w:rsidR="00000000" w:rsidRPr="00000000">
        <w:rPr/>
        <w:drawing>
          <wp:inline distB="114300" distT="114300" distL="114300" distR="114300">
            <wp:extent cx="5727700" cy="3022600"/>
            <wp:effectExtent b="0" l="0" r="0" t="0"/>
            <wp:docPr descr="图形用户界面, 网站  AI 生成的内容可能不正确。" id="9" name="image12.jpg"/>
            <a:graphic>
              <a:graphicData uri="http://schemas.openxmlformats.org/drawingml/2006/picture">
                <pic:pic>
                  <pic:nvPicPr>
                    <pic:cNvPr descr="图形用户界面, 网站  AI 生成的内容可能不正确。" id="0" name="image12.jpg"/>
                    <pic:cNvPicPr preferRelativeResize="0"/>
                  </pic:nvPicPr>
                  <pic:blipFill>
                    <a:blip r:embed="rId115"/>
                    <a:srcRect b="0" l="0" r="0" t="0"/>
                    <a:stretch>
                      <a:fillRect/>
                    </a:stretch>
                  </pic:blipFill>
                  <pic:spPr>
                    <a:xfrm>
                      <a:off x="0" y="0"/>
                      <a:ext cx="57277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E3A">
      <w:pPr>
        <w:spacing w:after="0" w:before="60" w:lineRule="auto"/>
        <w:ind w:left="160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Code type: PAYOFF_MODE</w:t>
      </w:r>
    </w:p>
    <w:p w:rsidR="00000000" w:rsidDel="00000000" w:rsidP="00000000" w:rsidRDefault="00000000" w:rsidRPr="00000000" w14:paraId="00000E3B">
      <w:pPr>
        <w:spacing w:after="60" w:lineRule="auto"/>
        <w:ind w:left="160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 list</w:t>
      </w:r>
    </w:p>
    <w:tbl>
      <w:tblPr>
        <w:tblStyle w:val="Table3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15"/>
        <w:gridCol w:w="1665"/>
        <w:gridCol w:w="1005"/>
        <w:gridCol w:w="3450"/>
        <w:tblGridChange w:id="0">
          <w:tblGrid>
            <w:gridCol w:w="1470"/>
            <w:gridCol w:w="1215"/>
            <w:gridCol w:w="1665"/>
            <w:gridCol w:w="1005"/>
            <w:gridCol w:w="345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3C">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3D">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3E">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3F">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40">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spacing w:after="0" w:lineRule="auto"/>
              <w:ind w:left="0"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2">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3">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4">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spacing w:after="0" w:lineRule="auto"/>
              <w:ind w:left="0"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6">
            <w:pPr>
              <w:spacing w:after="0" w:lineRule="auto"/>
              <w:ind w:left="0"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A">
            <w:pPr>
              <w:spacing w:after="0" w:lineRule="auto"/>
              <w:ind w:left="0" w:firstLine="0"/>
              <w:rPr>
                <w:sz w:val="20"/>
                <w:szCs w:val="20"/>
              </w:rPr>
            </w:pPr>
            <w:r w:rsidDel="00000000" w:rsidR="00000000" w:rsidRPr="00000000">
              <w:rPr>
                <w:sz w:val="20"/>
                <w:szCs w:val="20"/>
                <w:rtl w:val="0"/>
              </w:rPr>
              <w:t xml:space="preserve">The date the Common Code will expire.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B">
            <w:pPr>
              <w:spacing w:after="0" w:lineRule="auto"/>
              <w:ind w:left="0"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D">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E">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F">
            <w:pPr>
              <w:spacing w:after="0" w:lineRule="auto"/>
              <w:ind w:left="0" w:firstLine="0"/>
              <w:rPr>
                <w:sz w:val="20"/>
                <w:szCs w:val="20"/>
              </w:rPr>
            </w:pPr>
            <w:r w:rsidDel="00000000" w:rsidR="00000000" w:rsidRPr="00000000">
              <w:rPr>
                <w:sz w:val="20"/>
                <w:szCs w:val="20"/>
                <w:rtl w:val="0"/>
              </w:rPr>
              <w:t xml:space="preserve">Primary Key Code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0">
            <w:pPr>
              <w:spacing w:after="0" w:lineRule="auto"/>
              <w:ind w:left="0"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1">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2">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3">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4">
            <w:pPr>
              <w:spacing w:after="0" w:lineRule="auto"/>
              <w:ind w:left="0" w:firstLine="0"/>
              <w:rPr>
                <w:sz w:val="20"/>
                <w:szCs w:val="20"/>
              </w:rPr>
            </w:pPr>
            <w:r w:rsidDel="00000000" w:rsidR="00000000" w:rsidRPr="00000000">
              <w:rPr>
                <w:sz w:val="20"/>
                <w:szCs w:val="20"/>
                <w:rtl w:val="0"/>
              </w:rPr>
              <w:t xml:space="preserve">Description to display for the configuration.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5">
            <w:pPr>
              <w:spacing w:after="0" w:lineRule="auto"/>
              <w:ind w:left="0"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6">
            <w:pPr>
              <w:spacing w:after="0" w:lineRule="auto"/>
              <w:ind w:left="0"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7">
            <w:pPr>
              <w:spacing w:after="0" w:lineRule="auto"/>
              <w:ind w:left="0" w:firstLine="0"/>
              <w:rPr>
                <w:sz w:val="20"/>
                <w:szCs w:val="20"/>
              </w:rPr>
            </w:pPr>
            <w:r w:rsidDel="00000000" w:rsidR="00000000" w:rsidRPr="00000000">
              <w:rPr>
                <w:sz w:val="20"/>
                <w:szCs w:val="20"/>
                <w:rtl w:val="0"/>
              </w:rPr>
              <w:t xml:space="preserve">VARCAHR2 (1)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8">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9">
            <w:pPr>
              <w:spacing w:after="0" w:lineRule="auto"/>
              <w:ind w:left="0" w:firstLine="0"/>
              <w:rPr>
                <w:sz w:val="20"/>
                <w:szCs w:val="20"/>
              </w:rPr>
            </w:pPr>
            <w:r w:rsidDel="00000000" w:rsidR="00000000" w:rsidRPr="00000000">
              <w:rPr>
                <w:sz w:val="20"/>
                <w:szCs w:val="20"/>
                <w:rtl w:val="0"/>
              </w:rPr>
              <w:t xml:space="preserve">Status of the Common Code</w:t>
            </w:r>
          </w:p>
        </w:tc>
      </w:tr>
      <w:tr>
        <w:trPr>
          <w:cantSplit w:val="0"/>
          <w:trHeight w:val="159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A">
            <w:pPr>
              <w:spacing w:after="0" w:lineRule="auto"/>
              <w:ind w:left="0"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B">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C">
            <w:pPr>
              <w:spacing w:after="0" w:lineRule="auto"/>
              <w:ind w:left="0" w:firstLine="0"/>
              <w:rPr>
                <w:sz w:val="20"/>
                <w:szCs w:val="20"/>
              </w:rPr>
            </w:pPr>
            <w:r w:rsidDel="00000000" w:rsidR="00000000" w:rsidRPr="00000000">
              <w:rPr>
                <w:sz w:val="20"/>
                <w:szCs w:val="20"/>
                <w:rtl w:val="0"/>
              </w:rPr>
              <w:t xml:space="preserve">NUMBERS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D">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E">
            <w:pPr>
              <w:spacing w:after="0" w:lineRule="auto"/>
              <w:ind w:left="0"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bl>
    <w:p w:rsidR="00000000" w:rsidDel="00000000" w:rsidP="00000000" w:rsidRDefault="00000000" w:rsidRPr="00000000" w14:paraId="00000E5F">
      <w:pPr>
        <w:spacing w:after="60" w:before="60" w:lineRule="auto"/>
        <w:ind w:left="440" w:hanging="22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Maker and Checker</w:t>
      </w:r>
    </w:p>
    <w:p w:rsidR="00000000" w:rsidDel="00000000" w:rsidP="00000000" w:rsidRDefault="00000000" w:rsidRPr="00000000" w14:paraId="00000E60">
      <w:pPr>
        <w:spacing w:after="60" w:before="60" w:lineRule="auto"/>
        <w:rPr/>
      </w:pPr>
      <w:r w:rsidDel="00000000" w:rsidR="00000000" w:rsidRPr="00000000">
        <w:rPr>
          <w:rtl w:val="0"/>
        </w:rPr>
        <w:t xml:space="preserve"> </w:t>
      </w:r>
    </w:p>
    <w:p w:rsidR="00000000" w:rsidDel="00000000" w:rsidP="00000000" w:rsidRDefault="00000000" w:rsidRPr="00000000" w14:paraId="00000E6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lr1qq85jxs1u" w:id="197"/>
      <w:bookmarkEnd w:id="197"/>
      <w:r w:rsidDel="00000000" w:rsidR="00000000" w:rsidRPr="00000000">
        <w:rPr>
          <w:sz w:val="22"/>
          <w:szCs w:val="22"/>
          <w:rtl w:val="0"/>
        </w:rPr>
        <w:t xml:space="preserve">18.5.</w:t>
      </w:r>
      <w:r w:rsidDel="00000000" w:rsidR="00000000" w:rsidRPr="00000000">
        <w:rPr>
          <w:sz w:val="22"/>
          <w:szCs w:val="22"/>
          <w:rtl w:val="0"/>
        </w:rPr>
        <w:t xml:space="preserve">          </w:t>
      </w:r>
      <w:r w:rsidDel="00000000" w:rsidR="00000000" w:rsidRPr="00000000">
        <w:rPr>
          <w:sz w:val="22"/>
          <w:szCs w:val="22"/>
          <w:rtl w:val="0"/>
        </w:rPr>
        <w:t xml:space="preserve">Pay Off Reason Code Common Code</w:t>
      </w:r>
    </w:p>
    <w:p w:rsidR="00000000" w:rsidDel="00000000" w:rsidP="00000000" w:rsidRDefault="00000000" w:rsidRPr="00000000" w14:paraId="00000E62">
      <w:pPr>
        <w:spacing w:after="0" w:before="60" w:lineRule="auto"/>
        <w:ind w:left="16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pages follow Common Page in Pay off Mode</w:t>
      </w:r>
    </w:p>
    <w:p w:rsidR="00000000" w:rsidDel="00000000" w:rsidP="00000000" w:rsidRDefault="00000000" w:rsidRPr="00000000" w14:paraId="00000E63">
      <w:pPr>
        <w:spacing w:after="0" w:lineRule="auto"/>
        <w:ind w:left="160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Special fields compare to Common Page: Host Mapping</w:t>
      </w:r>
    </w:p>
    <w:p w:rsidR="00000000" w:rsidDel="00000000" w:rsidP="00000000" w:rsidRDefault="00000000" w:rsidRPr="00000000" w14:paraId="00000E64">
      <w:pPr>
        <w:spacing w:after="0" w:lineRule="auto"/>
        <w:ind w:left="160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Code type: PAYOFF_REASON</w:t>
      </w:r>
    </w:p>
    <w:p w:rsidR="00000000" w:rsidDel="00000000" w:rsidP="00000000" w:rsidRDefault="00000000" w:rsidRPr="00000000" w14:paraId="00000E65">
      <w:pPr>
        <w:spacing w:after="60" w:lineRule="auto"/>
        <w:ind w:left="160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 list</w:t>
      </w:r>
    </w:p>
    <w:tbl>
      <w:tblPr>
        <w:tblStyle w:val="Table3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215"/>
        <w:gridCol w:w="1740"/>
        <w:gridCol w:w="1005"/>
        <w:gridCol w:w="3390"/>
        <w:tblGridChange w:id="0">
          <w:tblGrid>
            <w:gridCol w:w="1455"/>
            <w:gridCol w:w="1215"/>
            <w:gridCol w:w="1740"/>
            <w:gridCol w:w="1005"/>
            <w:gridCol w:w="339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66">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67">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68">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69">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6A">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B">
            <w:pPr>
              <w:spacing w:after="0" w:lineRule="auto"/>
              <w:ind w:left="0"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C">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D">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E">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F">
            <w:pPr>
              <w:spacing w:after="0" w:lineRule="auto"/>
              <w:ind w:left="0"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0">
            <w:pPr>
              <w:spacing w:after="0" w:lineRule="auto"/>
              <w:ind w:left="0"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1">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2">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3">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4">
            <w:pPr>
              <w:spacing w:after="0" w:lineRule="auto"/>
              <w:ind w:left="0" w:firstLine="0"/>
              <w:rPr>
                <w:sz w:val="20"/>
                <w:szCs w:val="20"/>
              </w:rPr>
            </w:pPr>
            <w:r w:rsidDel="00000000" w:rsidR="00000000" w:rsidRPr="00000000">
              <w:rPr>
                <w:sz w:val="20"/>
                <w:szCs w:val="20"/>
                <w:rtl w:val="0"/>
              </w:rPr>
              <w:t xml:space="preserve">The date the Common Code will expire.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5">
            <w:pPr>
              <w:spacing w:after="0" w:lineRule="auto"/>
              <w:ind w:left="0"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6">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7">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8">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9">
            <w:pPr>
              <w:spacing w:after="0" w:lineRule="auto"/>
              <w:ind w:left="0" w:firstLine="0"/>
              <w:rPr>
                <w:sz w:val="20"/>
                <w:szCs w:val="20"/>
              </w:rPr>
            </w:pPr>
            <w:r w:rsidDel="00000000" w:rsidR="00000000" w:rsidRPr="00000000">
              <w:rPr>
                <w:sz w:val="20"/>
                <w:szCs w:val="20"/>
                <w:rtl w:val="0"/>
              </w:rPr>
              <w:t xml:space="preserve">Primary Key Code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A">
            <w:pPr>
              <w:spacing w:after="0" w:lineRule="auto"/>
              <w:ind w:left="0"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B">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C">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D">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E">
            <w:pPr>
              <w:spacing w:after="0" w:lineRule="auto"/>
              <w:ind w:left="0" w:firstLine="0"/>
              <w:rPr>
                <w:sz w:val="20"/>
                <w:szCs w:val="20"/>
              </w:rPr>
            </w:pPr>
            <w:r w:rsidDel="00000000" w:rsidR="00000000" w:rsidRPr="00000000">
              <w:rPr>
                <w:sz w:val="20"/>
                <w:szCs w:val="20"/>
                <w:rtl w:val="0"/>
              </w:rPr>
              <w:t xml:space="preserve">Description to display for the configuration.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F">
            <w:pPr>
              <w:spacing w:after="0" w:lineRule="auto"/>
              <w:ind w:left="0"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0">
            <w:pPr>
              <w:spacing w:after="0" w:lineRule="auto"/>
              <w:ind w:left="0"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1">
            <w:pPr>
              <w:spacing w:after="0" w:lineRule="auto"/>
              <w:ind w:left="0" w:firstLine="0"/>
              <w:rPr>
                <w:sz w:val="20"/>
                <w:szCs w:val="20"/>
              </w:rPr>
            </w:pPr>
            <w:r w:rsidDel="00000000" w:rsidR="00000000" w:rsidRPr="00000000">
              <w:rPr>
                <w:sz w:val="20"/>
                <w:szCs w:val="20"/>
                <w:rtl w:val="0"/>
              </w:rPr>
              <w:t xml:space="preserve">VARCAHR2 (1)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2">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3">
            <w:pPr>
              <w:spacing w:after="0" w:lineRule="auto"/>
              <w:ind w:left="0" w:firstLine="0"/>
              <w:rPr>
                <w:sz w:val="20"/>
                <w:szCs w:val="20"/>
              </w:rPr>
            </w:pPr>
            <w:r w:rsidDel="00000000" w:rsidR="00000000" w:rsidRPr="00000000">
              <w:rPr>
                <w:sz w:val="20"/>
                <w:szCs w:val="20"/>
                <w:rtl w:val="0"/>
              </w:rPr>
              <w:t xml:space="preserve">Status of the Common Code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4">
            <w:pPr>
              <w:spacing w:after="0" w:lineRule="auto"/>
              <w:ind w:left="0" w:firstLine="0"/>
              <w:rPr>
                <w:sz w:val="20"/>
                <w:szCs w:val="20"/>
              </w:rPr>
            </w:pPr>
            <w:r w:rsidDel="00000000" w:rsidR="00000000" w:rsidRPr="00000000">
              <w:rPr>
                <w:sz w:val="20"/>
                <w:szCs w:val="20"/>
                <w:rtl w:val="0"/>
              </w:rPr>
              <w:t xml:space="preserve">Host Mapping</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5">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6">
            <w:pPr>
              <w:spacing w:after="0" w:lineRule="auto"/>
              <w:ind w:left="0" w:firstLine="0"/>
              <w:rPr>
                <w:sz w:val="20"/>
                <w:szCs w:val="20"/>
              </w:rPr>
            </w:pPr>
            <w:r w:rsidDel="00000000" w:rsidR="00000000" w:rsidRPr="00000000">
              <w:rPr>
                <w:sz w:val="20"/>
                <w:szCs w:val="20"/>
                <w:rtl w:val="0"/>
              </w:rPr>
              <w:t xml:space="preserve">VARCHAR2(50)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7">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8">
            <w:pPr>
              <w:spacing w:after="0" w:lineRule="auto"/>
              <w:ind w:left="0" w:firstLine="0"/>
              <w:rPr>
                <w:sz w:val="20"/>
                <w:szCs w:val="20"/>
              </w:rPr>
            </w:pPr>
            <w:r w:rsidDel="00000000" w:rsidR="00000000" w:rsidRPr="00000000">
              <w:rPr>
                <w:sz w:val="20"/>
                <w:szCs w:val="20"/>
                <w:rtl w:val="0"/>
              </w:rPr>
              <w:t xml:space="preserve">Input Value to Map to Host</w:t>
            </w:r>
          </w:p>
        </w:tc>
      </w:tr>
      <w:tr>
        <w:trPr>
          <w:cantSplit w:val="0"/>
          <w:trHeight w:val="159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9">
            <w:pPr>
              <w:spacing w:after="0" w:lineRule="auto"/>
              <w:ind w:left="0"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A">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B">
            <w:pPr>
              <w:spacing w:after="0" w:lineRule="auto"/>
              <w:ind w:left="0" w:firstLine="0"/>
              <w:rPr>
                <w:sz w:val="20"/>
                <w:szCs w:val="20"/>
              </w:rPr>
            </w:pPr>
            <w:r w:rsidDel="00000000" w:rsidR="00000000" w:rsidRPr="00000000">
              <w:rPr>
                <w:sz w:val="20"/>
                <w:szCs w:val="20"/>
                <w:rtl w:val="0"/>
              </w:rPr>
              <w:t xml:space="preserve">NUMBERS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C">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D">
            <w:pPr>
              <w:spacing w:after="0" w:lineRule="auto"/>
              <w:ind w:left="0"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bl>
    <w:p w:rsidR="00000000" w:rsidDel="00000000" w:rsidP="00000000" w:rsidRDefault="00000000" w:rsidRPr="00000000" w14:paraId="00000E8E">
      <w:pPr>
        <w:spacing w:after="60" w:before="60" w:lineRule="auto"/>
        <w:rPr/>
      </w:pPr>
      <w:r w:rsidDel="00000000" w:rsidR="00000000" w:rsidRPr="00000000">
        <w:rPr>
          <w:rtl w:val="0"/>
        </w:rPr>
        <w:t xml:space="preserve"> </w:t>
      </w:r>
    </w:p>
    <w:p w:rsidR="00000000" w:rsidDel="00000000" w:rsidP="00000000" w:rsidRDefault="00000000" w:rsidRPr="00000000" w14:paraId="00000E8F">
      <w:pPr>
        <w:spacing w:after="60" w:before="60" w:lineRule="auto"/>
        <w:ind w:left="160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Host mapping</w:t>
      </w:r>
    </w:p>
    <w:tbl>
      <w:tblPr>
        <w:tblStyle w:val="Table4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40"/>
        <w:gridCol w:w="5340"/>
        <w:tblGridChange w:id="0">
          <w:tblGrid>
            <w:gridCol w:w="1710"/>
            <w:gridCol w:w="1740"/>
            <w:gridCol w:w="5340"/>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90">
            <w:pPr>
              <w:spacing w:after="0" w:lineRule="auto"/>
              <w:ind w:left="0" w:firstLine="0"/>
              <w:jc w:val="center"/>
              <w:rPr>
                <w:b w:val="1"/>
                <w:bCs w:val="1"/>
                <w:sz w:val="20"/>
                <w:szCs w:val="20"/>
              </w:rPr>
            </w:pPr>
            <w:r w:rsidDel="00000000" w:rsidR="00000000" w:rsidRPr="00000000">
              <w:rPr>
                <w:b w:val="1"/>
                <w:bCs w:val="1"/>
                <w:sz w:val="20"/>
                <w:szCs w:val="20"/>
                <w:rtl w:val="0"/>
              </w:rPr>
              <w:t xml:space="preserve">CrediOS Code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91">
            <w:pPr>
              <w:spacing w:after="0" w:lineRule="auto"/>
              <w:ind w:left="0" w:firstLine="0"/>
              <w:jc w:val="center"/>
              <w:rPr>
                <w:b w:val="1"/>
                <w:bCs w:val="1"/>
                <w:sz w:val="20"/>
                <w:szCs w:val="20"/>
              </w:rPr>
            </w:pPr>
            <w:r w:rsidDel="00000000" w:rsidR="00000000" w:rsidRPr="00000000">
              <w:rPr>
                <w:b w:val="1"/>
                <w:bCs w:val="1"/>
                <w:sz w:val="20"/>
                <w:szCs w:val="20"/>
                <w:rtl w:val="0"/>
              </w:rPr>
              <w:t xml:space="preserve">Host Mapping</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92">
            <w:pPr>
              <w:spacing w:after="0" w:lineRule="auto"/>
              <w:ind w:left="0"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3">
            <w:pPr>
              <w:spacing w:after="0" w:lineRule="auto"/>
              <w:ind w:left="0" w:firstLine="0"/>
              <w:rPr>
                <w:sz w:val="20"/>
                <w:szCs w:val="20"/>
              </w:rPr>
            </w:pPr>
            <w:r w:rsidDel="00000000" w:rsidR="00000000" w:rsidRPr="00000000">
              <w:rPr>
                <w:sz w:val="20"/>
                <w:szCs w:val="20"/>
                <w:rtl w:val="0"/>
              </w:rPr>
              <w:t xml:space="preserve">POR1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4">
            <w:pPr>
              <w:spacing w:after="0" w:lineRule="auto"/>
              <w:ind w:left="0" w:firstLine="0"/>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5">
            <w:pPr>
              <w:spacing w:after="0" w:lineRule="auto"/>
              <w:ind w:left="0" w:firstLine="0"/>
              <w:rPr>
                <w:sz w:val="20"/>
                <w:szCs w:val="20"/>
              </w:rPr>
            </w:pPr>
            <w:r w:rsidDel="00000000" w:rsidR="00000000" w:rsidRPr="00000000">
              <w:rPr>
                <w:sz w:val="20"/>
                <w:szCs w:val="20"/>
                <w:rtl w:val="0"/>
              </w:rPr>
              <w:t xml:space="preserve">02 - CUSTOMER SERVICE EXPECTATIONS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6">
            <w:pPr>
              <w:spacing w:after="0" w:lineRule="auto"/>
              <w:ind w:left="0" w:firstLine="0"/>
              <w:rPr>
                <w:sz w:val="20"/>
                <w:szCs w:val="20"/>
              </w:rPr>
            </w:pPr>
            <w:r w:rsidDel="00000000" w:rsidR="00000000" w:rsidRPr="00000000">
              <w:rPr>
                <w:sz w:val="20"/>
                <w:szCs w:val="20"/>
                <w:rtl w:val="0"/>
              </w:rPr>
              <w:t xml:space="preserve">POR2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7">
            <w:pPr>
              <w:spacing w:after="0" w:lineRule="auto"/>
              <w:ind w:left="0" w:firstLine="0"/>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8">
            <w:pPr>
              <w:spacing w:after="0" w:lineRule="auto"/>
              <w:ind w:left="0" w:firstLine="0"/>
              <w:rPr>
                <w:sz w:val="20"/>
                <w:szCs w:val="20"/>
              </w:rPr>
            </w:pPr>
            <w:r w:rsidDel="00000000" w:rsidR="00000000" w:rsidRPr="00000000">
              <w:rPr>
                <w:sz w:val="20"/>
                <w:szCs w:val="20"/>
                <w:rtl w:val="0"/>
              </w:rPr>
              <w:t xml:space="preserve">07 - PRODUCT FEATURES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9">
            <w:pPr>
              <w:spacing w:after="0" w:lineRule="auto"/>
              <w:ind w:left="0" w:firstLine="0"/>
              <w:rPr>
                <w:sz w:val="20"/>
                <w:szCs w:val="20"/>
              </w:rPr>
            </w:pPr>
            <w:r w:rsidDel="00000000" w:rsidR="00000000" w:rsidRPr="00000000">
              <w:rPr>
                <w:sz w:val="20"/>
                <w:szCs w:val="20"/>
                <w:rtl w:val="0"/>
              </w:rPr>
              <w:t xml:space="preserve">POR3</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A">
            <w:pPr>
              <w:spacing w:after="0" w:lineRule="auto"/>
              <w:ind w:left="0" w:firstLine="0"/>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B">
            <w:pPr>
              <w:spacing w:after="0" w:lineRule="auto"/>
              <w:ind w:left="0" w:firstLine="0"/>
              <w:rPr>
                <w:sz w:val="20"/>
                <w:szCs w:val="20"/>
              </w:rPr>
            </w:pPr>
            <w:r w:rsidDel="00000000" w:rsidR="00000000" w:rsidRPr="00000000">
              <w:rPr>
                <w:sz w:val="20"/>
                <w:szCs w:val="20"/>
                <w:rtl w:val="0"/>
              </w:rPr>
              <w:t xml:space="preserve">13 - SHIFT/MIGRATION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C">
            <w:pPr>
              <w:spacing w:after="0" w:lineRule="auto"/>
              <w:ind w:left="0" w:firstLine="0"/>
              <w:rPr>
                <w:sz w:val="20"/>
                <w:szCs w:val="20"/>
              </w:rPr>
            </w:pPr>
            <w:r w:rsidDel="00000000" w:rsidR="00000000" w:rsidRPr="00000000">
              <w:rPr>
                <w:sz w:val="20"/>
                <w:szCs w:val="20"/>
                <w:rtl w:val="0"/>
              </w:rPr>
              <w:t xml:space="preserve">POR4</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D">
            <w:pPr>
              <w:spacing w:after="0" w:lineRule="auto"/>
              <w:ind w:left="0" w:firstLine="0"/>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E">
            <w:pPr>
              <w:spacing w:after="0" w:lineRule="auto"/>
              <w:ind w:left="0" w:firstLine="0"/>
              <w:rPr>
                <w:sz w:val="20"/>
                <w:szCs w:val="20"/>
              </w:rPr>
            </w:pPr>
            <w:r w:rsidDel="00000000" w:rsidR="00000000" w:rsidRPr="00000000">
              <w:rPr>
                <w:sz w:val="20"/>
                <w:szCs w:val="20"/>
                <w:rtl w:val="0"/>
              </w:rPr>
              <w:t xml:space="preserve">14 - DECEASED</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F">
            <w:pPr>
              <w:spacing w:after="0" w:lineRule="auto"/>
              <w:ind w:left="0" w:firstLine="0"/>
              <w:rPr>
                <w:sz w:val="20"/>
                <w:szCs w:val="20"/>
              </w:rPr>
            </w:pPr>
            <w:r w:rsidDel="00000000" w:rsidR="00000000" w:rsidRPr="00000000">
              <w:rPr>
                <w:sz w:val="20"/>
                <w:szCs w:val="20"/>
                <w:rtl w:val="0"/>
              </w:rPr>
              <w:t xml:space="preserve">POR5</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0">
            <w:pPr>
              <w:spacing w:after="0" w:lineRule="auto"/>
              <w:ind w:left="0" w:firstLine="0"/>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1">
            <w:pPr>
              <w:spacing w:after="0" w:lineRule="auto"/>
              <w:ind w:left="0" w:firstLine="0"/>
              <w:rPr>
                <w:sz w:val="20"/>
                <w:szCs w:val="20"/>
              </w:rPr>
            </w:pPr>
            <w:r w:rsidDel="00000000" w:rsidR="00000000" w:rsidRPr="00000000">
              <w:rPr>
                <w:sz w:val="20"/>
                <w:szCs w:val="20"/>
                <w:rtl w:val="0"/>
              </w:rPr>
              <w:t xml:space="preserve">15 - NO REASON GIVEN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2">
            <w:pPr>
              <w:spacing w:after="0" w:lineRule="auto"/>
              <w:ind w:left="0" w:firstLine="0"/>
              <w:rPr>
                <w:sz w:val="20"/>
                <w:szCs w:val="20"/>
              </w:rPr>
            </w:pPr>
            <w:r w:rsidDel="00000000" w:rsidR="00000000" w:rsidRPr="00000000">
              <w:rPr>
                <w:sz w:val="20"/>
                <w:szCs w:val="20"/>
                <w:rtl w:val="0"/>
              </w:rPr>
              <w:t xml:space="preserve">POR6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3">
            <w:pPr>
              <w:spacing w:after="0" w:lineRule="auto"/>
              <w:ind w:left="0" w:firstLine="0"/>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4">
            <w:pPr>
              <w:spacing w:after="0" w:lineRule="auto"/>
              <w:ind w:left="0" w:firstLine="0"/>
              <w:rPr>
                <w:sz w:val="20"/>
                <w:szCs w:val="20"/>
              </w:rPr>
            </w:pPr>
            <w:r w:rsidDel="00000000" w:rsidR="00000000" w:rsidRPr="00000000">
              <w:rPr>
                <w:sz w:val="20"/>
                <w:szCs w:val="20"/>
                <w:rtl w:val="0"/>
              </w:rPr>
              <w:t xml:space="preserve">21 - IMPROVED FINANCIAL POSITION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5">
            <w:pPr>
              <w:spacing w:after="0" w:lineRule="auto"/>
              <w:ind w:left="0" w:firstLine="0"/>
              <w:rPr>
                <w:sz w:val="20"/>
                <w:szCs w:val="20"/>
              </w:rPr>
            </w:pPr>
            <w:r w:rsidDel="00000000" w:rsidR="00000000" w:rsidRPr="00000000">
              <w:rPr>
                <w:sz w:val="20"/>
                <w:szCs w:val="20"/>
                <w:rtl w:val="0"/>
              </w:rPr>
              <w:t xml:space="preserve">POR7</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6">
            <w:pPr>
              <w:spacing w:after="0" w:lineRule="auto"/>
              <w:ind w:left="0" w:firstLine="0"/>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7">
            <w:pPr>
              <w:spacing w:after="0" w:lineRule="auto"/>
              <w:ind w:left="0" w:firstLine="0"/>
              <w:rPr>
                <w:sz w:val="20"/>
                <w:szCs w:val="20"/>
              </w:rPr>
            </w:pPr>
            <w:r w:rsidDel="00000000" w:rsidR="00000000" w:rsidRPr="00000000">
              <w:rPr>
                <w:sz w:val="20"/>
                <w:szCs w:val="20"/>
                <w:rtl w:val="0"/>
              </w:rPr>
              <w:t xml:space="preserve">24 - MARKET CONDITION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8">
            <w:pPr>
              <w:spacing w:after="0" w:lineRule="auto"/>
              <w:ind w:left="0" w:firstLine="0"/>
              <w:rPr>
                <w:sz w:val="20"/>
                <w:szCs w:val="20"/>
              </w:rPr>
            </w:pPr>
            <w:r w:rsidDel="00000000" w:rsidR="00000000" w:rsidRPr="00000000">
              <w:rPr>
                <w:sz w:val="20"/>
                <w:szCs w:val="20"/>
                <w:rtl w:val="0"/>
              </w:rPr>
              <w:t xml:space="preserve">POR8</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9">
            <w:pPr>
              <w:spacing w:after="0" w:lineRule="auto"/>
              <w:ind w:left="0" w:firstLine="0"/>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A">
            <w:pPr>
              <w:spacing w:after="0" w:lineRule="auto"/>
              <w:ind w:left="0" w:firstLine="0"/>
              <w:rPr>
                <w:sz w:val="20"/>
                <w:szCs w:val="20"/>
              </w:rPr>
            </w:pPr>
            <w:r w:rsidDel="00000000" w:rsidR="00000000" w:rsidRPr="00000000">
              <w:rPr>
                <w:sz w:val="20"/>
                <w:szCs w:val="20"/>
                <w:rtl w:val="0"/>
              </w:rPr>
              <w:t xml:space="preserve">25 - NON - MARGINABLE COUNTER</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B">
            <w:pPr>
              <w:spacing w:after="0" w:lineRule="auto"/>
              <w:ind w:left="0" w:firstLine="0"/>
              <w:rPr>
                <w:sz w:val="20"/>
                <w:szCs w:val="20"/>
              </w:rPr>
            </w:pPr>
            <w:r w:rsidDel="00000000" w:rsidR="00000000" w:rsidRPr="00000000">
              <w:rPr>
                <w:sz w:val="20"/>
                <w:szCs w:val="20"/>
                <w:rtl w:val="0"/>
              </w:rPr>
              <w:t xml:space="preserve">POR9</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C">
            <w:pPr>
              <w:spacing w:after="0" w:lineRule="auto"/>
              <w:ind w:left="0" w:firstLine="0"/>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D">
            <w:pPr>
              <w:spacing w:after="0" w:lineRule="auto"/>
              <w:ind w:left="0" w:firstLine="0"/>
              <w:rPr>
                <w:sz w:val="20"/>
                <w:szCs w:val="20"/>
              </w:rPr>
            </w:pPr>
            <w:r w:rsidDel="00000000" w:rsidR="00000000" w:rsidRPr="00000000">
              <w:rPr>
                <w:sz w:val="20"/>
                <w:szCs w:val="20"/>
                <w:rtl w:val="0"/>
              </w:rPr>
              <w:t xml:space="preserve">35 - INTEREST RATE (REFINANCING WITH OTHER BANK)</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E">
            <w:pPr>
              <w:spacing w:after="0" w:lineRule="auto"/>
              <w:ind w:left="0" w:firstLine="0"/>
              <w:rPr>
                <w:sz w:val="20"/>
                <w:szCs w:val="20"/>
              </w:rPr>
            </w:pPr>
            <w:r w:rsidDel="00000000" w:rsidR="00000000" w:rsidRPr="00000000">
              <w:rPr>
                <w:sz w:val="20"/>
                <w:szCs w:val="20"/>
                <w:rtl w:val="0"/>
              </w:rPr>
              <w:t xml:space="preserve">POR10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F">
            <w:pPr>
              <w:spacing w:after="0" w:lineRule="auto"/>
              <w:ind w:left="0" w:firstLine="0"/>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0">
            <w:pPr>
              <w:spacing w:after="0" w:lineRule="auto"/>
              <w:ind w:left="0" w:firstLine="0"/>
              <w:rPr>
                <w:sz w:val="20"/>
                <w:szCs w:val="20"/>
              </w:rPr>
            </w:pPr>
            <w:r w:rsidDel="00000000" w:rsidR="00000000" w:rsidRPr="00000000">
              <w:rPr>
                <w:sz w:val="20"/>
                <w:szCs w:val="20"/>
                <w:rtl w:val="0"/>
              </w:rPr>
              <w:t xml:space="preserve">36 - DISPOSAL TO DEALER</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1">
            <w:pPr>
              <w:spacing w:after="0" w:lineRule="auto"/>
              <w:ind w:left="0" w:firstLine="0"/>
              <w:rPr>
                <w:sz w:val="20"/>
                <w:szCs w:val="20"/>
              </w:rPr>
            </w:pPr>
            <w:r w:rsidDel="00000000" w:rsidR="00000000" w:rsidRPr="00000000">
              <w:rPr>
                <w:sz w:val="20"/>
                <w:szCs w:val="20"/>
                <w:rtl w:val="0"/>
              </w:rPr>
              <w:t xml:space="preserve">POR11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2">
            <w:pPr>
              <w:spacing w:after="0" w:lineRule="auto"/>
              <w:ind w:left="0" w:firstLine="0"/>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3">
            <w:pPr>
              <w:spacing w:after="0" w:lineRule="auto"/>
              <w:ind w:left="0" w:firstLine="0"/>
              <w:rPr>
                <w:sz w:val="20"/>
                <w:szCs w:val="20"/>
              </w:rPr>
            </w:pPr>
            <w:r w:rsidDel="00000000" w:rsidR="00000000" w:rsidRPr="00000000">
              <w:rPr>
                <w:sz w:val="20"/>
                <w:szCs w:val="20"/>
                <w:rtl w:val="0"/>
              </w:rPr>
              <w:t xml:space="preserve">37 - DISPOSAL TO OTHERS</w:t>
            </w:r>
          </w:p>
        </w:tc>
      </w:tr>
    </w:tbl>
    <w:p w:rsidR="00000000" w:rsidDel="00000000" w:rsidP="00000000" w:rsidRDefault="00000000" w:rsidRPr="00000000" w14:paraId="00000EB4">
      <w:pPr>
        <w:spacing w:after="60" w:before="60" w:lineRule="auto"/>
        <w:rPr/>
      </w:pPr>
      <w:r w:rsidDel="00000000" w:rsidR="00000000" w:rsidRPr="00000000">
        <w:rPr>
          <w:rtl w:val="0"/>
        </w:rPr>
        <w:t xml:space="preserve"> </w:t>
      </w:r>
    </w:p>
    <w:p w:rsidR="00000000" w:rsidDel="00000000" w:rsidP="00000000" w:rsidRDefault="00000000" w:rsidRPr="00000000" w14:paraId="00000EB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d2ey4sup7lgx" w:id="198"/>
      <w:bookmarkEnd w:id="198"/>
      <w:r w:rsidDel="00000000" w:rsidR="00000000" w:rsidRPr="00000000">
        <w:rPr>
          <w:sz w:val="22"/>
          <w:szCs w:val="22"/>
          <w:rtl w:val="0"/>
        </w:rPr>
        <w:t xml:space="preserve">18.6.</w:t>
      </w:r>
      <w:r w:rsidDel="00000000" w:rsidR="00000000" w:rsidRPr="00000000">
        <w:rPr>
          <w:sz w:val="22"/>
          <w:szCs w:val="22"/>
          <w:rtl w:val="0"/>
        </w:rPr>
        <w:t xml:space="preserve">          </w:t>
      </w:r>
      <w:r w:rsidDel="00000000" w:rsidR="00000000" w:rsidRPr="00000000">
        <w:rPr>
          <w:sz w:val="22"/>
          <w:szCs w:val="22"/>
          <w:rtl w:val="0"/>
        </w:rPr>
        <w:t xml:space="preserve">GL Reference No Common Code</w:t>
      </w:r>
    </w:p>
    <w:p w:rsidR="00000000" w:rsidDel="00000000" w:rsidP="00000000" w:rsidRDefault="00000000" w:rsidRPr="00000000" w14:paraId="00000EB6">
      <w:pPr>
        <w:spacing w:after="0" w:before="60" w:lineRule="auto"/>
        <w:ind w:left="16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pages follow Common Page in Pay off Mode</w:t>
      </w:r>
    </w:p>
    <w:p w:rsidR="00000000" w:rsidDel="00000000" w:rsidP="00000000" w:rsidRDefault="00000000" w:rsidRPr="00000000" w14:paraId="00000EB7">
      <w:pPr>
        <w:spacing w:after="0" w:lineRule="auto"/>
        <w:ind w:left="160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Special fields compare to Common Page: GL No</w:t>
      </w:r>
    </w:p>
    <w:p w:rsidR="00000000" w:rsidDel="00000000" w:rsidP="00000000" w:rsidRDefault="00000000" w:rsidRPr="00000000" w14:paraId="00000EB8">
      <w:pPr>
        <w:spacing w:after="0" w:lineRule="auto"/>
        <w:ind w:left="160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Code type: GL_REF_NO</w:t>
      </w:r>
    </w:p>
    <w:p w:rsidR="00000000" w:rsidDel="00000000" w:rsidP="00000000" w:rsidRDefault="00000000" w:rsidRPr="00000000" w14:paraId="00000EB9">
      <w:pPr>
        <w:spacing w:after="60" w:lineRule="auto"/>
        <w:ind w:left="160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 list</w:t>
      </w:r>
    </w:p>
    <w:tbl>
      <w:tblPr>
        <w:tblStyle w:val="Table4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215"/>
        <w:gridCol w:w="1740"/>
        <w:gridCol w:w="1005"/>
        <w:gridCol w:w="3390"/>
        <w:tblGridChange w:id="0">
          <w:tblGrid>
            <w:gridCol w:w="1455"/>
            <w:gridCol w:w="1215"/>
            <w:gridCol w:w="1740"/>
            <w:gridCol w:w="1005"/>
            <w:gridCol w:w="339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BA">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BB">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BC">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BD">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BE">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F">
            <w:pPr>
              <w:spacing w:after="0" w:lineRule="auto"/>
              <w:ind w:left="0"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0">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1">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2">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3">
            <w:pPr>
              <w:spacing w:after="0" w:lineRule="auto"/>
              <w:ind w:left="0"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4">
            <w:pPr>
              <w:spacing w:after="0" w:lineRule="auto"/>
              <w:ind w:left="0"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5">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6">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7">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8">
            <w:pPr>
              <w:spacing w:after="0" w:lineRule="auto"/>
              <w:ind w:left="0" w:firstLine="0"/>
              <w:rPr>
                <w:sz w:val="20"/>
                <w:szCs w:val="20"/>
              </w:rPr>
            </w:pPr>
            <w:r w:rsidDel="00000000" w:rsidR="00000000" w:rsidRPr="00000000">
              <w:rPr>
                <w:sz w:val="20"/>
                <w:szCs w:val="20"/>
                <w:rtl w:val="0"/>
              </w:rPr>
              <w:t xml:space="preserve">The date the Common Code will expire.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9">
            <w:pPr>
              <w:spacing w:after="0" w:lineRule="auto"/>
              <w:ind w:left="0"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A">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B">
            <w:pPr>
              <w:spacing w:after="0" w:lineRule="auto"/>
              <w:ind w:left="0" w:firstLine="0"/>
              <w:rPr>
                <w:sz w:val="20"/>
                <w:szCs w:val="20"/>
              </w:rPr>
            </w:pPr>
            <w:r w:rsidDel="00000000" w:rsidR="00000000" w:rsidRPr="00000000">
              <w:rPr>
                <w:sz w:val="20"/>
                <w:szCs w:val="20"/>
                <w:rtl w:val="0"/>
              </w:rPr>
              <w:t xml:space="preserve">VARCHAR2(10)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C">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D">
            <w:pPr>
              <w:spacing w:after="0" w:lineRule="auto"/>
              <w:ind w:left="0" w:firstLine="0"/>
              <w:rPr>
                <w:sz w:val="20"/>
                <w:szCs w:val="20"/>
              </w:rPr>
            </w:pPr>
            <w:r w:rsidDel="00000000" w:rsidR="00000000" w:rsidRPr="00000000">
              <w:rPr>
                <w:sz w:val="20"/>
                <w:szCs w:val="20"/>
                <w:rtl w:val="0"/>
              </w:rPr>
              <w:t xml:space="preserve">Primary Key Code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E">
            <w:pPr>
              <w:spacing w:after="0" w:lineRule="auto"/>
              <w:ind w:left="0"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F">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0">
            <w:pPr>
              <w:spacing w:after="0" w:lineRule="auto"/>
              <w:ind w:left="0" w:firstLine="0"/>
              <w:rPr>
                <w:sz w:val="20"/>
                <w:szCs w:val="20"/>
              </w:rPr>
            </w:pPr>
            <w:r w:rsidDel="00000000" w:rsidR="00000000" w:rsidRPr="00000000">
              <w:rPr>
                <w:sz w:val="20"/>
                <w:szCs w:val="20"/>
                <w:rtl w:val="0"/>
              </w:rPr>
              <w:t xml:space="preserve">VARCHAR2(50)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1">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2">
            <w:pPr>
              <w:spacing w:after="0" w:lineRule="auto"/>
              <w:ind w:left="0" w:firstLine="0"/>
              <w:rPr>
                <w:sz w:val="20"/>
                <w:szCs w:val="20"/>
              </w:rPr>
            </w:pPr>
            <w:r w:rsidDel="00000000" w:rsidR="00000000" w:rsidRPr="00000000">
              <w:rPr>
                <w:sz w:val="20"/>
                <w:szCs w:val="20"/>
                <w:rtl w:val="0"/>
              </w:rPr>
              <w:t xml:space="preserve">Description to display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3">
            <w:pPr>
              <w:spacing w:after="0" w:lineRule="auto"/>
              <w:ind w:left="0" w:firstLine="0"/>
              <w:rPr>
                <w:sz w:val="20"/>
                <w:szCs w:val="20"/>
              </w:rPr>
            </w:pPr>
            <w:r w:rsidDel="00000000" w:rsidR="00000000" w:rsidRPr="00000000">
              <w:rPr>
                <w:sz w:val="20"/>
                <w:szCs w:val="20"/>
                <w:rtl w:val="0"/>
              </w:rPr>
              <w:t xml:space="preserve">GL No</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4">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5">
            <w:pPr>
              <w:spacing w:after="0" w:lineRule="auto"/>
              <w:ind w:left="0" w:firstLine="0"/>
              <w:rPr>
                <w:sz w:val="20"/>
                <w:szCs w:val="20"/>
              </w:rPr>
            </w:pPr>
            <w:r w:rsidDel="00000000" w:rsidR="00000000" w:rsidRPr="00000000">
              <w:rPr>
                <w:sz w:val="20"/>
                <w:szCs w:val="20"/>
                <w:rtl w:val="0"/>
              </w:rPr>
              <w:t xml:space="preserve">NUMBERS(19)</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6">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7">
            <w:pPr>
              <w:spacing w:after="0" w:lineRule="auto"/>
              <w:ind w:left="0" w:firstLine="0"/>
              <w:rPr>
                <w:sz w:val="20"/>
                <w:szCs w:val="20"/>
              </w:rPr>
            </w:pPr>
            <w:r w:rsidDel="00000000" w:rsidR="00000000" w:rsidRPr="00000000">
              <w:rPr>
                <w:sz w:val="20"/>
                <w:szCs w:val="20"/>
                <w:rtl w:val="0"/>
              </w:rPr>
              <w:t xml:space="preserve">GL Reference No sent to Host for Payment by Advise</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8">
            <w:pPr>
              <w:spacing w:after="0" w:lineRule="auto"/>
              <w:ind w:left="0"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9">
            <w:pPr>
              <w:spacing w:after="0" w:lineRule="auto"/>
              <w:ind w:left="0"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A">
            <w:pPr>
              <w:spacing w:after="0" w:lineRule="auto"/>
              <w:ind w:left="0" w:firstLine="0"/>
              <w:rPr>
                <w:sz w:val="20"/>
                <w:szCs w:val="20"/>
              </w:rPr>
            </w:pPr>
            <w:r w:rsidDel="00000000" w:rsidR="00000000" w:rsidRPr="00000000">
              <w:rPr>
                <w:sz w:val="20"/>
                <w:szCs w:val="20"/>
                <w:rtl w:val="0"/>
              </w:rPr>
              <w:t xml:space="preserve">VARCAHR2(1)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B">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C">
            <w:pPr>
              <w:spacing w:after="0" w:lineRule="auto"/>
              <w:ind w:left="0" w:firstLine="0"/>
              <w:rPr>
                <w:sz w:val="20"/>
                <w:szCs w:val="20"/>
              </w:rPr>
            </w:pPr>
            <w:r w:rsidDel="00000000" w:rsidR="00000000" w:rsidRPr="00000000">
              <w:rPr>
                <w:sz w:val="20"/>
                <w:szCs w:val="20"/>
                <w:rtl w:val="0"/>
              </w:rPr>
              <w:t xml:space="preserve">Status of the Common Code</w:t>
            </w:r>
          </w:p>
        </w:tc>
      </w:tr>
      <w:tr>
        <w:trPr>
          <w:cantSplit w:val="0"/>
          <w:trHeight w:val="159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D">
            <w:pPr>
              <w:spacing w:after="0" w:lineRule="auto"/>
              <w:ind w:left="0"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E">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F">
            <w:pPr>
              <w:spacing w:after="0" w:lineRule="auto"/>
              <w:ind w:left="0" w:firstLine="0"/>
              <w:rPr>
                <w:sz w:val="20"/>
                <w:szCs w:val="20"/>
              </w:rPr>
            </w:pPr>
            <w:r w:rsidDel="00000000" w:rsidR="00000000" w:rsidRPr="00000000">
              <w:rPr>
                <w:sz w:val="20"/>
                <w:szCs w:val="20"/>
                <w:rtl w:val="0"/>
              </w:rPr>
              <w:t xml:space="preserve">NUMBERS(10)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0">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1">
            <w:pPr>
              <w:spacing w:after="0" w:lineRule="auto"/>
              <w:ind w:left="0"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bl>
    <w:p w:rsidR="00000000" w:rsidDel="00000000" w:rsidP="00000000" w:rsidRDefault="00000000" w:rsidRPr="00000000" w14:paraId="00000EE2">
      <w:pPr>
        <w:spacing w:after="60" w:before="60" w:lineRule="auto"/>
        <w:ind w:left="160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GL No mapping</w:t>
      </w:r>
    </w:p>
    <w:tbl>
      <w:tblPr>
        <w:tblStyle w:val="Table4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680"/>
        <w:gridCol w:w="5595"/>
        <w:tblGridChange w:id="0">
          <w:tblGrid>
            <w:gridCol w:w="1545"/>
            <w:gridCol w:w="1680"/>
            <w:gridCol w:w="5595"/>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E3">
            <w:pPr>
              <w:spacing w:after="0" w:lineRule="auto"/>
              <w:ind w:left="0" w:firstLine="0"/>
              <w:jc w:val="center"/>
              <w:rPr>
                <w:b w:val="1"/>
                <w:bCs w:val="1"/>
                <w:sz w:val="20"/>
                <w:szCs w:val="20"/>
              </w:rPr>
            </w:pPr>
            <w:r w:rsidDel="00000000" w:rsidR="00000000" w:rsidRPr="00000000">
              <w:rPr>
                <w:b w:val="1"/>
                <w:bCs w:val="1"/>
                <w:sz w:val="20"/>
                <w:szCs w:val="20"/>
                <w:rtl w:val="0"/>
              </w:rPr>
              <w:t xml:space="preserve">CrediOS Code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E4">
            <w:pPr>
              <w:spacing w:after="0" w:lineRule="auto"/>
              <w:ind w:left="0" w:firstLine="0"/>
              <w:jc w:val="center"/>
              <w:rPr>
                <w:b w:val="1"/>
                <w:bCs w:val="1"/>
                <w:sz w:val="20"/>
                <w:szCs w:val="20"/>
              </w:rPr>
            </w:pPr>
            <w:r w:rsidDel="00000000" w:rsidR="00000000" w:rsidRPr="00000000">
              <w:rPr>
                <w:b w:val="1"/>
                <w:bCs w:val="1"/>
                <w:sz w:val="20"/>
                <w:szCs w:val="20"/>
                <w:rtl w:val="0"/>
              </w:rPr>
              <w:t xml:space="preserve">Host Mapping</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EE5">
            <w:pPr>
              <w:spacing w:after="0" w:lineRule="auto"/>
              <w:ind w:left="0"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6">
            <w:pPr>
              <w:spacing w:after="0" w:lineRule="auto"/>
              <w:ind w:left="0" w:firstLine="0"/>
              <w:rPr>
                <w:sz w:val="20"/>
                <w:szCs w:val="20"/>
              </w:rPr>
            </w:pPr>
            <w:r w:rsidDel="00000000" w:rsidR="00000000" w:rsidRPr="00000000">
              <w:rPr>
                <w:sz w:val="20"/>
                <w:szCs w:val="20"/>
                <w:rtl w:val="0"/>
              </w:rPr>
              <w:t xml:space="preserve">GL1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7">
            <w:pPr>
              <w:spacing w:after="0" w:lineRule="auto"/>
              <w:ind w:left="0" w:firstLine="0"/>
              <w:rPr>
                <w:sz w:val="20"/>
                <w:szCs w:val="20"/>
              </w:rPr>
            </w:pPr>
            <w:r w:rsidDel="00000000" w:rsidR="00000000" w:rsidRPr="00000000">
              <w:rPr>
                <w:sz w:val="20"/>
                <w:szCs w:val="20"/>
                <w:rtl w:val="0"/>
              </w:rPr>
              <w:t xml:space="preserve">10604115010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8">
            <w:pPr>
              <w:spacing w:after="0" w:lineRule="auto"/>
              <w:ind w:left="0" w:firstLine="0"/>
              <w:rPr>
                <w:sz w:val="20"/>
                <w:szCs w:val="20"/>
              </w:rPr>
            </w:pPr>
            <w:r w:rsidDel="00000000" w:rsidR="00000000" w:rsidRPr="00000000">
              <w:rPr>
                <w:sz w:val="20"/>
                <w:szCs w:val="20"/>
                <w:rtl w:val="0"/>
              </w:rPr>
              <w:t xml:space="preserve">GIRO SUSPENSE-AUTO LOAN - 10604115010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9">
            <w:pPr>
              <w:spacing w:after="0" w:lineRule="auto"/>
              <w:ind w:left="0" w:firstLine="0"/>
              <w:rPr>
                <w:sz w:val="20"/>
                <w:szCs w:val="20"/>
              </w:rPr>
            </w:pPr>
            <w:r w:rsidDel="00000000" w:rsidR="00000000" w:rsidRPr="00000000">
              <w:rPr>
                <w:sz w:val="20"/>
                <w:szCs w:val="20"/>
                <w:rtl w:val="0"/>
              </w:rPr>
              <w:t xml:space="preserve">GL2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A">
            <w:pPr>
              <w:spacing w:after="0" w:lineRule="auto"/>
              <w:ind w:left="0" w:firstLine="0"/>
              <w:rPr>
                <w:sz w:val="20"/>
                <w:szCs w:val="20"/>
              </w:rPr>
            </w:pPr>
            <w:r w:rsidDel="00000000" w:rsidR="00000000" w:rsidRPr="00000000">
              <w:rPr>
                <w:sz w:val="20"/>
                <w:szCs w:val="20"/>
                <w:rtl w:val="0"/>
              </w:rPr>
              <w:t xml:space="preserve">10604172200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B">
            <w:pPr>
              <w:spacing w:after="0" w:lineRule="auto"/>
              <w:ind w:left="0" w:firstLine="0"/>
              <w:rPr>
                <w:sz w:val="20"/>
                <w:szCs w:val="20"/>
              </w:rPr>
            </w:pPr>
            <w:r w:rsidDel="00000000" w:rsidR="00000000" w:rsidRPr="00000000">
              <w:rPr>
                <w:sz w:val="20"/>
                <w:szCs w:val="20"/>
                <w:rtl w:val="0"/>
              </w:rPr>
              <w:t xml:space="preserve">S/CRED - UMW TOYOTA - 10604172200</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C">
            <w:pPr>
              <w:spacing w:after="0" w:lineRule="auto"/>
              <w:ind w:left="0" w:firstLine="0"/>
              <w:rPr>
                <w:sz w:val="20"/>
                <w:szCs w:val="20"/>
              </w:rPr>
            </w:pPr>
            <w:r w:rsidDel="00000000" w:rsidR="00000000" w:rsidRPr="00000000">
              <w:rPr>
                <w:sz w:val="20"/>
                <w:szCs w:val="20"/>
                <w:rtl w:val="0"/>
              </w:rPr>
              <w:t xml:space="preserve">GL3</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D">
            <w:pPr>
              <w:spacing w:after="0" w:lineRule="auto"/>
              <w:ind w:left="0" w:firstLine="0"/>
              <w:rPr>
                <w:sz w:val="20"/>
                <w:szCs w:val="20"/>
              </w:rPr>
            </w:pPr>
            <w:r w:rsidDel="00000000" w:rsidR="00000000" w:rsidRPr="00000000">
              <w:rPr>
                <w:sz w:val="20"/>
                <w:szCs w:val="20"/>
                <w:rtl w:val="0"/>
              </w:rPr>
              <w:t xml:space="preserve">10604172210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E">
            <w:pPr>
              <w:spacing w:after="0" w:lineRule="auto"/>
              <w:ind w:left="0" w:firstLine="0"/>
              <w:rPr>
                <w:sz w:val="20"/>
                <w:szCs w:val="20"/>
              </w:rPr>
            </w:pPr>
            <w:r w:rsidDel="00000000" w:rsidR="00000000" w:rsidRPr="00000000">
              <w:rPr>
                <w:sz w:val="20"/>
                <w:szCs w:val="20"/>
                <w:rtl w:val="0"/>
              </w:rPr>
              <w:t xml:space="preserve">SUNDRY CREDITOR - HP CTRLIZED PAYMENT- CAR DLRS - 10604172210</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F">
            <w:pPr>
              <w:spacing w:after="0" w:lineRule="auto"/>
              <w:ind w:left="0" w:firstLine="0"/>
              <w:rPr>
                <w:sz w:val="20"/>
                <w:szCs w:val="20"/>
              </w:rPr>
            </w:pPr>
            <w:r w:rsidDel="00000000" w:rsidR="00000000" w:rsidRPr="00000000">
              <w:rPr>
                <w:sz w:val="20"/>
                <w:szCs w:val="20"/>
                <w:rtl w:val="0"/>
              </w:rPr>
              <w:t xml:space="preserve">GL4</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0">
            <w:pPr>
              <w:spacing w:after="0" w:lineRule="auto"/>
              <w:ind w:left="0" w:firstLine="0"/>
              <w:rPr>
                <w:sz w:val="20"/>
                <w:szCs w:val="20"/>
              </w:rPr>
            </w:pPr>
            <w:r w:rsidDel="00000000" w:rsidR="00000000" w:rsidRPr="00000000">
              <w:rPr>
                <w:sz w:val="20"/>
                <w:szCs w:val="20"/>
                <w:rtl w:val="0"/>
              </w:rPr>
              <w:t xml:space="preserve">10604176402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1">
            <w:pPr>
              <w:spacing w:after="0" w:lineRule="auto"/>
              <w:ind w:left="0" w:firstLine="0"/>
              <w:rPr>
                <w:sz w:val="20"/>
                <w:szCs w:val="20"/>
              </w:rPr>
            </w:pPr>
            <w:r w:rsidDel="00000000" w:rsidR="00000000" w:rsidRPr="00000000">
              <w:rPr>
                <w:sz w:val="20"/>
                <w:szCs w:val="20"/>
                <w:rtl w:val="0"/>
              </w:rPr>
              <w:t xml:space="preserve">POSTAGE - 10604176402</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2">
            <w:pPr>
              <w:spacing w:after="0" w:lineRule="auto"/>
              <w:ind w:left="0" w:firstLine="0"/>
              <w:rPr>
                <w:sz w:val="20"/>
                <w:szCs w:val="20"/>
              </w:rPr>
            </w:pPr>
            <w:r w:rsidDel="00000000" w:rsidR="00000000" w:rsidRPr="00000000">
              <w:rPr>
                <w:sz w:val="20"/>
                <w:szCs w:val="20"/>
                <w:rtl w:val="0"/>
              </w:rPr>
              <w:t xml:space="preserve">GL5</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3">
            <w:pPr>
              <w:spacing w:after="0" w:lineRule="auto"/>
              <w:ind w:left="0" w:firstLine="0"/>
              <w:rPr>
                <w:sz w:val="20"/>
                <w:szCs w:val="20"/>
              </w:rPr>
            </w:pPr>
            <w:r w:rsidDel="00000000" w:rsidR="00000000" w:rsidRPr="00000000">
              <w:rPr>
                <w:sz w:val="20"/>
                <w:szCs w:val="20"/>
                <w:rtl w:val="0"/>
              </w:rPr>
              <w:t xml:space="preserve">10605040000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4">
            <w:pPr>
              <w:spacing w:after="0" w:lineRule="auto"/>
              <w:ind w:left="0" w:firstLine="0"/>
              <w:rPr>
                <w:sz w:val="20"/>
                <w:szCs w:val="20"/>
              </w:rPr>
            </w:pPr>
            <w:r w:rsidDel="00000000" w:rsidR="00000000" w:rsidRPr="00000000">
              <w:rPr>
                <w:sz w:val="20"/>
                <w:szCs w:val="20"/>
                <w:rtl w:val="0"/>
              </w:rPr>
              <w:t xml:space="preserve">HP STAMP &amp; POSTAGE FEES - 10605040000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5">
            <w:pPr>
              <w:spacing w:after="0" w:lineRule="auto"/>
              <w:ind w:left="0" w:firstLine="0"/>
              <w:rPr>
                <w:sz w:val="20"/>
                <w:szCs w:val="20"/>
              </w:rPr>
            </w:pPr>
            <w:r w:rsidDel="00000000" w:rsidR="00000000" w:rsidRPr="00000000">
              <w:rPr>
                <w:sz w:val="20"/>
                <w:szCs w:val="20"/>
                <w:rtl w:val="0"/>
              </w:rPr>
              <w:t xml:space="preserve">GL6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6">
            <w:pPr>
              <w:spacing w:after="0" w:lineRule="auto"/>
              <w:ind w:left="0" w:firstLine="0"/>
              <w:rPr>
                <w:sz w:val="20"/>
                <w:szCs w:val="20"/>
              </w:rPr>
            </w:pPr>
            <w:r w:rsidDel="00000000" w:rsidR="00000000" w:rsidRPr="00000000">
              <w:rPr>
                <w:sz w:val="20"/>
                <w:szCs w:val="20"/>
                <w:rtl w:val="0"/>
              </w:rPr>
              <w:t xml:space="preserve">10620000000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7">
            <w:pPr>
              <w:spacing w:after="0" w:lineRule="auto"/>
              <w:ind w:left="0" w:firstLine="0"/>
              <w:rPr>
                <w:sz w:val="20"/>
                <w:szCs w:val="20"/>
              </w:rPr>
            </w:pPr>
            <w:r w:rsidDel="00000000" w:rsidR="00000000" w:rsidRPr="00000000">
              <w:rPr>
                <w:sz w:val="20"/>
                <w:szCs w:val="20"/>
                <w:rtl w:val="0"/>
              </w:rPr>
              <w:t xml:space="preserve">DAY SETTLEMENT ACCOUNT - 10620000000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8">
            <w:pPr>
              <w:spacing w:after="0" w:lineRule="auto"/>
              <w:ind w:left="0" w:firstLine="0"/>
              <w:rPr>
                <w:sz w:val="20"/>
                <w:szCs w:val="20"/>
              </w:rPr>
            </w:pPr>
            <w:r w:rsidDel="00000000" w:rsidR="00000000" w:rsidRPr="00000000">
              <w:rPr>
                <w:sz w:val="20"/>
                <w:szCs w:val="20"/>
                <w:rtl w:val="0"/>
              </w:rPr>
              <w:t xml:space="preserve">GL7</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9">
            <w:pPr>
              <w:spacing w:after="0" w:lineRule="auto"/>
              <w:ind w:left="0" w:firstLine="0"/>
              <w:rPr>
                <w:sz w:val="20"/>
                <w:szCs w:val="20"/>
              </w:rPr>
            </w:pPr>
            <w:r w:rsidDel="00000000" w:rsidR="00000000" w:rsidRPr="00000000">
              <w:rPr>
                <w:sz w:val="20"/>
                <w:szCs w:val="20"/>
                <w:rtl w:val="0"/>
              </w:rPr>
              <w:t xml:space="preserve">10620200000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A">
            <w:pPr>
              <w:spacing w:after="0" w:lineRule="auto"/>
              <w:ind w:left="0" w:firstLine="0"/>
              <w:rPr>
                <w:sz w:val="20"/>
                <w:szCs w:val="20"/>
              </w:rPr>
            </w:pPr>
            <w:r w:rsidDel="00000000" w:rsidR="00000000" w:rsidRPr="00000000">
              <w:rPr>
                <w:sz w:val="20"/>
                <w:szCs w:val="20"/>
                <w:rtl w:val="0"/>
              </w:rPr>
              <w:t xml:space="preserve">TELLER TRANSACTIONS - 10620200000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B">
            <w:pPr>
              <w:spacing w:after="0" w:lineRule="auto"/>
              <w:ind w:left="0" w:firstLine="0"/>
              <w:rPr>
                <w:sz w:val="20"/>
                <w:szCs w:val="20"/>
              </w:rPr>
            </w:pPr>
            <w:r w:rsidDel="00000000" w:rsidR="00000000" w:rsidRPr="00000000">
              <w:rPr>
                <w:sz w:val="20"/>
                <w:szCs w:val="20"/>
                <w:rtl w:val="0"/>
              </w:rPr>
              <w:t xml:space="preserve">GL8</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C">
            <w:pPr>
              <w:spacing w:after="0" w:lineRule="auto"/>
              <w:ind w:left="0" w:firstLine="0"/>
              <w:rPr>
                <w:sz w:val="20"/>
                <w:szCs w:val="20"/>
              </w:rPr>
            </w:pPr>
            <w:r w:rsidDel="00000000" w:rsidR="00000000" w:rsidRPr="00000000">
              <w:rPr>
                <w:sz w:val="20"/>
                <w:szCs w:val="20"/>
                <w:rtl w:val="0"/>
              </w:rPr>
              <w:t xml:space="preserve">20704011000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D">
            <w:pPr>
              <w:spacing w:after="0" w:lineRule="auto"/>
              <w:ind w:left="0" w:firstLine="0"/>
              <w:rPr>
                <w:sz w:val="20"/>
                <w:szCs w:val="20"/>
              </w:rPr>
            </w:pPr>
            <w:r w:rsidDel="00000000" w:rsidR="00000000" w:rsidRPr="00000000">
              <w:rPr>
                <w:sz w:val="20"/>
                <w:szCs w:val="20"/>
                <w:rtl w:val="0"/>
              </w:rPr>
              <w:t xml:space="preserve">SUNDRY DEBTOR (HP) - HONDA - 20704011000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E">
            <w:pPr>
              <w:spacing w:after="0" w:lineRule="auto"/>
              <w:ind w:left="0" w:firstLine="0"/>
              <w:rPr>
                <w:sz w:val="20"/>
                <w:szCs w:val="20"/>
              </w:rPr>
            </w:pPr>
            <w:r w:rsidDel="00000000" w:rsidR="00000000" w:rsidRPr="00000000">
              <w:rPr>
                <w:sz w:val="20"/>
                <w:szCs w:val="20"/>
                <w:rtl w:val="0"/>
              </w:rPr>
              <w:t xml:space="preserve">GL9</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F">
            <w:pPr>
              <w:spacing w:after="0" w:lineRule="auto"/>
              <w:ind w:left="0" w:firstLine="0"/>
              <w:rPr>
                <w:sz w:val="20"/>
                <w:szCs w:val="20"/>
              </w:rPr>
            </w:pPr>
            <w:r w:rsidDel="00000000" w:rsidR="00000000" w:rsidRPr="00000000">
              <w:rPr>
                <w:sz w:val="20"/>
                <w:szCs w:val="20"/>
                <w:rtl w:val="0"/>
              </w:rPr>
              <w:t xml:space="preserve">20704012000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0">
            <w:pPr>
              <w:spacing w:after="0" w:lineRule="auto"/>
              <w:ind w:left="0" w:firstLine="0"/>
              <w:rPr>
                <w:sz w:val="20"/>
                <w:szCs w:val="20"/>
              </w:rPr>
            </w:pPr>
            <w:r w:rsidDel="00000000" w:rsidR="00000000" w:rsidRPr="00000000">
              <w:rPr>
                <w:sz w:val="20"/>
                <w:szCs w:val="20"/>
                <w:rtl w:val="0"/>
              </w:rPr>
              <w:t xml:space="preserve">SUNDRY DEBTOR (HP)-HICOMOBIL - 20704012000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1">
            <w:pPr>
              <w:spacing w:after="0" w:lineRule="auto"/>
              <w:ind w:left="0" w:firstLine="0"/>
              <w:rPr>
                <w:sz w:val="20"/>
                <w:szCs w:val="20"/>
              </w:rPr>
            </w:pPr>
            <w:r w:rsidDel="00000000" w:rsidR="00000000" w:rsidRPr="00000000">
              <w:rPr>
                <w:sz w:val="20"/>
                <w:szCs w:val="20"/>
                <w:rtl w:val="0"/>
              </w:rPr>
              <w:t xml:space="preserve">GL10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2">
            <w:pPr>
              <w:spacing w:after="0" w:lineRule="auto"/>
              <w:ind w:left="0" w:firstLine="0"/>
              <w:rPr>
                <w:sz w:val="20"/>
                <w:szCs w:val="20"/>
              </w:rPr>
            </w:pPr>
            <w:r w:rsidDel="00000000" w:rsidR="00000000" w:rsidRPr="00000000">
              <w:rPr>
                <w:sz w:val="20"/>
                <w:szCs w:val="20"/>
                <w:rtl w:val="0"/>
              </w:rPr>
              <w:t xml:space="preserve">20799080000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3">
            <w:pPr>
              <w:spacing w:after="0" w:lineRule="auto"/>
              <w:ind w:left="0" w:firstLine="0"/>
              <w:rPr>
                <w:sz w:val="20"/>
                <w:szCs w:val="20"/>
              </w:rPr>
            </w:pPr>
            <w:r w:rsidDel="00000000" w:rsidR="00000000" w:rsidRPr="00000000">
              <w:rPr>
                <w:sz w:val="20"/>
                <w:szCs w:val="20"/>
                <w:rtl w:val="0"/>
              </w:rPr>
              <w:t xml:space="preserve">CONTRA-LOAN - 20799080000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4">
            <w:pPr>
              <w:spacing w:after="0" w:lineRule="auto"/>
              <w:ind w:left="0" w:firstLine="0"/>
              <w:rPr>
                <w:sz w:val="20"/>
                <w:szCs w:val="20"/>
              </w:rPr>
            </w:pPr>
            <w:r w:rsidDel="00000000" w:rsidR="00000000" w:rsidRPr="00000000">
              <w:rPr>
                <w:sz w:val="20"/>
                <w:szCs w:val="20"/>
                <w:rtl w:val="0"/>
              </w:rPr>
              <w:t xml:space="preserve">GL11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5">
            <w:pPr>
              <w:spacing w:after="0" w:lineRule="auto"/>
              <w:ind w:left="0" w:firstLine="0"/>
              <w:rPr>
                <w:sz w:val="20"/>
                <w:szCs w:val="20"/>
              </w:rPr>
            </w:pPr>
            <w:r w:rsidDel="00000000" w:rsidR="00000000" w:rsidRPr="00000000">
              <w:rPr>
                <w:sz w:val="20"/>
                <w:szCs w:val="20"/>
                <w:rtl w:val="0"/>
              </w:rPr>
              <w:t xml:space="preserve">20799090000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6">
            <w:pPr>
              <w:spacing w:after="0" w:lineRule="auto"/>
              <w:ind w:left="0" w:firstLine="0"/>
              <w:rPr>
                <w:sz w:val="20"/>
                <w:szCs w:val="20"/>
              </w:rPr>
            </w:pPr>
            <w:r w:rsidDel="00000000" w:rsidR="00000000" w:rsidRPr="00000000">
              <w:rPr>
                <w:sz w:val="20"/>
                <w:szCs w:val="20"/>
                <w:rtl w:val="0"/>
              </w:rPr>
              <w:t xml:space="preserve">CONTRA-HEAD OFFICE - 20799090000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7">
            <w:pPr>
              <w:spacing w:after="0" w:lineRule="auto"/>
              <w:ind w:left="0" w:firstLine="0"/>
              <w:rPr>
                <w:sz w:val="20"/>
                <w:szCs w:val="20"/>
              </w:rPr>
            </w:pPr>
            <w:r w:rsidDel="00000000" w:rsidR="00000000" w:rsidRPr="00000000">
              <w:rPr>
                <w:sz w:val="20"/>
                <w:szCs w:val="20"/>
                <w:rtl w:val="0"/>
              </w:rPr>
              <w:t xml:space="preserve">GL12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8">
            <w:pPr>
              <w:spacing w:after="0" w:lineRule="auto"/>
              <w:ind w:left="0" w:firstLine="0"/>
              <w:rPr>
                <w:sz w:val="20"/>
                <w:szCs w:val="20"/>
              </w:rPr>
            </w:pPr>
            <w:r w:rsidDel="00000000" w:rsidR="00000000" w:rsidRPr="00000000">
              <w:rPr>
                <w:sz w:val="20"/>
                <w:szCs w:val="20"/>
                <w:rtl w:val="0"/>
              </w:rPr>
              <w:t xml:space="preserve">60008303000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9">
            <w:pPr>
              <w:spacing w:after="0" w:lineRule="auto"/>
              <w:ind w:left="0" w:firstLine="0"/>
              <w:rPr>
                <w:sz w:val="20"/>
                <w:szCs w:val="20"/>
              </w:rPr>
            </w:pPr>
            <w:r w:rsidDel="00000000" w:rsidR="00000000" w:rsidRPr="00000000">
              <w:rPr>
                <w:sz w:val="20"/>
                <w:szCs w:val="20"/>
                <w:rtl w:val="0"/>
              </w:rPr>
              <w:t xml:space="preserve">ADMINSTRATION CHARGES/FEE - 60008303000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A">
            <w:pPr>
              <w:spacing w:after="0" w:lineRule="auto"/>
              <w:ind w:left="0" w:firstLine="0"/>
              <w:rPr>
                <w:sz w:val="20"/>
                <w:szCs w:val="20"/>
              </w:rPr>
            </w:pPr>
            <w:r w:rsidDel="00000000" w:rsidR="00000000" w:rsidRPr="00000000">
              <w:rPr>
                <w:sz w:val="20"/>
                <w:szCs w:val="20"/>
                <w:rtl w:val="0"/>
              </w:rPr>
              <w:t xml:space="preserve">GL13</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B">
            <w:pPr>
              <w:spacing w:after="0" w:lineRule="auto"/>
              <w:ind w:left="0" w:firstLine="0"/>
              <w:rPr>
                <w:sz w:val="20"/>
                <w:szCs w:val="20"/>
              </w:rPr>
            </w:pPr>
            <w:r w:rsidDel="00000000" w:rsidR="00000000" w:rsidRPr="00000000">
              <w:rPr>
                <w:sz w:val="20"/>
                <w:szCs w:val="20"/>
                <w:rtl w:val="0"/>
              </w:rPr>
              <w:t xml:space="preserve">60008312000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C">
            <w:pPr>
              <w:spacing w:after="0" w:lineRule="auto"/>
              <w:ind w:left="0" w:firstLine="0"/>
              <w:rPr>
                <w:sz w:val="20"/>
                <w:szCs w:val="20"/>
              </w:rPr>
            </w:pPr>
            <w:r w:rsidDel="00000000" w:rsidR="00000000" w:rsidRPr="00000000">
              <w:rPr>
                <w:sz w:val="20"/>
                <w:szCs w:val="20"/>
                <w:rtl w:val="0"/>
              </w:rPr>
              <w:t xml:space="preserve">HP SERVICE FEES - 60008312000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D">
            <w:pPr>
              <w:spacing w:after="0" w:lineRule="auto"/>
              <w:ind w:left="0" w:firstLine="0"/>
              <w:rPr>
                <w:sz w:val="20"/>
                <w:szCs w:val="20"/>
              </w:rPr>
            </w:pPr>
            <w:r w:rsidDel="00000000" w:rsidR="00000000" w:rsidRPr="00000000">
              <w:rPr>
                <w:sz w:val="20"/>
                <w:szCs w:val="20"/>
                <w:rtl w:val="0"/>
              </w:rPr>
              <w:t xml:space="preserve">GL14</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E">
            <w:pPr>
              <w:spacing w:after="0" w:lineRule="auto"/>
              <w:ind w:left="0" w:firstLine="0"/>
              <w:rPr>
                <w:sz w:val="20"/>
                <w:szCs w:val="20"/>
              </w:rPr>
            </w:pPr>
            <w:r w:rsidDel="00000000" w:rsidR="00000000" w:rsidRPr="00000000">
              <w:rPr>
                <w:sz w:val="20"/>
                <w:szCs w:val="20"/>
                <w:rtl w:val="0"/>
              </w:rPr>
              <w:t xml:space="preserve">60008313000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F">
            <w:pPr>
              <w:spacing w:after="0" w:lineRule="auto"/>
              <w:ind w:left="0" w:firstLine="0"/>
              <w:rPr>
                <w:sz w:val="20"/>
                <w:szCs w:val="20"/>
              </w:rPr>
            </w:pPr>
            <w:r w:rsidDel="00000000" w:rsidR="00000000" w:rsidRPr="00000000">
              <w:rPr>
                <w:sz w:val="20"/>
                <w:szCs w:val="20"/>
                <w:rtl w:val="0"/>
              </w:rPr>
              <w:t xml:space="preserve">HP ADMIN FEES - 60008313000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0">
            <w:pPr>
              <w:spacing w:after="0" w:lineRule="auto"/>
              <w:ind w:left="0" w:firstLine="0"/>
              <w:rPr>
                <w:sz w:val="20"/>
                <w:szCs w:val="20"/>
              </w:rPr>
            </w:pPr>
            <w:r w:rsidDel="00000000" w:rsidR="00000000" w:rsidRPr="00000000">
              <w:rPr>
                <w:sz w:val="20"/>
                <w:szCs w:val="20"/>
                <w:rtl w:val="0"/>
              </w:rPr>
              <w:t xml:space="preserve">GL15</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1">
            <w:pPr>
              <w:spacing w:after="0" w:lineRule="auto"/>
              <w:ind w:left="0" w:firstLine="0"/>
              <w:rPr>
                <w:sz w:val="20"/>
                <w:szCs w:val="20"/>
              </w:rPr>
            </w:pPr>
            <w:r w:rsidDel="00000000" w:rsidR="00000000" w:rsidRPr="00000000">
              <w:rPr>
                <w:sz w:val="20"/>
                <w:szCs w:val="20"/>
                <w:rtl w:val="0"/>
              </w:rPr>
              <w:t xml:space="preserve">60008330000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2">
            <w:pPr>
              <w:spacing w:after="0" w:lineRule="auto"/>
              <w:ind w:left="0" w:firstLine="0"/>
              <w:rPr>
                <w:sz w:val="20"/>
                <w:szCs w:val="20"/>
              </w:rPr>
            </w:pPr>
            <w:r w:rsidDel="00000000" w:rsidR="00000000" w:rsidRPr="00000000">
              <w:rPr>
                <w:sz w:val="20"/>
                <w:szCs w:val="20"/>
                <w:rtl w:val="0"/>
              </w:rPr>
              <w:t xml:space="preserve">HP ROAD TAX FEES - 60008330000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3">
            <w:pPr>
              <w:spacing w:after="0" w:lineRule="auto"/>
              <w:ind w:left="0" w:firstLine="0"/>
              <w:rPr>
                <w:sz w:val="20"/>
                <w:szCs w:val="20"/>
              </w:rPr>
            </w:pPr>
            <w:r w:rsidDel="00000000" w:rsidR="00000000" w:rsidRPr="00000000">
              <w:rPr>
                <w:sz w:val="20"/>
                <w:szCs w:val="20"/>
                <w:rtl w:val="0"/>
              </w:rPr>
              <w:t xml:space="preserve">GL16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4">
            <w:pPr>
              <w:spacing w:after="0" w:lineRule="auto"/>
              <w:ind w:left="0" w:firstLine="0"/>
              <w:rPr>
                <w:sz w:val="20"/>
                <w:szCs w:val="20"/>
              </w:rPr>
            </w:pPr>
            <w:r w:rsidDel="00000000" w:rsidR="00000000" w:rsidRPr="00000000">
              <w:rPr>
                <w:sz w:val="20"/>
                <w:szCs w:val="20"/>
                <w:rtl w:val="0"/>
              </w:rPr>
              <w:t xml:space="preserve">60008340300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5">
            <w:pPr>
              <w:spacing w:after="0" w:lineRule="auto"/>
              <w:ind w:left="0" w:firstLine="0"/>
              <w:rPr>
                <w:sz w:val="20"/>
                <w:szCs w:val="20"/>
              </w:rPr>
            </w:pPr>
            <w:r w:rsidDel="00000000" w:rsidR="00000000" w:rsidRPr="00000000">
              <w:rPr>
                <w:sz w:val="20"/>
                <w:szCs w:val="20"/>
                <w:rtl w:val="0"/>
              </w:rPr>
              <w:t xml:space="preserve">HP ADMIN CHARGES ON FUNDING - 60008340300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6">
            <w:pPr>
              <w:spacing w:after="0" w:lineRule="auto"/>
              <w:ind w:left="0" w:firstLine="0"/>
              <w:rPr>
                <w:sz w:val="20"/>
                <w:szCs w:val="20"/>
              </w:rPr>
            </w:pPr>
            <w:r w:rsidDel="00000000" w:rsidR="00000000" w:rsidRPr="00000000">
              <w:rPr>
                <w:sz w:val="20"/>
                <w:szCs w:val="20"/>
                <w:rtl w:val="0"/>
              </w:rPr>
              <w:t xml:space="preserve">GL17</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7">
            <w:pPr>
              <w:spacing w:after="0" w:lineRule="auto"/>
              <w:ind w:left="0" w:firstLine="0"/>
              <w:rPr>
                <w:sz w:val="20"/>
                <w:szCs w:val="20"/>
              </w:rPr>
            </w:pPr>
            <w:r w:rsidDel="00000000" w:rsidR="00000000" w:rsidRPr="00000000">
              <w:rPr>
                <w:sz w:val="20"/>
                <w:szCs w:val="20"/>
                <w:rtl w:val="0"/>
              </w:rPr>
              <w:t xml:space="preserve">60008990000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8">
            <w:pPr>
              <w:spacing w:after="0" w:lineRule="auto"/>
              <w:ind w:left="0" w:firstLine="0"/>
              <w:rPr>
                <w:sz w:val="20"/>
                <w:szCs w:val="20"/>
              </w:rPr>
            </w:pPr>
            <w:r w:rsidDel="00000000" w:rsidR="00000000" w:rsidRPr="00000000">
              <w:rPr>
                <w:sz w:val="20"/>
                <w:szCs w:val="20"/>
                <w:rtl w:val="0"/>
              </w:rPr>
              <w:t xml:space="preserve">OTHER FEE INCOME - 60008990000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9">
            <w:pPr>
              <w:spacing w:after="0" w:lineRule="auto"/>
              <w:ind w:left="0" w:firstLine="0"/>
              <w:rPr>
                <w:sz w:val="20"/>
                <w:szCs w:val="20"/>
              </w:rPr>
            </w:pPr>
            <w:r w:rsidDel="00000000" w:rsidR="00000000" w:rsidRPr="00000000">
              <w:rPr>
                <w:sz w:val="20"/>
                <w:szCs w:val="20"/>
                <w:rtl w:val="0"/>
              </w:rPr>
              <w:t xml:space="preserve">GL18</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A">
            <w:pPr>
              <w:spacing w:after="0" w:lineRule="auto"/>
              <w:ind w:left="0" w:firstLine="0"/>
              <w:rPr>
                <w:sz w:val="20"/>
                <w:szCs w:val="20"/>
              </w:rPr>
            </w:pPr>
            <w:r w:rsidDel="00000000" w:rsidR="00000000" w:rsidRPr="00000000">
              <w:rPr>
                <w:sz w:val="20"/>
                <w:szCs w:val="20"/>
                <w:rtl w:val="0"/>
              </w:rPr>
              <w:t xml:space="preserve">60009190500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B">
            <w:pPr>
              <w:spacing w:after="0" w:lineRule="auto"/>
              <w:ind w:left="0" w:firstLine="0"/>
              <w:rPr>
                <w:sz w:val="20"/>
                <w:szCs w:val="20"/>
              </w:rPr>
            </w:pPr>
            <w:r w:rsidDel="00000000" w:rsidR="00000000" w:rsidRPr="00000000">
              <w:rPr>
                <w:sz w:val="20"/>
                <w:szCs w:val="20"/>
                <w:rtl w:val="0"/>
              </w:rPr>
              <w:t xml:space="preserve">SERVICE CHARGE REMITTANCE - 60009190500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C">
            <w:pPr>
              <w:spacing w:after="0" w:lineRule="auto"/>
              <w:ind w:left="0" w:firstLine="0"/>
              <w:rPr>
                <w:sz w:val="20"/>
                <w:szCs w:val="20"/>
              </w:rPr>
            </w:pPr>
            <w:r w:rsidDel="00000000" w:rsidR="00000000" w:rsidRPr="00000000">
              <w:rPr>
                <w:sz w:val="20"/>
                <w:szCs w:val="20"/>
                <w:rtl w:val="0"/>
              </w:rPr>
              <w:t xml:space="preserve">GL19</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D">
            <w:pPr>
              <w:spacing w:after="0" w:lineRule="auto"/>
              <w:ind w:left="0" w:firstLine="0"/>
              <w:rPr>
                <w:sz w:val="20"/>
                <w:szCs w:val="20"/>
              </w:rPr>
            </w:pPr>
            <w:r w:rsidDel="00000000" w:rsidR="00000000" w:rsidRPr="00000000">
              <w:rPr>
                <w:sz w:val="20"/>
                <w:szCs w:val="20"/>
                <w:rtl w:val="0"/>
              </w:rPr>
              <w:t xml:space="preserve">70005032000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E">
            <w:pPr>
              <w:spacing w:after="0" w:lineRule="auto"/>
              <w:ind w:left="0" w:firstLine="0"/>
              <w:rPr>
                <w:sz w:val="20"/>
                <w:szCs w:val="20"/>
              </w:rPr>
            </w:pPr>
            <w:r w:rsidDel="00000000" w:rsidR="00000000" w:rsidRPr="00000000">
              <w:rPr>
                <w:sz w:val="20"/>
                <w:szCs w:val="20"/>
                <w:rtl w:val="0"/>
              </w:rPr>
              <w:t xml:space="preserve">ROAD TAX/INSURANCE - 70005032000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F">
            <w:pPr>
              <w:spacing w:after="0" w:lineRule="auto"/>
              <w:ind w:left="0" w:firstLine="0"/>
              <w:rPr>
                <w:sz w:val="20"/>
                <w:szCs w:val="20"/>
              </w:rPr>
            </w:pPr>
            <w:r w:rsidDel="00000000" w:rsidR="00000000" w:rsidRPr="00000000">
              <w:rPr>
                <w:sz w:val="20"/>
                <w:szCs w:val="20"/>
                <w:rtl w:val="0"/>
              </w:rPr>
              <w:t xml:space="preserve">GL20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0">
            <w:pPr>
              <w:spacing w:after="0" w:lineRule="auto"/>
              <w:ind w:left="0" w:firstLine="0"/>
              <w:rPr>
                <w:sz w:val="20"/>
                <w:szCs w:val="20"/>
              </w:rPr>
            </w:pPr>
            <w:r w:rsidDel="00000000" w:rsidR="00000000" w:rsidRPr="00000000">
              <w:rPr>
                <w:sz w:val="20"/>
                <w:szCs w:val="20"/>
                <w:rtl w:val="0"/>
              </w:rPr>
              <w:t xml:space="preserve">70006330000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1">
            <w:pPr>
              <w:spacing w:after="0" w:lineRule="auto"/>
              <w:ind w:left="0" w:firstLine="0"/>
              <w:rPr>
                <w:sz w:val="20"/>
                <w:szCs w:val="20"/>
              </w:rPr>
            </w:pPr>
            <w:r w:rsidDel="00000000" w:rsidR="00000000" w:rsidRPr="00000000">
              <w:rPr>
                <w:sz w:val="20"/>
                <w:szCs w:val="20"/>
                <w:rtl w:val="0"/>
              </w:rPr>
              <w:t xml:space="preserve">HANDLING FEE - 70006330000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2">
            <w:pPr>
              <w:spacing w:after="0" w:lineRule="auto"/>
              <w:ind w:left="0" w:firstLine="0"/>
              <w:rPr>
                <w:sz w:val="20"/>
                <w:szCs w:val="20"/>
              </w:rPr>
            </w:pPr>
            <w:r w:rsidDel="00000000" w:rsidR="00000000" w:rsidRPr="00000000">
              <w:rPr>
                <w:sz w:val="20"/>
                <w:szCs w:val="20"/>
                <w:rtl w:val="0"/>
              </w:rPr>
              <w:t xml:space="preserve">GL21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3">
            <w:pPr>
              <w:spacing w:after="0" w:lineRule="auto"/>
              <w:ind w:left="0" w:firstLine="0"/>
              <w:rPr>
                <w:sz w:val="20"/>
                <w:szCs w:val="20"/>
              </w:rPr>
            </w:pPr>
            <w:r w:rsidDel="00000000" w:rsidR="00000000" w:rsidRPr="00000000">
              <w:rPr>
                <w:sz w:val="20"/>
                <w:szCs w:val="20"/>
                <w:rtl w:val="0"/>
              </w:rPr>
              <w:t xml:space="preserve">70007052000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4">
            <w:pPr>
              <w:spacing w:after="0" w:lineRule="auto"/>
              <w:ind w:left="0" w:firstLine="0"/>
              <w:rPr>
                <w:sz w:val="20"/>
                <w:szCs w:val="20"/>
              </w:rPr>
            </w:pPr>
            <w:r w:rsidDel="00000000" w:rsidR="00000000" w:rsidRPr="00000000">
              <w:rPr>
                <w:sz w:val="20"/>
                <w:szCs w:val="20"/>
                <w:rtl w:val="0"/>
              </w:rPr>
              <w:t xml:space="preserve">FREIGHT CHARGES - 70007052000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5">
            <w:pPr>
              <w:spacing w:after="0" w:lineRule="auto"/>
              <w:ind w:left="0" w:firstLine="0"/>
              <w:rPr>
                <w:sz w:val="20"/>
                <w:szCs w:val="20"/>
              </w:rPr>
            </w:pPr>
            <w:r w:rsidDel="00000000" w:rsidR="00000000" w:rsidRPr="00000000">
              <w:rPr>
                <w:sz w:val="20"/>
                <w:szCs w:val="20"/>
                <w:rtl w:val="0"/>
              </w:rPr>
              <w:t xml:space="preserve">GL22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6">
            <w:pPr>
              <w:spacing w:after="0" w:lineRule="auto"/>
              <w:ind w:left="0" w:firstLine="0"/>
              <w:rPr>
                <w:sz w:val="20"/>
                <w:szCs w:val="20"/>
              </w:rPr>
            </w:pPr>
            <w:r w:rsidDel="00000000" w:rsidR="00000000" w:rsidRPr="00000000">
              <w:rPr>
                <w:sz w:val="20"/>
                <w:szCs w:val="20"/>
                <w:rtl w:val="0"/>
              </w:rPr>
              <w:t xml:space="preserve">70007060100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7">
            <w:pPr>
              <w:spacing w:after="0" w:lineRule="auto"/>
              <w:ind w:left="0" w:firstLine="0"/>
              <w:rPr>
                <w:sz w:val="20"/>
                <w:szCs w:val="20"/>
              </w:rPr>
            </w:pPr>
            <w:r w:rsidDel="00000000" w:rsidR="00000000" w:rsidRPr="00000000">
              <w:rPr>
                <w:sz w:val="20"/>
                <w:szCs w:val="20"/>
                <w:rtl w:val="0"/>
              </w:rPr>
              <w:t xml:space="preserve">STAMPS &amp; POSTAGE - 70007060100</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8">
            <w:pPr>
              <w:spacing w:after="0" w:lineRule="auto"/>
              <w:ind w:left="0" w:firstLine="0"/>
              <w:rPr>
                <w:sz w:val="20"/>
                <w:szCs w:val="20"/>
              </w:rPr>
            </w:pPr>
            <w:r w:rsidDel="00000000" w:rsidR="00000000" w:rsidRPr="00000000">
              <w:rPr>
                <w:sz w:val="20"/>
                <w:szCs w:val="20"/>
                <w:rtl w:val="0"/>
              </w:rPr>
              <w:t xml:space="preserve">GL23</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9">
            <w:pPr>
              <w:spacing w:after="0" w:lineRule="auto"/>
              <w:ind w:left="0" w:firstLine="0"/>
              <w:rPr>
                <w:sz w:val="20"/>
                <w:szCs w:val="20"/>
              </w:rPr>
            </w:pPr>
            <w:r w:rsidDel="00000000" w:rsidR="00000000" w:rsidRPr="00000000">
              <w:rPr>
                <w:sz w:val="20"/>
                <w:szCs w:val="20"/>
                <w:rtl w:val="0"/>
              </w:rPr>
              <w:t xml:space="preserve">70007060200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A">
            <w:pPr>
              <w:spacing w:after="0" w:lineRule="auto"/>
              <w:ind w:left="0" w:firstLine="0"/>
              <w:rPr>
                <w:sz w:val="20"/>
                <w:szCs w:val="20"/>
              </w:rPr>
            </w:pPr>
            <w:r w:rsidDel="00000000" w:rsidR="00000000" w:rsidRPr="00000000">
              <w:rPr>
                <w:sz w:val="20"/>
                <w:szCs w:val="20"/>
                <w:rtl w:val="0"/>
              </w:rPr>
              <w:t xml:space="preserve">COURIER - 70007060200</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B">
            <w:pPr>
              <w:spacing w:after="0" w:lineRule="auto"/>
              <w:ind w:left="0" w:firstLine="0"/>
              <w:rPr>
                <w:sz w:val="20"/>
                <w:szCs w:val="20"/>
              </w:rPr>
            </w:pPr>
            <w:r w:rsidDel="00000000" w:rsidR="00000000" w:rsidRPr="00000000">
              <w:rPr>
                <w:sz w:val="20"/>
                <w:szCs w:val="20"/>
                <w:rtl w:val="0"/>
              </w:rPr>
              <w:t xml:space="preserve">GL24</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C">
            <w:pPr>
              <w:spacing w:after="0" w:lineRule="auto"/>
              <w:ind w:left="0" w:firstLine="0"/>
              <w:rPr>
                <w:sz w:val="20"/>
                <w:szCs w:val="20"/>
              </w:rPr>
            </w:pPr>
            <w:r w:rsidDel="00000000" w:rsidR="00000000" w:rsidRPr="00000000">
              <w:rPr>
                <w:sz w:val="20"/>
                <w:szCs w:val="20"/>
                <w:rtl w:val="0"/>
              </w:rPr>
              <w:t xml:space="preserve">70007144000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D">
            <w:pPr>
              <w:spacing w:after="0" w:lineRule="auto"/>
              <w:ind w:left="0" w:firstLine="0"/>
              <w:rPr>
                <w:sz w:val="20"/>
                <w:szCs w:val="20"/>
              </w:rPr>
            </w:pPr>
            <w:r w:rsidDel="00000000" w:rsidR="00000000" w:rsidRPr="00000000">
              <w:rPr>
                <w:sz w:val="20"/>
                <w:szCs w:val="20"/>
                <w:rtl w:val="0"/>
              </w:rPr>
              <w:t xml:space="preserve">OTHERS - 70007144000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E">
            <w:pPr>
              <w:spacing w:after="0" w:lineRule="auto"/>
              <w:ind w:left="0" w:firstLine="0"/>
              <w:rPr>
                <w:sz w:val="20"/>
                <w:szCs w:val="20"/>
              </w:rPr>
            </w:pPr>
            <w:r w:rsidDel="00000000" w:rsidR="00000000" w:rsidRPr="00000000">
              <w:rPr>
                <w:sz w:val="20"/>
                <w:szCs w:val="20"/>
                <w:rtl w:val="0"/>
              </w:rPr>
              <w:t xml:space="preserve">GL25</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F">
            <w:pPr>
              <w:spacing w:after="0" w:lineRule="auto"/>
              <w:ind w:left="0" w:firstLine="0"/>
              <w:rPr>
                <w:sz w:val="20"/>
                <w:szCs w:val="20"/>
              </w:rPr>
            </w:pPr>
            <w:r w:rsidDel="00000000" w:rsidR="00000000" w:rsidRPr="00000000">
              <w:rPr>
                <w:sz w:val="20"/>
                <w:szCs w:val="20"/>
                <w:rtl w:val="0"/>
              </w:rPr>
              <w:t xml:space="preserve">70007164010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0">
            <w:pPr>
              <w:spacing w:after="0" w:lineRule="auto"/>
              <w:ind w:left="0" w:firstLine="0"/>
              <w:rPr>
                <w:sz w:val="20"/>
                <w:szCs w:val="20"/>
              </w:rPr>
            </w:pPr>
            <w:r w:rsidDel="00000000" w:rsidR="00000000" w:rsidRPr="00000000">
              <w:rPr>
                <w:sz w:val="20"/>
                <w:szCs w:val="20"/>
                <w:rtl w:val="0"/>
              </w:rPr>
              <w:t xml:space="preserve">ROB/ROC SEARCH FEES - 70007164010</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1">
            <w:pPr>
              <w:spacing w:after="0" w:lineRule="auto"/>
              <w:ind w:left="0" w:firstLine="0"/>
              <w:rPr>
                <w:sz w:val="20"/>
                <w:szCs w:val="20"/>
              </w:rPr>
            </w:pPr>
            <w:r w:rsidDel="00000000" w:rsidR="00000000" w:rsidRPr="00000000">
              <w:rPr>
                <w:sz w:val="20"/>
                <w:szCs w:val="20"/>
                <w:rtl w:val="0"/>
              </w:rPr>
              <w:t xml:space="preserve">GL26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2">
            <w:pPr>
              <w:spacing w:after="0" w:lineRule="auto"/>
              <w:ind w:left="0" w:firstLine="0"/>
              <w:rPr>
                <w:sz w:val="20"/>
                <w:szCs w:val="20"/>
              </w:rPr>
            </w:pPr>
            <w:r w:rsidDel="00000000" w:rsidR="00000000" w:rsidRPr="00000000">
              <w:rPr>
                <w:sz w:val="20"/>
                <w:szCs w:val="20"/>
                <w:rtl w:val="0"/>
              </w:rPr>
              <w:t xml:space="preserve">70007180000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3">
            <w:pPr>
              <w:spacing w:after="0" w:lineRule="auto"/>
              <w:ind w:left="0" w:firstLine="0"/>
              <w:rPr>
                <w:sz w:val="20"/>
                <w:szCs w:val="20"/>
              </w:rPr>
            </w:pPr>
            <w:r w:rsidDel="00000000" w:rsidR="00000000" w:rsidRPr="00000000">
              <w:rPr>
                <w:sz w:val="20"/>
                <w:szCs w:val="20"/>
                <w:rtl w:val="0"/>
              </w:rPr>
              <w:t xml:space="preserve">MISC CHARGES - 70007180000</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4">
            <w:pPr>
              <w:spacing w:after="0" w:lineRule="auto"/>
              <w:ind w:left="0" w:firstLine="0"/>
              <w:rPr>
                <w:sz w:val="20"/>
                <w:szCs w:val="20"/>
              </w:rPr>
            </w:pPr>
            <w:r w:rsidDel="00000000" w:rsidR="00000000" w:rsidRPr="00000000">
              <w:rPr>
                <w:sz w:val="20"/>
                <w:szCs w:val="20"/>
                <w:rtl w:val="0"/>
              </w:rPr>
              <w:t xml:space="preserve">GL27</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5">
            <w:pPr>
              <w:spacing w:after="0" w:lineRule="auto"/>
              <w:ind w:left="0" w:firstLine="0"/>
              <w:rPr>
                <w:sz w:val="20"/>
                <w:szCs w:val="20"/>
              </w:rPr>
            </w:pPr>
            <w:r w:rsidDel="00000000" w:rsidR="00000000" w:rsidRPr="00000000">
              <w:rPr>
                <w:sz w:val="20"/>
                <w:szCs w:val="20"/>
                <w:rtl w:val="0"/>
              </w:rPr>
              <w:t xml:space="preserve">70007220000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6">
            <w:pPr>
              <w:spacing w:after="0" w:lineRule="auto"/>
              <w:ind w:left="0" w:firstLine="0"/>
              <w:rPr>
                <w:sz w:val="20"/>
                <w:szCs w:val="20"/>
              </w:rPr>
            </w:pPr>
            <w:r w:rsidDel="00000000" w:rsidR="00000000" w:rsidRPr="00000000">
              <w:rPr>
                <w:sz w:val="20"/>
                <w:szCs w:val="20"/>
                <w:rtl w:val="0"/>
              </w:rPr>
              <w:t xml:space="preserve">BANKERS &amp; CORRESPONDENT CHARGES - 70007220000</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7">
            <w:pPr>
              <w:spacing w:after="0" w:lineRule="auto"/>
              <w:ind w:left="0" w:firstLine="0"/>
              <w:rPr>
                <w:sz w:val="20"/>
                <w:szCs w:val="20"/>
              </w:rPr>
            </w:pPr>
            <w:r w:rsidDel="00000000" w:rsidR="00000000" w:rsidRPr="00000000">
              <w:rPr>
                <w:sz w:val="20"/>
                <w:szCs w:val="20"/>
                <w:rtl w:val="0"/>
              </w:rPr>
              <w:t xml:space="preserve">GL28</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8">
            <w:pPr>
              <w:spacing w:after="0" w:lineRule="auto"/>
              <w:ind w:left="0" w:firstLine="0"/>
              <w:rPr>
                <w:sz w:val="20"/>
                <w:szCs w:val="20"/>
              </w:rPr>
            </w:pPr>
            <w:r w:rsidDel="00000000" w:rsidR="00000000" w:rsidRPr="00000000">
              <w:rPr>
                <w:sz w:val="20"/>
                <w:szCs w:val="20"/>
                <w:rtl w:val="0"/>
              </w:rPr>
              <w:t xml:space="preserve">70007500700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9">
            <w:pPr>
              <w:spacing w:after="0" w:lineRule="auto"/>
              <w:ind w:left="0" w:firstLine="0"/>
              <w:rPr>
                <w:sz w:val="20"/>
                <w:szCs w:val="20"/>
              </w:rPr>
            </w:pPr>
            <w:r w:rsidDel="00000000" w:rsidR="00000000" w:rsidRPr="00000000">
              <w:rPr>
                <w:sz w:val="20"/>
                <w:szCs w:val="20"/>
                <w:rtl w:val="0"/>
              </w:rPr>
              <w:t xml:space="preserve">RUNNER FEES - 70007500700</w:t>
            </w:r>
          </w:p>
        </w:tc>
      </w:tr>
    </w:tbl>
    <w:p w:rsidR="00000000" w:rsidDel="00000000" w:rsidP="00000000" w:rsidRDefault="00000000" w:rsidRPr="00000000" w14:paraId="00000F3A">
      <w:pPr>
        <w:spacing w:after="60" w:before="60" w:lineRule="auto"/>
        <w:rPr/>
      </w:pPr>
      <w:r w:rsidDel="00000000" w:rsidR="00000000" w:rsidRPr="00000000">
        <w:rPr>
          <w:rtl w:val="0"/>
        </w:rPr>
        <w:t xml:space="preserve"> </w:t>
      </w:r>
    </w:p>
    <w:p w:rsidR="00000000" w:rsidDel="00000000" w:rsidP="00000000" w:rsidRDefault="00000000" w:rsidRPr="00000000" w14:paraId="00000F3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whok09sgi0cz" w:id="199"/>
      <w:bookmarkEnd w:id="199"/>
      <w:r w:rsidDel="00000000" w:rsidR="00000000" w:rsidRPr="00000000">
        <w:rPr>
          <w:sz w:val="22"/>
          <w:szCs w:val="22"/>
          <w:rtl w:val="0"/>
        </w:rPr>
        <w:t xml:space="preserve">18.7.</w:t>
      </w:r>
      <w:r w:rsidDel="00000000" w:rsidR="00000000" w:rsidRPr="00000000">
        <w:rPr>
          <w:sz w:val="22"/>
          <w:szCs w:val="22"/>
          <w:rtl w:val="0"/>
        </w:rPr>
        <w:t xml:space="preserve">          </w:t>
      </w:r>
      <w:r w:rsidDel="00000000" w:rsidR="00000000" w:rsidRPr="00000000">
        <w:rPr>
          <w:sz w:val="22"/>
          <w:szCs w:val="22"/>
          <w:rtl w:val="0"/>
        </w:rPr>
        <w:t xml:space="preserve">Recipient Payment Reference Common Code</w:t>
      </w:r>
    </w:p>
    <w:p w:rsidR="00000000" w:rsidDel="00000000" w:rsidP="00000000" w:rsidRDefault="00000000" w:rsidRPr="00000000" w14:paraId="00000F3C">
      <w:pPr>
        <w:spacing w:after="0" w:before="60" w:lineRule="auto"/>
        <w:ind w:left="880" w:hanging="44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pages follow Common Page in Pay off Mode</w:t>
      </w:r>
    </w:p>
    <w:p w:rsidR="00000000" w:rsidDel="00000000" w:rsidP="00000000" w:rsidRDefault="00000000" w:rsidRPr="00000000" w14:paraId="00000F3D">
      <w:pPr>
        <w:spacing w:after="0" w:lineRule="auto"/>
        <w:ind w:left="880" w:hanging="44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Code type: REC_PAY_REF</w:t>
      </w:r>
    </w:p>
    <w:p w:rsidR="00000000" w:rsidDel="00000000" w:rsidP="00000000" w:rsidRDefault="00000000" w:rsidRPr="00000000" w14:paraId="00000F3E">
      <w:pPr>
        <w:spacing w:after="60" w:lineRule="auto"/>
        <w:ind w:left="880" w:hanging="44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 list</w:t>
      </w:r>
    </w:p>
    <w:tbl>
      <w:tblPr>
        <w:tblStyle w:val="Table4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15"/>
        <w:gridCol w:w="1665"/>
        <w:gridCol w:w="1005"/>
        <w:gridCol w:w="3450"/>
        <w:tblGridChange w:id="0">
          <w:tblGrid>
            <w:gridCol w:w="1470"/>
            <w:gridCol w:w="1215"/>
            <w:gridCol w:w="1665"/>
            <w:gridCol w:w="1005"/>
            <w:gridCol w:w="345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3F">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40">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41">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42">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43">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4">
            <w:pPr>
              <w:spacing w:after="0" w:lineRule="auto"/>
              <w:ind w:left="0"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5">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6">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7">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8">
            <w:pPr>
              <w:spacing w:after="0" w:lineRule="auto"/>
              <w:ind w:left="0"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9">
            <w:pPr>
              <w:spacing w:after="0" w:lineRule="auto"/>
              <w:ind w:left="0"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A">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B">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C">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D">
            <w:pPr>
              <w:spacing w:after="0" w:lineRule="auto"/>
              <w:ind w:left="0" w:firstLine="0"/>
              <w:rPr>
                <w:sz w:val="20"/>
                <w:szCs w:val="20"/>
              </w:rPr>
            </w:pPr>
            <w:r w:rsidDel="00000000" w:rsidR="00000000" w:rsidRPr="00000000">
              <w:rPr>
                <w:sz w:val="20"/>
                <w:szCs w:val="20"/>
                <w:rtl w:val="0"/>
              </w:rPr>
              <w:t xml:space="preserve">The date the Common Code will expire.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E">
            <w:pPr>
              <w:spacing w:after="0" w:lineRule="auto"/>
              <w:ind w:left="0"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F">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0">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1">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2">
            <w:pPr>
              <w:spacing w:after="0" w:lineRule="auto"/>
              <w:ind w:left="0" w:firstLine="0"/>
              <w:rPr>
                <w:sz w:val="20"/>
                <w:szCs w:val="20"/>
              </w:rPr>
            </w:pPr>
            <w:r w:rsidDel="00000000" w:rsidR="00000000" w:rsidRPr="00000000">
              <w:rPr>
                <w:sz w:val="20"/>
                <w:szCs w:val="20"/>
                <w:rtl w:val="0"/>
              </w:rPr>
              <w:t xml:space="preserve">Primary Key Code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3">
            <w:pPr>
              <w:spacing w:after="0" w:lineRule="auto"/>
              <w:ind w:left="0"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4">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5">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6">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7">
            <w:pPr>
              <w:spacing w:after="0" w:lineRule="auto"/>
              <w:ind w:left="0" w:firstLine="0"/>
              <w:rPr>
                <w:sz w:val="20"/>
                <w:szCs w:val="20"/>
              </w:rPr>
            </w:pPr>
            <w:r w:rsidDel="00000000" w:rsidR="00000000" w:rsidRPr="00000000">
              <w:rPr>
                <w:sz w:val="20"/>
                <w:szCs w:val="20"/>
                <w:rtl w:val="0"/>
              </w:rPr>
              <w:t xml:space="preserve">Description to display for the configuration.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8">
            <w:pPr>
              <w:spacing w:after="0" w:lineRule="auto"/>
              <w:ind w:left="0"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9">
            <w:pPr>
              <w:spacing w:after="0" w:lineRule="auto"/>
              <w:ind w:left="0"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A">
            <w:pPr>
              <w:spacing w:after="0" w:lineRule="auto"/>
              <w:ind w:left="0" w:firstLine="0"/>
              <w:rPr>
                <w:sz w:val="20"/>
                <w:szCs w:val="20"/>
              </w:rPr>
            </w:pPr>
            <w:r w:rsidDel="00000000" w:rsidR="00000000" w:rsidRPr="00000000">
              <w:rPr>
                <w:sz w:val="20"/>
                <w:szCs w:val="20"/>
                <w:rtl w:val="0"/>
              </w:rPr>
              <w:t xml:space="preserve">VARCAHR2 (1)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B">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C">
            <w:pPr>
              <w:spacing w:after="0" w:lineRule="auto"/>
              <w:ind w:left="0" w:firstLine="0"/>
              <w:rPr>
                <w:sz w:val="20"/>
                <w:szCs w:val="20"/>
              </w:rPr>
            </w:pPr>
            <w:r w:rsidDel="00000000" w:rsidR="00000000" w:rsidRPr="00000000">
              <w:rPr>
                <w:sz w:val="20"/>
                <w:szCs w:val="20"/>
                <w:rtl w:val="0"/>
              </w:rPr>
              <w:t xml:space="preserve">Status of the Common Code</w:t>
            </w:r>
          </w:p>
        </w:tc>
      </w:tr>
      <w:tr>
        <w:trPr>
          <w:cantSplit w:val="0"/>
          <w:trHeight w:val="159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D">
            <w:pPr>
              <w:spacing w:after="0" w:lineRule="auto"/>
              <w:ind w:left="0"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E">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F">
            <w:pPr>
              <w:spacing w:after="0" w:lineRule="auto"/>
              <w:ind w:left="0" w:firstLine="0"/>
              <w:rPr>
                <w:sz w:val="20"/>
                <w:szCs w:val="20"/>
              </w:rPr>
            </w:pPr>
            <w:r w:rsidDel="00000000" w:rsidR="00000000" w:rsidRPr="00000000">
              <w:rPr>
                <w:sz w:val="20"/>
                <w:szCs w:val="20"/>
                <w:rtl w:val="0"/>
              </w:rPr>
              <w:t xml:space="preserve">NUMBERS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0">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1">
            <w:pPr>
              <w:spacing w:after="0" w:lineRule="auto"/>
              <w:ind w:left="0"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bl>
    <w:p w:rsidR="00000000" w:rsidDel="00000000" w:rsidP="00000000" w:rsidRDefault="00000000" w:rsidRPr="00000000" w14:paraId="00000F62">
      <w:pPr>
        <w:spacing w:after="60" w:before="60" w:lineRule="auto"/>
        <w:ind w:left="880" w:hanging="44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Code mapping</w:t>
      </w:r>
    </w:p>
    <w:tbl>
      <w:tblPr>
        <w:tblStyle w:val="Table4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905"/>
        <w:gridCol w:w="2430"/>
        <w:gridCol w:w="2625"/>
        <w:tblGridChange w:id="0">
          <w:tblGrid>
            <w:gridCol w:w="1845"/>
            <w:gridCol w:w="1905"/>
            <w:gridCol w:w="2430"/>
            <w:gridCol w:w="2625"/>
          </w:tblGrid>
        </w:tblGridChange>
      </w:tblGrid>
      <w:tr>
        <w:trPr>
          <w:cantSplit w:val="0"/>
          <w:trHeight w:val="21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63">
            <w:pPr>
              <w:spacing w:after="0" w:lineRule="auto"/>
              <w:ind w:left="0" w:firstLine="0"/>
              <w:jc w:val="center"/>
              <w:rPr>
                <w:b w:val="1"/>
                <w:bCs w:val="1"/>
                <w:sz w:val="20"/>
                <w:szCs w:val="20"/>
              </w:rPr>
            </w:pPr>
            <w:r w:rsidDel="00000000" w:rsidR="00000000" w:rsidRPr="00000000">
              <w:rPr>
                <w:b w:val="1"/>
                <w:bCs w:val="1"/>
                <w:sz w:val="20"/>
                <w:szCs w:val="20"/>
                <w:rtl w:val="0"/>
              </w:rPr>
              <w:t xml:space="preserve">CrediOS Code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64">
            <w:pPr>
              <w:spacing w:after="0" w:lineRule="auto"/>
              <w:ind w:left="0" w:firstLine="0"/>
              <w:jc w:val="center"/>
              <w:rPr>
                <w:b w:val="1"/>
                <w:bCs w:val="1"/>
                <w:sz w:val="20"/>
                <w:szCs w:val="20"/>
              </w:rPr>
            </w:pPr>
            <w:r w:rsidDel="00000000" w:rsidR="00000000" w:rsidRPr="00000000">
              <w:rPr>
                <w:b w:val="1"/>
                <w:bCs w:val="1"/>
                <w:sz w:val="20"/>
                <w:szCs w:val="20"/>
                <w:rtl w:val="0"/>
              </w:rPr>
              <w:t xml:space="preserve">Host Mapping</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65">
            <w:pPr>
              <w:spacing w:after="0" w:lineRule="auto"/>
              <w:ind w:left="0" w:firstLine="0"/>
              <w:jc w:val="center"/>
              <w:rPr>
                <w:b w:val="1"/>
                <w:bCs w:val="1"/>
                <w:sz w:val="20"/>
                <w:szCs w:val="20"/>
              </w:rPr>
            </w:pPr>
            <w:r w:rsidDel="00000000" w:rsidR="00000000" w:rsidRPr="00000000">
              <w:rPr>
                <w:b w:val="1"/>
                <w:bCs w:val="1"/>
                <w:sz w:val="20"/>
                <w:szCs w:val="20"/>
                <w:rtl w:val="0"/>
              </w:rPr>
              <w:t xml:space="preserve">Description</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66">
            <w:pPr>
              <w:spacing w:after="0" w:lineRule="auto"/>
              <w:ind w:left="0" w:firstLine="0"/>
              <w:jc w:val="center"/>
              <w:rPr>
                <w:b w:val="1"/>
                <w:bCs w:val="1"/>
                <w:sz w:val="20"/>
                <w:szCs w:val="20"/>
              </w:rPr>
            </w:pPr>
            <w:r w:rsidDel="00000000" w:rsidR="00000000" w:rsidRPr="00000000">
              <w:rPr>
                <w:b w:val="1"/>
                <w:bCs w:val="1"/>
                <w:sz w:val="20"/>
                <w:szCs w:val="20"/>
                <w:rtl w:val="0"/>
              </w:rPr>
              <w:t xml:space="preserve">Drop Down Display</w:t>
            </w:r>
          </w:p>
        </w:tc>
      </w:tr>
      <w:tr>
        <w:trPr>
          <w:cantSplit w:val="0"/>
          <w:trHeight w:val="2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7">
            <w:pPr>
              <w:spacing w:after="0" w:lineRule="auto"/>
              <w:ind w:left="0" w:firstLine="0"/>
              <w:jc w:val="right"/>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8">
            <w:pPr>
              <w:spacing w:after="0" w:lineRule="auto"/>
              <w:ind w:left="0" w:firstLine="0"/>
              <w:jc w:val="right"/>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9">
            <w:pPr>
              <w:spacing w:after="0" w:lineRule="auto"/>
              <w:ind w:left="0" w:firstLine="0"/>
              <w:rPr>
                <w:sz w:val="20"/>
                <w:szCs w:val="20"/>
              </w:rPr>
            </w:pPr>
            <w:r w:rsidDel="00000000" w:rsidR="00000000" w:rsidRPr="00000000">
              <w:rPr>
                <w:sz w:val="20"/>
                <w:szCs w:val="20"/>
                <w:rtl w:val="0"/>
              </w:rPr>
              <w:t xml:space="preserve">BALANCE TRANSFER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A">
            <w:pPr>
              <w:spacing w:after="0" w:lineRule="auto"/>
              <w:ind w:left="0" w:firstLine="0"/>
              <w:rPr>
                <w:sz w:val="20"/>
                <w:szCs w:val="20"/>
              </w:rPr>
            </w:pPr>
            <w:r w:rsidDel="00000000" w:rsidR="00000000" w:rsidRPr="00000000">
              <w:rPr>
                <w:sz w:val="20"/>
                <w:szCs w:val="20"/>
                <w:rtl w:val="0"/>
              </w:rPr>
              <w:t xml:space="preserve">3-BALANCE TRANSFER</w:t>
            </w:r>
          </w:p>
        </w:tc>
      </w:tr>
      <w:tr>
        <w:trPr>
          <w:cantSplit w:val="0"/>
          <w:trHeight w:val="2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B">
            <w:pPr>
              <w:spacing w:after="0" w:lineRule="auto"/>
              <w:ind w:left="0" w:firstLine="0"/>
              <w:jc w:val="right"/>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C">
            <w:pPr>
              <w:spacing w:after="0" w:lineRule="auto"/>
              <w:ind w:left="0" w:firstLine="0"/>
              <w:jc w:val="right"/>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D">
            <w:pPr>
              <w:spacing w:after="0" w:lineRule="auto"/>
              <w:ind w:left="0" w:firstLine="0"/>
              <w:rPr>
                <w:sz w:val="20"/>
                <w:szCs w:val="20"/>
              </w:rPr>
            </w:pPr>
            <w:r w:rsidDel="00000000" w:rsidR="00000000" w:rsidRPr="00000000">
              <w:rPr>
                <w:sz w:val="20"/>
                <w:szCs w:val="20"/>
                <w:rtl w:val="0"/>
              </w:rPr>
              <w:t xml:space="preserve">FEES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E">
            <w:pPr>
              <w:spacing w:after="0" w:lineRule="auto"/>
              <w:ind w:left="0" w:firstLine="0"/>
              <w:rPr>
                <w:sz w:val="20"/>
                <w:szCs w:val="20"/>
              </w:rPr>
            </w:pPr>
            <w:r w:rsidDel="00000000" w:rsidR="00000000" w:rsidRPr="00000000">
              <w:rPr>
                <w:sz w:val="20"/>
                <w:szCs w:val="20"/>
                <w:rtl w:val="0"/>
              </w:rPr>
              <w:t xml:space="preserve">9-FEES</w:t>
            </w:r>
          </w:p>
        </w:tc>
      </w:tr>
      <w:tr>
        <w:trPr>
          <w:cantSplit w:val="0"/>
          <w:trHeight w:val="2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F">
            <w:pPr>
              <w:spacing w:after="0" w:lineRule="auto"/>
              <w:ind w:left="0" w:firstLine="0"/>
              <w:jc w:val="right"/>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0">
            <w:pPr>
              <w:spacing w:after="0" w:lineRule="auto"/>
              <w:ind w:left="0" w:firstLine="0"/>
              <w:jc w:val="right"/>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1">
            <w:pPr>
              <w:spacing w:after="0" w:lineRule="auto"/>
              <w:ind w:left="0" w:firstLine="0"/>
              <w:rPr>
                <w:sz w:val="20"/>
                <w:szCs w:val="20"/>
              </w:rPr>
            </w:pPr>
            <w:r w:rsidDel="00000000" w:rsidR="00000000" w:rsidRPr="00000000">
              <w:rPr>
                <w:sz w:val="20"/>
                <w:szCs w:val="20"/>
                <w:rtl w:val="0"/>
              </w:rPr>
              <w:t xml:space="preserve">FUNDING</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2">
            <w:pPr>
              <w:spacing w:after="0" w:lineRule="auto"/>
              <w:ind w:left="0" w:firstLine="0"/>
              <w:rPr>
                <w:sz w:val="20"/>
                <w:szCs w:val="20"/>
              </w:rPr>
            </w:pPr>
            <w:r w:rsidDel="00000000" w:rsidR="00000000" w:rsidRPr="00000000">
              <w:rPr>
                <w:sz w:val="20"/>
                <w:szCs w:val="20"/>
                <w:rtl w:val="0"/>
              </w:rPr>
              <w:t xml:space="preserve">10-FUNDING</w:t>
            </w:r>
          </w:p>
        </w:tc>
      </w:tr>
      <w:tr>
        <w:trPr>
          <w:cantSplit w:val="0"/>
          <w:trHeight w:val="2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3">
            <w:pPr>
              <w:spacing w:after="0" w:lineRule="auto"/>
              <w:ind w:left="0" w:firstLine="0"/>
              <w:jc w:val="right"/>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4">
            <w:pPr>
              <w:spacing w:after="0" w:lineRule="auto"/>
              <w:ind w:left="0" w:firstLine="0"/>
              <w:jc w:val="right"/>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5">
            <w:pPr>
              <w:spacing w:after="0" w:lineRule="auto"/>
              <w:ind w:left="0" w:firstLine="0"/>
              <w:rPr>
                <w:sz w:val="20"/>
                <w:szCs w:val="20"/>
              </w:rPr>
            </w:pPr>
            <w:r w:rsidDel="00000000" w:rsidR="00000000" w:rsidRPr="00000000">
              <w:rPr>
                <w:sz w:val="20"/>
                <w:szCs w:val="20"/>
                <w:rtl w:val="0"/>
              </w:rPr>
              <w:t xml:space="preserve">LOAN PAYMENT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6">
            <w:pPr>
              <w:spacing w:after="0" w:lineRule="auto"/>
              <w:ind w:left="0" w:firstLine="0"/>
              <w:rPr>
                <w:sz w:val="20"/>
                <w:szCs w:val="20"/>
              </w:rPr>
            </w:pPr>
            <w:r w:rsidDel="00000000" w:rsidR="00000000" w:rsidRPr="00000000">
              <w:rPr>
                <w:sz w:val="20"/>
                <w:szCs w:val="20"/>
                <w:rtl w:val="0"/>
              </w:rPr>
              <w:t xml:space="preserve">14-LOAN PAYMENT</w:t>
            </w:r>
          </w:p>
        </w:tc>
      </w:tr>
      <w:tr>
        <w:trPr>
          <w:cantSplit w:val="0"/>
          <w:trHeight w:val="2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7">
            <w:pPr>
              <w:spacing w:after="0" w:lineRule="auto"/>
              <w:ind w:left="0" w:firstLine="0"/>
              <w:jc w:val="right"/>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8">
            <w:pPr>
              <w:spacing w:after="0" w:lineRule="auto"/>
              <w:ind w:left="0" w:firstLine="0"/>
              <w:jc w:val="right"/>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9">
            <w:pPr>
              <w:spacing w:after="0" w:lineRule="auto"/>
              <w:ind w:left="0" w:firstLine="0"/>
              <w:rPr>
                <w:sz w:val="20"/>
                <w:szCs w:val="20"/>
              </w:rPr>
            </w:pPr>
            <w:r w:rsidDel="00000000" w:rsidR="00000000" w:rsidRPr="00000000">
              <w:rPr>
                <w:sz w:val="20"/>
                <w:szCs w:val="20"/>
                <w:rtl w:val="0"/>
              </w:rPr>
              <w:t xml:space="preserve">REFUND</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A">
            <w:pPr>
              <w:spacing w:after="0" w:lineRule="auto"/>
              <w:ind w:left="0" w:firstLine="0"/>
              <w:rPr>
                <w:sz w:val="20"/>
                <w:szCs w:val="20"/>
              </w:rPr>
            </w:pPr>
            <w:r w:rsidDel="00000000" w:rsidR="00000000" w:rsidRPr="00000000">
              <w:rPr>
                <w:sz w:val="20"/>
                <w:szCs w:val="20"/>
                <w:rtl w:val="0"/>
              </w:rPr>
              <w:t xml:space="preserve">18-REFUND</w:t>
            </w:r>
          </w:p>
        </w:tc>
      </w:tr>
      <w:tr>
        <w:trPr>
          <w:cantSplit w:val="0"/>
          <w:trHeight w:val="2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B">
            <w:pPr>
              <w:spacing w:after="0" w:lineRule="auto"/>
              <w:ind w:left="0" w:firstLine="0"/>
              <w:jc w:val="right"/>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C">
            <w:pPr>
              <w:spacing w:after="0" w:lineRule="auto"/>
              <w:ind w:left="0" w:firstLine="0"/>
              <w:jc w:val="right"/>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D">
            <w:pPr>
              <w:spacing w:after="0" w:lineRule="auto"/>
              <w:ind w:left="0" w:firstLine="0"/>
              <w:rPr>
                <w:sz w:val="20"/>
                <w:szCs w:val="20"/>
              </w:rPr>
            </w:pPr>
            <w:r w:rsidDel="00000000" w:rsidR="00000000" w:rsidRPr="00000000">
              <w:rPr>
                <w:sz w:val="20"/>
                <w:szCs w:val="20"/>
                <w:rtl w:val="0"/>
              </w:rPr>
              <w:t xml:space="preserve">OTHERS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E">
            <w:pPr>
              <w:spacing w:after="0" w:lineRule="auto"/>
              <w:ind w:left="0" w:firstLine="0"/>
              <w:rPr>
                <w:sz w:val="20"/>
                <w:szCs w:val="20"/>
              </w:rPr>
            </w:pPr>
            <w:r w:rsidDel="00000000" w:rsidR="00000000" w:rsidRPr="00000000">
              <w:rPr>
                <w:sz w:val="20"/>
                <w:szCs w:val="20"/>
                <w:rtl w:val="0"/>
              </w:rPr>
              <w:t xml:space="preserve">26-OTHERS</w:t>
            </w:r>
          </w:p>
        </w:tc>
      </w:tr>
      <w:tr>
        <w:trPr>
          <w:cantSplit w:val="0"/>
          <w:trHeight w:val="2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F">
            <w:pPr>
              <w:spacing w:after="0" w:lineRule="auto"/>
              <w:ind w:left="0" w:firstLine="0"/>
              <w:jc w:val="right"/>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0">
            <w:pPr>
              <w:spacing w:after="0" w:lineRule="auto"/>
              <w:ind w:left="0" w:firstLine="0"/>
              <w:jc w:val="right"/>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1">
            <w:pPr>
              <w:spacing w:after="0" w:lineRule="auto"/>
              <w:ind w:left="0" w:firstLine="0"/>
              <w:rPr>
                <w:sz w:val="20"/>
                <w:szCs w:val="20"/>
              </w:rPr>
            </w:pPr>
            <w:r w:rsidDel="00000000" w:rsidR="00000000" w:rsidRPr="00000000">
              <w:rPr>
                <w:sz w:val="20"/>
                <w:szCs w:val="20"/>
                <w:rtl w:val="0"/>
              </w:rPr>
              <w:t xml:space="preserve">HANDLING FEE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2">
            <w:pPr>
              <w:spacing w:after="0" w:lineRule="auto"/>
              <w:ind w:left="0" w:firstLine="0"/>
              <w:rPr>
                <w:sz w:val="20"/>
                <w:szCs w:val="20"/>
              </w:rPr>
            </w:pPr>
            <w:r w:rsidDel="00000000" w:rsidR="00000000" w:rsidRPr="00000000">
              <w:rPr>
                <w:sz w:val="20"/>
                <w:szCs w:val="20"/>
                <w:rtl w:val="0"/>
              </w:rPr>
              <w:t xml:space="preserve">36-HANDLING FEE</w:t>
            </w:r>
          </w:p>
        </w:tc>
      </w:tr>
      <w:tr>
        <w:trPr>
          <w:cantSplit w:val="0"/>
          <w:trHeight w:val="2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3">
            <w:pPr>
              <w:spacing w:after="0" w:lineRule="auto"/>
              <w:ind w:left="0" w:firstLine="0"/>
              <w:jc w:val="right"/>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4">
            <w:pPr>
              <w:spacing w:after="0" w:lineRule="auto"/>
              <w:ind w:left="0" w:firstLine="0"/>
              <w:jc w:val="right"/>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5">
            <w:pPr>
              <w:spacing w:after="0" w:lineRule="auto"/>
              <w:ind w:left="0" w:firstLine="0"/>
              <w:rPr>
                <w:sz w:val="20"/>
                <w:szCs w:val="20"/>
              </w:rPr>
            </w:pPr>
            <w:r w:rsidDel="00000000" w:rsidR="00000000" w:rsidRPr="00000000">
              <w:rPr>
                <w:sz w:val="20"/>
                <w:szCs w:val="20"/>
                <w:rtl w:val="0"/>
              </w:rPr>
              <w:t xml:space="preserve">STAMP DUTY FEE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6">
            <w:pPr>
              <w:spacing w:after="0" w:lineRule="auto"/>
              <w:ind w:left="0" w:firstLine="0"/>
              <w:rPr>
                <w:sz w:val="20"/>
                <w:szCs w:val="20"/>
              </w:rPr>
            </w:pPr>
            <w:r w:rsidDel="00000000" w:rsidR="00000000" w:rsidRPr="00000000">
              <w:rPr>
                <w:sz w:val="20"/>
                <w:szCs w:val="20"/>
                <w:rtl w:val="0"/>
              </w:rPr>
              <w:t xml:space="preserve">42-STAMP DUTY FEE</w:t>
            </w:r>
          </w:p>
        </w:tc>
      </w:tr>
      <w:tr>
        <w:trPr>
          <w:cantSplit w:val="0"/>
          <w:trHeight w:val="2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7">
            <w:pPr>
              <w:spacing w:after="0" w:lineRule="auto"/>
              <w:ind w:left="0" w:firstLine="0"/>
              <w:jc w:val="right"/>
              <w:rPr>
                <w:sz w:val="20"/>
                <w:szCs w:val="20"/>
              </w:rPr>
            </w:pPr>
            <w:r w:rsidDel="00000000" w:rsidR="00000000" w:rsidRPr="00000000">
              <w:rPr>
                <w:sz w:val="20"/>
                <w:szCs w:val="20"/>
                <w:rtl w:val="0"/>
              </w:rPr>
              <w:t xml:space="preserve">43</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8">
            <w:pPr>
              <w:spacing w:after="0" w:lineRule="auto"/>
              <w:ind w:left="0" w:firstLine="0"/>
              <w:jc w:val="right"/>
              <w:rPr>
                <w:sz w:val="20"/>
                <w:szCs w:val="20"/>
              </w:rPr>
            </w:pPr>
            <w:r w:rsidDel="00000000" w:rsidR="00000000" w:rsidRPr="00000000">
              <w:rPr>
                <w:sz w:val="20"/>
                <w:szCs w:val="20"/>
                <w:rtl w:val="0"/>
              </w:rPr>
              <w:t xml:space="preserve">43</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9">
            <w:pPr>
              <w:spacing w:after="0" w:lineRule="auto"/>
              <w:ind w:left="0" w:firstLine="0"/>
              <w:rPr>
                <w:sz w:val="20"/>
                <w:szCs w:val="20"/>
              </w:rPr>
            </w:pPr>
            <w:r w:rsidDel="00000000" w:rsidR="00000000" w:rsidRPr="00000000">
              <w:rPr>
                <w:sz w:val="20"/>
                <w:szCs w:val="20"/>
                <w:rtl w:val="0"/>
              </w:rPr>
              <w:t xml:space="preserve">UPFRONT FEE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A">
            <w:pPr>
              <w:spacing w:after="0" w:lineRule="auto"/>
              <w:ind w:left="0" w:firstLine="0"/>
              <w:rPr>
                <w:sz w:val="20"/>
                <w:szCs w:val="20"/>
              </w:rPr>
            </w:pPr>
            <w:r w:rsidDel="00000000" w:rsidR="00000000" w:rsidRPr="00000000">
              <w:rPr>
                <w:sz w:val="20"/>
                <w:szCs w:val="20"/>
                <w:rtl w:val="0"/>
              </w:rPr>
              <w:t xml:space="preserve">43-UPFRONT FEE</w:t>
            </w:r>
          </w:p>
        </w:tc>
      </w:tr>
    </w:tbl>
    <w:p w:rsidR="00000000" w:rsidDel="00000000" w:rsidP="00000000" w:rsidRDefault="00000000" w:rsidRPr="00000000" w14:paraId="00000F8B">
      <w:pPr>
        <w:spacing w:after="60" w:before="60" w:lineRule="auto"/>
        <w:rPr/>
      </w:pPr>
      <w:r w:rsidDel="00000000" w:rsidR="00000000" w:rsidRPr="00000000">
        <w:rPr>
          <w:rtl w:val="0"/>
        </w:rPr>
        <w:t xml:space="preserve"> </w:t>
      </w:r>
    </w:p>
    <w:p w:rsidR="00000000" w:rsidDel="00000000" w:rsidP="00000000" w:rsidRDefault="00000000" w:rsidRPr="00000000" w14:paraId="00000F8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ax6pekaaamqh" w:id="200"/>
      <w:bookmarkEnd w:id="200"/>
      <w:r w:rsidDel="00000000" w:rsidR="00000000" w:rsidRPr="00000000">
        <w:rPr>
          <w:sz w:val="22"/>
          <w:szCs w:val="22"/>
          <w:rtl w:val="0"/>
        </w:rPr>
        <w:t xml:space="preserve">18.8.</w:t>
      </w:r>
      <w:r w:rsidDel="00000000" w:rsidR="00000000" w:rsidRPr="00000000">
        <w:rPr>
          <w:sz w:val="22"/>
          <w:szCs w:val="22"/>
          <w:rtl w:val="0"/>
        </w:rPr>
        <w:t xml:space="preserve">  </w:t>
      </w:r>
      <w:r w:rsidDel="00000000" w:rsidR="00000000" w:rsidRPr="00000000">
        <w:rPr>
          <w:sz w:val="22"/>
          <w:szCs w:val="22"/>
          <w:rtl w:val="0"/>
        </w:rPr>
        <w:t xml:space="preserve">Branch Centre/Region (Reporting) Common Code</w:t>
      </w:r>
    </w:p>
    <w:p w:rsidR="00000000" w:rsidDel="00000000" w:rsidP="00000000" w:rsidRDefault="00000000" w:rsidRPr="00000000" w14:paraId="00000F8D">
      <w:pPr>
        <w:spacing w:after="0" w:before="60" w:lineRule="auto"/>
        <w:ind w:left="880" w:hanging="44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pages follow Common Page in Pay off Mode</w:t>
      </w:r>
    </w:p>
    <w:p w:rsidR="00000000" w:rsidDel="00000000" w:rsidP="00000000" w:rsidRDefault="00000000" w:rsidRPr="00000000" w14:paraId="00000F8E">
      <w:pPr>
        <w:spacing w:after="0" w:lineRule="auto"/>
        <w:ind w:left="880" w:hanging="44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Code type: BRANCH_REGION</w:t>
      </w:r>
    </w:p>
    <w:p w:rsidR="00000000" w:rsidDel="00000000" w:rsidP="00000000" w:rsidRDefault="00000000" w:rsidRPr="00000000" w14:paraId="00000F8F">
      <w:pPr>
        <w:spacing w:after="60" w:lineRule="auto"/>
        <w:ind w:left="880" w:hanging="44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 list</w:t>
      </w:r>
    </w:p>
    <w:tbl>
      <w:tblPr>
        <w:tblStyle w:val="Table4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15"/>
        <w:gridCol w:w="1665"/>
        <w:gridCol w:w="1005"/>
        <w:gridCol w:w="3450"/>
        <w:tblGridChange w:id="0">
          <w:tblGrid>
            <w:gridCol w:w="1470"/>
            <w:gridCol w:w="1215"/>
            <w:gridCol w:w="1665"/>
            <w:gridCol w:w="1005"/>
            <w:gridCol w:w="345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90">
            <w:pPr>
              <w:spacing w:after="0" w:lineRule="auto"/>
              <w:ind w:left="-30.82677165354312"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91">
            <w:pPr>
              <w:spacing w:after="0" w:lineRule="auto"/>
              <w:ind w:left="-30.82677165354312"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92">
            <w:pPr>
              <w:spacing w:after="0" w:lineRule="auto"/>
              <w:ind w:left="-30.82677165354312"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93">
            <w:pPr>
              <w:spacing w:after="0" w:lineRule="auto"/>
              <w:ind w:left="-30.82677165354312"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94">
            <w:pPr>
              <w:spacing w:after="0" w:lineRule="auto"/>
              <w:ind w:left="-30.82677165354312"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5">
            <w:pPr>
              <w:spacing w:after="0" w:lineRule="auto"/>
              <w:ind w:left="-30.82677165354312"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6">
            <w:pPr>
              <w:spacing w:after="0" w:lineRule="auto"/>
              <w:ind w:left="-30.82677165354312"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7">
            <w:pPr>
              <w:spacing w:after="0" w:lineRule="auto"/>
              <w:ind w:left="-30.82677165354312"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8">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9">
            <w:pPr>
              <w:spacing w:after="0" w:lineRule="auto"/>
              <w:ind w:left="-30.82677165354312"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A">
            <w:pPr>
              <w:spacing w:after="0" w:lineRule="auto"/>
              <w:ind w:left="-30.82677165354312"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B">
            <w:pPr>
              <w:spacing w:after="0" w:lineRule="auto"/>
              <w:ind w:left="-30.82677165354312"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C">
            <w:pPr>
              <w:spacing w:after="0" w:lineRule="auto"/>
              <w:ind w:left="-30.82677165354312"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D">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E">
            <w:pPr>
              <w:spacing w:after="0" w:lineRule="auto"/>
              <w:ind w:left="-30.82677165354312" w:firstLine="0"/>
              <w:rPr>
                <w:sz w:val="20"/>
                <w:szCs w:val="20"/>
              </w:rPr>
            </w:pPr>
            <w:r w:rsidDel="00000000" w:rsidR="00000000" w:rsidRPr="00000000">
              <w:rPr>
                <w:sz w:val="20"/>
                <w:szCs w:val="20"/>
                <w:rtl w:val="0"/>
              </w:rPr>
              <w:t xml:space="preserve">The date the Common Code will expire.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F">
            <w:pPr>
              <w:spacing w:after="0" w:lineRule="auto"/>
              <w:ind w:left="-30.82677165354312"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0">
            <w:pPr>
              <w:spacing w:after="0" w:lineRule="auto"/>
              <w:ind w:left="-30.82677165354312"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1">
            <w:pPr>
              <w:spacing w:after="0" w:lineRule="auto"/>
              <w:ind w:left="-30.82677165354312"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2">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3">
            <w:pPr>
              <w:spacing w:after="0" w:lineRule="auto"/>
              <w:ind w:left="-30.82677165354312" w:firstLine="0"/>
              <w:rPr>
                <w:sz w:val="20"/>
                <w:szCs w:val="20"/>
              </w:rPr>
            </w:pPr>
            <w:r w:rsidDel="00000000" w:rsidR="00000000" w:rsidRPr="00000000">
              <w:rPr>
                <w:sz w:val="20"/>
                <w:szCs w:val="20"/>
                <w:rtl w:val="0"/>
              </w:rPr>
              <w:t xml:space="preserve">Primary Key Code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4">
            <w:pPr>
              <w:spacing w:after="0" w:lineRule="auto"/>
              <w:ind w:left="-30.82677165354312"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5">
            <w:pPr>
              <w:spacing w:after="0" w:lineRule="auto"/>
              <w:ind w:left="-30.82677165354312"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6">
            <w:pPr>
              <w:spacing w:after="0" w:lineRule="auto"/>
              <w:ind w:left="-30.82677165354312"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7">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8">
            <w:pPr>
              <w:spacing w:after="0" w:lineRule="auto"/>
              <w:ind w:left="-30.82677165354312" w:firstLine="0"/>
              <w:rPr>
                <w:sz w:val="20"/>
                <w:szCs w:val="20"/>
              </w:rPr>
            </w:pPr>
            <w:r w:rsidDel="00000000" w:rsidR="00000000" w:rsidRPr="00000000">
              <w:rPr>
                <w:sz w:val="20"/>
                <w:szCs w:val="20"/>
                <w:rtl w:val="0"/>
              </w:rPr>
              <w:t xml:space="preserve">Description to display for the configuration.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9">
            <w:pPr>
              <w:spacing w:after="0" w:lineRule="auto"/>
              <w:ind w:left="-30.82677165354312"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A">
            <w:pPr>
              <w:spacing w:after="0" w:lineRule="auto"/>
              <w:ind w:left="-30.82677165354312"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B">
            <w:pPr>
              <w:spacing w:after="0" w:lineRule="auto"/>
              <w:ind w:left="-30.82677165354312" w:firstLine="0"/>
              <w:rPr>
                <w:sz w:val="20"/>
                <w:szCs w:val="20"/>
              </w:rPr>
            </w:pPr>
            <w:r w:rsidDel="00000000" w:rsidR="00000000" w:rsidRPr="00000000">
              <w:rPr>
                <w:sz w:val="20"/>
                <w:szCs w:val="20"/>
                <w:rtl w:val="0"/>
              </w:rPr>
              <w:t xml:space="preserve">VARCAHR2 (1)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C">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D">
            <w:pPr>
              <w:spacing w:after="0" w:lineRule="auto"/>
              <w:ind w:left="-30.82677165354312" w:firstLine="0"/>
              <w:rPr>
                <w:sz w:val="20"/>
                <w:szCs w:val="20"/>
              </w:rPr>
            </w:pPr>
            <w:r w:rsidDel="00000000" w:rsidR="00000000" w:rsidRPr="00000000">
              <w:rPr>
                <w:sz w:val="20"/>
                <w:szCs w:val="20"/>
                <w:rtl w:val="0"/>
              </w:rPr>
              <w:t xml:space="preserve">Status of the Common Code</w:t>
            </w:r>
          </w:p>
        </w:tc>
      </w:tr>
      <w:tr>
        <w:trPr>
          <w:cantSplit w:val="0"/>
          <w:trHeight w:val="159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E">
            <w:pPr>
              <w:spacing w:after="0" w:lineRule="auto"/>
              <w:ind w:left="-30.82677165354312"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F">
            <w:pPr>
              <w:spacing w:after="0" w:lineRule="auto"/>
              <w:ind w:left="-30.82677165354312"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0">
            <w:pPr>
              <w:spacing w:after="0" w:lineRule="auto"/>
              <w:ind w:left="-30.82677165354312" w:firstLine="0"/>
              <w:rPr>
                <w:sz w:val="20"/>
                <w:szCs w:val="20"/>
              </w:rPr>
            </w:pPr>
            <w:r w:rsidDel="00000000" w:rsidR="00000000" w:rsidRPr="00000000">
              <w:rPr>
                <w:sz w:val="20"/>
                <w:szCs w:val="20"/>
                <w:rtl w:val="0"/>
              </w:rPr>
              <w:t xml:space="preserve">NUMBERS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1">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2">
            <w:pPr>
              <w:spacing w:after="0" w:lineRule="auto"/>
              <w:ind w:left="-30.82677165354312"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bl>
    <w:p w:rsidR="00000000" w:rsidDel="00000000" w:rsidP="00000000" w:rsidRDefault="00000000" w:rsidRPr="00000000" w14:paraId="00000FB3">
      <w:pPr>
        <w:spacing w:after="60" w:before="60" w:lineRule="auto"/>
        <w:rPr/>
      </w:pPr>
      <w:r w:rsidDel="00000000" w:rsidR="00000000" w:rsidRPr="00000000">
        <w:rPr>
          <w:rtl w:val="0"/>
        </w:rPr>
        <w:t xml:space="preserve"> </w:t>
      </w:r>
    </w:p>
    <w:p w:rsidR="00000000" w:rsidDel="00000000" w:rsidP="00000000" w:rsidRDefault="00000000" w:rsidRPr="00000000" w14:paraId="00000FB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gd532jmmidwu" w:id="201"/>
      <w:bookmarkEnd w:id="201"/>
      <w:r w:rsidDel="00000000" w:rsidR="00000000" w:rsidRPr="00000000">
        <w:rPr>
          <w:sz w:val="22"/>
          <w:szCs w:val="22"/>
          <w:rtl w:val="0"/>
        </w:rPr>
        <w:t xml:space="preserve">18.9. Segment Code (IBG) Common Code</w:t>
      </w:r>
    </w:p>
    <w:p w:rsidR="00000000" w:rsidDel="00000000" w:rsidP="00000000" w:rsidRDefault="00000000" w:rsidRPr="00000000" w14:paraId="00000FB5">
      <w:pPr>
        <w:spacing w:after="0" w:before="60" w:lineRule="auto"/>
        <w:ind w:left="880" w:hanging="44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pages follow Common Page in Pay off Mode</w:t>
      </w:r>
    </w:p>
    <w:p w:rsidR="00000000" w:rsidDel="00000000" w:rsidP="00000000" w:rsidRDefault="00000000" w:rsidRPr="00000000" w14:paraId="00000FB6">
      <w:pPr>
        <w:spacing w:after="0" w:lineRule="auto"/>
        <w:ind w:left="880" w:hanging="44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Code type: IBG_SEGMENT</w:t>
      </w:r>
    </w:p>
    <w:p w:rsidR="00000000" w:rsidDel="00000000" w:rsidP="00000000" w:rsidRDefault="00000000" w:rsidRPr="00000000" w14:paraId="00000FB7">
      <w:pPr>
        <w:spacing w:after="60" w:lineRule="auto"/>
        <w:ind w:left="880" w:hanging="44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 list</w:t>
      </w:r>
    </w:p>
    <w:tbl>
      <w:tblPr>
        <w:tblStyle w:val="Table4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15"/>
        <w:gridCol w:w="1665"/>
        <w:gridCol w:w="1005"/>
        <w:gridCol w:w="3450"/>
        <w:tblGridChange w:id="0">
          <w:tblGrid>
            <w:gridCol w:w="1470"/>
            <w:gridCol w:w="1215"/>
            <w:gridCol w:w="1665"/>
            <w:gridCol w:w="1005"/>
            <w:gridCol w:w="345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B8">
            <w:pPr>
              <w:spacing w:after="0" w:lineRule="auto"/>
              <w:ind w:left="-30.82677165354312"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B9">
            <w:pPr>
              <w:spacing w:after="0" w:lineRule="auto"/>
              <w:ind w:left="-30.82677165354312"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BA">
            <w:pPr>
              <w:spacing w:after="0" w:lineRule="auto"/>
              <w:ind w:left="-30.82677165354312"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BB">
            <w:pPr>
              <w:spacing w:after="0" w:lineRule="auto"/>
              <w:ind w:left="-30.82677165354312"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BC">
            <w:pPr>
              <w:spacing w:after="0" w:lineRule="auto"/>
              <w:ind w:left="-30.82677165354312"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D">
            <w:pPr>
              <w:spacing w:after="0" w:lineRule="auto"/>
              <w:ind w:left="-30.82677165354312"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E">
            <w:pPr>
              <w:spacing w:after="0" w:lineRule="auto"/>
              <w:ind w:left="-30.82677165354312"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F">
            <w:pPr>
              <w:spacing w:after="0" w:lineRule="auto"/>
              <w:ind w:left="-30.82677165354312"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0">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1">
            <w:pPr>
              <w:spacing w:after="0" w:lineRule="auto"/>
              <w:ind w:left="-30.82677165354312"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2">
            <w:pPr>
              <w:spacing w:after="0" w:lineRule="auto"/>
              <w:ind w:left="-30.82677165354312"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3">
            <w:pPr>
              <w:spacing w:after="0" w:lineRule="auto"/>
              <w:ind w:left="-30.82677165354312"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4">
            <w:pPr>
              <w:spacing w:after="0" w:lineRule="auto"/>
              <w:ind w:left="-30.82677165354312"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5">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6">
            <w:pPr>
              <w:spacing w:after="0" w:lineRule="auto"/>
              <w:ind w:left="-30.82677165354312" w:firstLine="0"/>
              <w:rPr>
                <w:sz w:val="20"/>
                <w:szCs w:val="20"/>
              </w:rPr>
            </w:pPr>
            <w:r w:rsidDel="00000000" w:rsidR="00000000" w:rsidRPr="00000000">
              <w:rPr>
                <w:sz w:val="20"/>
                <w:szCs w:val="20"/>
                <w:rtl w:val="0"/>
              </w:rPr>
              <w:t xml:space="preserve">The date the Common Code will expire.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7">
            <w:pPr>
              <w:spacing w:after="0" w:lineRule="auto"/>
              <w:ind w:left="-30.82677165354312"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8">
            <w:pPr>
              <w:spacing w:after="0" w:lineRule="auto"/>
              <w:ind w:left="-30.82677165354312"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9">
            <w:pPr>
              <w:spacing w:after="0" w:lineRule="auto"/>
              <w:ind w:left="-30.82677165354312"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A">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B">
            <w:pPr>
              <w:spacing w:after="0" w:lineRule="auto"/>
              <w:ind w:left="-30.82677165354312" w:firstLine="0"/>
              <w:rPr>
                <w:sz w:val="20"/>
                <w:szCs w:val="20"/>
              </w:rPr>
            </w:pPr>
            <w:r w:rsidDel="00000000" w:rsidR="00000000" w:rsidRPr="00000000">
              <w:rPr>
                <w:sz w:val="20"/>
                <w:szCs w:val="20"/>
                <w:rtl w:val="0"/>
              </w:rPr>
              <w:t xml:space="preserve">Primary Key Code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C">
            <w:pPr>
              <w:spacing w:after="0" w:lineRule="auto"/>
              <w:ind w:left="-30.82677165354312"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D">
            <w:pPr>
              <w:spacing w:after="0" w:lineRule="auto"/>
              <w:ind w:left="-30.82677165354312"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E">
            <w:pPr>
              <w:spacing w:after="0" w:lineRule="auto"/>
              <w:ind w:left="-30.82677165354312"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F">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0">
            <w:pPr>
              <w:spacing w:after="0" w:lineRule="auto"/>
              <w:ind w:left="-30.82677165354312" w:firstLine="0"/>
              <w:rPr>
                <w:sz w:val="20"/>
                <w:szCs w:val="20"/>
              </w:rPr>
            </w:pPr>
            <w:r w:rsidDel="00000000" w:rsidR="00000000" w:rsidRPr="00000000">
              <w:rPr>
                <w:sz w:val="20"/>
                <w:szCs w:val="20"/>
                <w:rtl w:val="0"/>
              </w:rPr>
              <w:t xml:space="preserve">Description to display for the configuration.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1">
            <w:pPr>
              <w:spacing w:after="0" w:lineRule="auto"/>
              <w:ind w:left="-30.82677165354312"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2">
            <w:pPr>
              <w:spacing w:after="0" w:lineRule="auto"/>
              <w:ind w:left="-30.82677165354312"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3">
            <w:pPr>
              <w:spacing w:after="0" w:lineRule="auto"/>
              <w:ind w:left="-30.82677165354312" w:firstLine="0"/>
              <w:rPr>
                <w:sz w:val="20"/>
                <w:szCs w:val="20"/>
              </w:rPr>
            </w:pPr>
            <w:r w:rsidDel="00000000" w:rsidR="00000000" w:rsidRPr="00000000">
              <w:rPr>
                <w:sz w:val="20"/>
                <w:szCs w:val="20"/>
                <w:rtl w:val="0"/>
              </w:rPr>
              <w:t xml:space="preserve">VARCAHR2 (1)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4">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5">
            <w:pPr>
              <w:spacing w:after="0" w:lineRule="auto"/>
              <w:ind w:left="-30.82677165354312" w:firstLine="0"/>
              <w:rPr>
                <w:sz w:val="20"/>
                <w:szCs w:val="20"/>
              </w:rPr>
            </w:pPr>
            <w:r w:rsidDel="00000000" w:rsidR="00000000" w:rsidRPr="00000000">
              <w:rPr>
                <w:sz w:val="20"/>
                <w:szCs w:val="20"/>
                <w:rtl w:val="0"/>
              </w:rPr>
              <w:t xml:space="preserve">Status of the Common Code</w:t>
            </w:r>
          </w:p>
        </w:tc>
      </w:tr>
      <w:tr>
        <w:trPr>
          <w:cantSplit w:val="0"/>
          <w:trHeight w:val="159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6">
            <w:pPr>
              <w:spacing w:after="0" w:lineRule="auto"/>
              <w:ind w:left="-30.82677165354312"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7">
            <w:pPr>
              <w:spacing w:after="0" w:lineRule="auto"/>
              <w:ind w:left="-30.82677165354312"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8">
            <w:pPr>
              <w:spacing w:after="0" w:lineRule="auto"/>
              <w:ind w:left="-30.82677165354312" w:firstLine="0"/>
              <w:rPr>
                <w:sz w:val="20"/>
                <w:szCs w:val="20"/>
              </w:rPr>
            </w:pPr>
            <w:r w:rsidDel="00000000" w:rsidR="00000000" w:rsidRPr="00000000">
              <w:rPr>
                <w:sz w:val="20"/>
                <w:szCs w:val="20"/>
                <w:rtl w:val="0"/>
              </w:rPr>
              <w:t xml:space="preserve">NUMBERS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9">
            <w:pPr>
              <w:spacing w:after="0" w:lineRule="auto"/>
              <w:ind w:left="-30.82677165354312"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A">
            <w:pPr>
              <w:spacing w:after="0" w:lineRule="auto"/>
              <w:ind w:left="-30.82677165354312"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bl>
    <w:p w:rsidR="00000000" w:rsidDel="00000000" w:rsidP="00000000" w:rsidRDefault="00000000" w:rsidRPr="00000000" w14:paraId="00000FDB">
      <w:pPr>
        <w:spacing w:after="60" w:before="60" w:lineRule="auto"/>
        <w:ind w:left="880" w:hanging="44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Host mapping</w:t>
      </w:r>
    </w:p>
    <w:tbl>
      <w:tblPr>
        <w:tblStyle w:val="Table4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340"/>
        <w:gridCol w:w="4635"/>
        <w:tblGridChange w:id="0">
          <w:tblGrid>
            <w:gridCol w:w="1830"/>
            <w:gridCol w:w="2340"/>
            <w:gridCol w:w="4635"/>
          </w:tblGrid>
        </w:tblGridChange>
      </w:tblGrid>
      <w:tr>
        <w:trPr>
          <w:cantSplit w:val="0"/>
          <w:trHeight w:val="240" w:hRule="atLeast"/>
          <w:tblHeader w:val="0"/>
        </w:trPr>
        <w:tc>
          <w:tcPr>
            <w:tcBorders>
              <w:top w:color="e0e0e0" w:space="0" w:sz="5" w:val="single"/>
              <w:left w:color="e0e0e0" w:space="0" w:sz="5" w:val="single"/>
              <w:bottom w:color="e0e0e0" w:space="0" w:sz="5" w:val="single"/>
              <w:right w:color="e0e0e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0FDC">
            <w:pPr>
              <w:spacing w:after="0" w:lineRule="auto"/>
              <w:ind w:left="141.73228346456688" w:hanging="3.070866141732438"/>
              <w:jc w:val="center"/>
              <w:rPr>
                <w:b w:val="1"/>
                <w:bCs w:val="1"/>
                <w:sz w:val="20"/>
                <w:szCs w:val="20"/>
              </w:rPr>
            </w:pPr>
            <w:r w:rsidDel="00000000" w:rsidR="00000000" w:rsidRPr="00000000">
              <w:rPr>
                <w:b w:val="1"/>
                <w:bCs w:val="1"/>
                <w:sz w:val="20"/>
                <w:szCs w:val="20"/>
                <w:rtl w:val="0"/>
              </w:rPr>
              <w:t xml:space="preserve">LOS Code</w:t>
            </w:r>
          </w:p>
        </w:tc>
        <w:tc>
          <w:tcPr>
            <w:tcBorders>
              <w:top w:color="e0e0e0" w:space="0" w:sz="5" w:val="single"/>
              <w:left w:color="000000" w:space="0" w:sz="0" w:val="nil"/>
              <w:bottom w:color="e0e0e0" w:space="0" w:sz="5" w:val="single"/>
              <w:right w:color="e0e0e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0FDD">
            <w:pPr>
              <w:spacing w:after="0" w:lineRule="auto"/>
              <w:ind w:left="141.73228346456688" w:hanging="3.070866141732438"/>
              <w:jc w:val="center"/>
              <w:rPr>
                <w:b w:val="1"/>
                <w:bCs w:val="1"/>
                <w:sz w:val="20"/>
                <w:szCs w:val="20"/>
              </w:rPr>
            </w:pPr>
            <w:r w:rsidDel="00000000" w:rsidR="00000000" w:rsidRPr="00000000">
              <w:rPr>
                <w:b w:val="1"/>
                <w:bCs w:val="1"/>
                <w:sz w:val="20"/>
                <w:szCs w:val="20"/>
                <w:rtl w:val="0"/>
              </w:rPr>
              <w:t xml:space="preserve">Host Mapping</w:t>
            </w:r>
          </w:p>
        </w:tc>
        <w:tc>
          <w:tcPr>
            <w:tcBorders>
              <w:top w:color="e0e0e0" w:space="0" w:sz="5" w:val="single"/>
              <w:left w:color="000000" w:space="0" w:sz="0" w:val="nil"/>
              <w:bottom w:color="e0e0e0" w:space="0" w:sz="5" w:val="single"/>
              <w:right w:color="e0e0e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0FDE">
            <w:pPr>
              <w:spacing w:after="0" w:lineRule="auto"/>
              <w:ind w:left="141.73228346456688" w:hanging="3.070866141732438"/>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2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F">
            <w:pPr>
              <w:spacing w:after="0" w:lineRule="auto"/>
              <w:ind w:left="141.73228346456688" w:hanging="3.070866141732438"/>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0">
            <w:pPr>
              <w:spacing w:after="0" w:lineRule="auto"/>
              <w:ind w:left="141.73228346456688" w:hanging="3.070866141732438"/>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1">
            <w:pPr>
              <w:spacing w:after="0" w:lineRule="auto"/>
              <w:ind w:left="141.73228346456688" w:hanging="3.070866141732438"/>
              <w:rPr>
                <w:sz w:val="20"/>
                <w:szCs w:val="20"/>
              </w:rPr>
            </w:pPr>
            <w:r w:rsidDel="00000000" w:rsidR="00000000" w:rsidRPr="00000000">
              <w:rPr>
                <w:sz w:val="20"/>
                <w:szCs w:val="20"/>
                <w:rtl w:val="0"/>
              </w:rPr>
              <w:t xml:space="preserve">0-GOVERNMENT</w:t>
            </w:r>
          </w:p>
        </w:tc>
      </w:tr>
      <w:tr>
        <w:trPr>
          <w:cantSplit w:val="0"/>
          <w:trHeight w:val="2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2">
            <w:pPr>
              <w:spacing w:after="0" w:lineRule="auto"/>
              <w:ind w:left="141.73228346456688" w:hanging="3.070866141732438"/>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3">
            <w:pPr>
              <w:spacing w:after="0" w:lineRule="auto"/>
              <w:ind w:left="141.73228346456688" w:hanging="3.070866141732438"/>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4">
            <w:pPr>
              <w:spacing w:after="0" w:lineRule="auto"/>
              <w:ind w:left="141.73228346456688" w:hanging="3.070866141732438"/>
              <w:rPr>
                <w:sz w:val="20"/>
                <w:szCs w:val="20"/>
              </w:rPr>
            </w:pPr>
            <w:r w:rsidDel="00000000" w:rsidR="00000000" w:rsidRPr="00000000">
              <w:rPr>
                <w:sz w:val="20"/>
                <w:szCs w:val="20"/>
                <w:rtl w:val="0"/>
              </w:rPr>
              <w:t xml:space="preserve">1-PRIVATE</w:t>
            </w:r>
          </w:p>
        </w:tc>
      </w:tr>
      <w:tr>
        <w:trPr>
          <w:cantSplit w:val="0"/>
          <w:trHeight w:val="2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5">
            <w:pPr>
              <w:spacing w:after="0" w:lineRule="auto"/>
              <w:ind w:left="141.73228346456688" w:hanging="3.070866141732438"/>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6">
            <w:pPr>
              <w:spacing w:after="0" w:lineRule="auto"/>
              <w:ind w:left="141.73228346456688" w:hanging="3.070866141732438"/>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7">
            <w:pPr>
              <w:spacing w:after="0" w:lineRule="auto"/>
              <w:ind w:left="141.73228346456688" w:hanging="3.070866141732438"/>
              <w:rPr>
                <w:sz w:val="20"/>
                <w:szCs w:val="20"/>
              </w:rPr>
            </w:pPr>
            <w:r w:rsidDel="00000000" w:rsidR="00000000" w:rsidRPr="00000000">
              <w:rPr>
                <w:sz w:val="20"/>
                <w:szCs w:val="20"/>
                <w:rtl w:val="0"/>
              </w:rPr>
              <w:t xml:space="preserve">2-OTC</w:t>
            </w:r>
          </w:p>
        </w:tc>
      </w:tr>
      <w:tr>
        <w:trPr>
          <w:cantSplit w:val="0"/>
          <w:trHeight w:val="2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8">
            <w:pPr>
              <w:spacing w:after="0" w:lineRule="auto"/>
              <w:ind w:left="141.73228346456688" w:hanging="3.070866141732438"/>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9">
            <w:pPr>
              <w:spacing w:after="0" w:lineRule="auto"/>
              <w:ind w:left="141.73228346456688" w:hanging="3.070866141732438"/>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A">
            <w:pPr>
              <w:spacing w:after="0" w:lineRule="auto"/>
              <w:ind w:left="141.73228346456688" w:hanging="3.070866141732438"/>
              <w:rPr>
                <w:sz w:val="20"/>
                <w:szCs w:val="20"/>
              </w:rPr>
            </w:pPr>
            <w:r w:rsidDel="00000000" w:rsidR="00000000" w:rsidRPr="00000000">
              <w:rPr>
                <w:sz w:val="20"/>
                <w:szCs w:val="20"/>
                <w:rtl w:val="0"/>
              </w:rPr>
              <w:t xml:space="preserve">4-ACCOUNT GENERAL</w:t>
            </w:r>
          </w:p>
        </w:tc>
      </w:tr>
      <w:tr>
        <w:trPr>
          <w:cantSplit w:val="0"/>
          <w:trHeight w:val="2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B">
            <w:pPr>
              <w:spacing w:after="0" w:lineRule="auto"/>
              <w:ind w:left="141.73228346456688" w:hanging="3.070866141732438"/>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C">
            <w:pPr>
              <w:spacing w:after="0" w:lineRule="auto"/>
              <w:ind w:left="141.73228346456688" w:hanging="3.070866141732438"/>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D">
            <w:pPr>
              <w:spacing w:after="0" w:lineRule="auto"/>
              <w:ind w:left="141.73228346456688" w:hanging="3.070866141732438"/>
              <w:rPr>
                <w:sz w:val="20"/>
                <w:szCs w:val="20"/>
              </w:rPr>
            </w:pPr>
            <w:r w:rsidDel="00000000" w:rsidR="00000000" w:rsidRPr="00000000">
              <w:rPr>
                <w:sz w:val="20"/>
                <w:szCs w:val="20"/>
                <w:rtl w:val="0"/>
              </w:rPr>
              <w:t xml:space="preserve">6-E-SHARE TRANSACTION</w:t>
            </w:r>
          </w:p>
        </w:tc>
      </w:tr>
      <w:tr>
        <w:trPr>
          <w:cantSplit w:val="0"/>
          <w:trHeight w:val="2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E">
            <w:pPr>
              <w:spacing w:after="0" w:lineRule="auto"/>
              <w:ind w:left="141.73228346456688" w:hanging="3.070866141732438"/>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F">
            <w:pPr>
              <w:spacing w:after="0" w:lineRule="auto"/>
              <w:ind w:left="141.73228346456688" w:hanging="3.070866141732438"/>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0">
            <w:pPr>
              <w:spacing w:after="0" w:lineRule="auto"/>
              <w:ind w:left="141.73228346456688" w:hanging="3.070866141732438"/>
              <w:rPr>
                <w:sz w:val="20"/>
                <w:szCs w:val="20"/>
              </w:rPr>
            </w:pPr>
            <w:r w:rsidDel="00000000" w:rsidR="00000000" w:rsidRPr="00000000">
              <w:rPr>
                <w:sz w:val="20"/>
                <w:szCs w:val="20"/>
                <w:rtl w:val="0"/>
              </w:rPr>
              <w:t xml:space="preserve">7-E-DIVIDEND TRANSACTION</w:t>
            </w:r>
          </w:p>
        </w:tc>
      </w:tr>
    </w:tbl>
    <w:p w:rsidR="00000000" w:rsidDel="00000000" w:rsidP="00000000" w:rsidRDefault="00000000" w:rsidRPr="00000000" w14:paraId="00000FF1">
      <w:pPr>
        <w:spacing w:after="60" w:before="60" w:lineRule="auto"/>
        <w:rPr/>
      </w:pPr>
      <w:r w:rsidDel="00000000" w:rsidR="00000000" w:rsidRPr="00000000">
        <w:rPr>
          <w:rtl w:val="0"/>
        </w:rPr>
        <w:t xml:space="preserve"> </w:t>
      </w:r>
    </w:p>
    <w:p w:rsidR="00000000" w:rsidDel="00000000" w:rsidP="00000000" w:rsidRDefault="00000000" w:rsidRPr="00000000" w14:paraId="00000FF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hstowwntut1f" w:id="202"/>
      <w:bookmarkEnd w:id="202"/>
      <w:r w:rsidDel="00000000" w:rsidR="00000000" w:rsidRPr="00000000">
        <w:rPr>
          <w:sz w:val="22"/>
          <w:szCs w:val="22"/>
          <w:rtl w:val="0"/>
        </w:rPr>
        <w:t xml:space="preserve">18.10. Element Code (IBG) Common Code</w:t>
      </w:r>
    </w:p>
    <w:p w:rsidR="00000000" w:rsidDel="00000000" w:rsidP="00000000" w:rsidRDefault="00000000" w:rsidRPr="00000000" w14:paraId="00000FF3">
      <w:pPr>
        <w:spacing w:after="0" w:before="60" w:lineRule="auto"/>
        <w:ind w:left="880" w:hanging="44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pages follow Common Page in Pay off Mode</w:t>
      </w:r>
    </w:p>
    <w:p w:rsidR="00000000" w:rsidDel="00000000" w:rsidP="00000000" w:rsidRDefault="00000000" w:rsidRPr="00000000" w14:paraId="00000FF4">
      <w:pPr>
        <w:spacing w:after="0" w:lineRule="auto"/>
        <w:ind w:left="880" w:hanging="44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Code type: BRANCH_REGION</w:t>
      </w:r>
    </w:p>
    <w:p w:rsidR="00000000" w:rsidDel="00000000" w:rsidP="00000000" w:rsidRDefault="00000000" w:rsidRPr="00000000" w14:paraId="00000FF5">
      <w:pPr>
        <w:spacing w:after="60" w:lineRule="auto"/>
        <w:ind w:left="880" w:hanging="44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 list</w:t>
      </w:r>
    </w:p>
    <w:tbl>
      <w:tblPr>
        <w:tblStyle w:val="Table4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15"/>
        <w:gridCol w:w="1665"/>
        <w:gridCol w:w="1005"/>
        <w:gridCol w:w="3450"/>
        <w:tblGridChange w:id="0">
          <w:tblGrid>
            <w:gridCol w:w="1470"/>
            <w:gridCol w:w="1215"/>
            <w:gridCol w:w="1665"/>
            <w:gridCol w:w="1005"/>
            <w:gridCol w:w="345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F6">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F7">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F8">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F9">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FFA">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B">
            <w:pPr>
              <w:spacing w:after="0" w:lineRule="auto"/>
              <w:ind w:left="0"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C">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D">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E">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F">
            <w:pPr>
              <w:spacing w:after="0" w:lineRule="auto"/>
              <w:ind w:left="0"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0">
            <w:pPr>
              <w:spacing w:after="0" w:lineRule="auto"/>
              <w:ind w:left="0"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1">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2">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3">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spacing w:after="0" w:lineRule="auto"/>
              <w:ind w:left="0" w:firstLine="0"/>
              <w:rPr>
                <w:sz w:val="20"/>
                <w:szCs w:val="20"/>
              </w:rPr>
            </w:pPr>
            <w:r w:rsidDel="00000000" w:rsidR="00000000" w:rsidRPr="00000000">
              <w:rPr>
                <w:sz w:val="20"/>
                <w:szCs w:val="20"/>
                <w:rtl w:val="0"/>
              </w:rPr>
              <w:t xml:space="preserve">The date the Common Code will expire.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5">
            <w:pPr>
              <w:spacing w:after="0" w:lineRule="auto"/>
              <w:ind w:left="0"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6">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7">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8">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9">
            <w:pPr>
              <w:spacing w:after="0" w:lineRule="auto"/>
              <w:ind w:left="0" w:firstLine="0"/>
              <w:rPr>
                <w:sz w:val="20"/>
                <w:szCs w:val="20"/>
              </w:rPr>
            </w:pPr>
            <w:r w:rsidDel="00000000" w:rsidR="00000000" w:rsidRPr="00000000">
              <w:rPr>
                <w:sz w:val="20"/>
                <w:szCs w:val="20"/>
                <w:rtl w:val="0"/>
              </w:rPr>
              <w:t xml:space="preserve">Primary Key Code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A">
            <w:pPr>
              <w:spacing w:after="0" w:lineRule="auto"/>
              <w:ind w:left="0"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B">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C">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D">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E">
            <w:pPr>
              <w:spacing w:after="0" w:lineRule="auto"/>
              <w:ind w:left="0" w:firstLine="0"/>
              <w:rPr>
                <w:sz w:val="20"/>
                <w:szCs w:val="20"/>
              </w:rPr>
            </w:pPr>
            <w:r w:rsidDel="00000000" w:rsidR="00000000" w:rsidRPr="00000000">
              <w:rPr>
                <w:sz w:val="20"/>
                <w:szCs w:val="20"/>
                <w:rtl w:val="0"/>
              </w:rPr>
              <w:t xml:space="preserve">Description to display for the configuration.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F">
            <w:pPr>
              <w:spacing w:after="0" w:lineRule="auto"/>
              <w:ind w:left="0"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spacing w:after="0" w:lineRule="auto"/>
              <w:ind w:left="0"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spacing w:after="0" w:lineRule="auto"/>
              <w:ind w:left="0" w:firstLine="0"/>
              <w:rPr>
                <w:sz w:val="20"/>
                <w:szCs w:val="20"/>
              </w:rPr>
            </w:pPr>
            <w:r w:rsidDel="00000000" w:rsidR="00000000" w:rsidRPr="00000000">
              <w:rPr>
                <w:sz w:val="20"/>
                <w:szCs w:val="20"/>
                <w:rtl w:val="0"/>
              </w:rPr>
              <w:t xml:space="preserve">VARCAHR2 (1)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2">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3">
            <w:pPr>
              <w:spacing w:after="0" w:lineRule="auto"/>
              <w:ind w:left="0" w:firstLine="0"/>
              <w:rPr>
                <w:sz w:val="20"/>
                <w:szCs w:val="20"/>
              </w:rPr>
            </w:pPr>
            <w:r w:rsidDel="00000000" w:rsidR="00000000" w:rsidRPr="00000000">
              <w:rPr>
                <w:sz w:val="20"/>
                <w:szCs w:val="20"/>
                <w:rtl w:val="0"/>
              </w:rPr>
              <w:t xml:space="preserve">Status of the Common Code</w:t>
            </w:r>
          </w:p>
        </w:tc>
      </w:tr>
      <w:tr>
        <w:trPr>
          <w:cantSplit w:val="0"/>
          <w:trHeight w:val="159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4">
            <w:pPr>
              <w:spacing w:after="0" w:lineRule="auto"/>
              <w:ind w:left="0"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6">
            <w:pPr>
              <w:spacing w:after="0" w:lineRule="auto"/>
              <w:ind w:left="0" w:firstLine="0"/>
              <w:rPr>
                <w:sz w:val="20"/>
                <w:szCs w:val="20"/>
              </w:rPr>
            </w:pPr>
            <w:r w:rsidDel="00000000" w:rsidR="00000000" w:rsidRPr="00000000">
              <w:rPr>
                <w:sz w:val="20"/>
                <w:szCs w:val="20"/>
                <w:rtl w:val="0"/>
              </w:rPr>
              <w:t xml:space="preserve">NUMBERS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7">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spacing w:after="0" w:lineRule="auto"/>
              <w:ind w:left="0"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bl>
    <w:p w:rsidR="00000000" w:rsidDel="00000000" w:rsidP="00000000" w:rsidRDefault="00000000" w:rsidRPr="00000000" w14:paraId="00001019">
      <w:pPr>
        <w:spacing w:after="60" w:before="60" w:lineRule="auto"/>
        <w:ind w:left="880" w:hanging="44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Host mapping</w:t>
      </w:r>
    </w:p>
    <w:tbl>
      <w:tblPr>
        <w:tblStyle w:val="Table4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55"/>
        <w:gridCol w:w="4620"/>
        <w:tblGridChange w:id="0">
          <w:tblGrid>
            <w:gridCol w:w="1845"/>
            <w:gridCol w:w="2355"/>
            <w:gridCol w:w="4620"/>
          </w:tblGrid>
        </w:tblGridChange>
      </w:tblGrid>
      <w:tr>
        <w:trPr>
          <w:cantSplit w:val="0"/>
          <w:trHeight w:val="240" w:hRule="atLeast"/>
          <w:tblHeader w:val="0"/>
        </w:trPr>
        <w:tc>
          <w:tcPr>
            <w:tcBorders>
              <w:top w:color="e0e0e0" w:space="0" w:sz="5" w:val="single"/>
              <w:left w:color="e0e0e0" w:space="0" w:sz="5" w:val="single"/>
              <w:bottom w:color="e0e0e0" w:space="0" w:sz="5" w:val="single"/>
              <w:right w:color="e0e0e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101A">
            <w:pPr>
              <w:spacing w:after="0" w:lineRule="auto"/>
              <w:ind w:left="0" w:firstLine="0"/>
              <w:jc w:val="center"/>
              <w:rPr>
                <w:b w:val="1"/>
                <w:bCs w:val="1"/>
                <w:sz w:val="20"/>
                <w:szCs w:val="20"/>
              </w:rPr>
            </w:pPr>
            <w:r w:rsidDel="00000000" w:rsidR="00000000" w:rsidRPr="00000000">
              <w:rPr>
                <w:b w:val="1"/>
                <w:bCs w:val="1"/>
                <w:sz w:val="20"/>
                <w:szCs w:val="20"/>
                <w:rtl w:val="0"/>
              </w:rPr>
              <w:t xml:space="preserve">LOS Code</w:t>
            </w:r>
          </w:p>
        </w:tc>
        <w:tc>
          <w:tcPr>
            <w:tcBorders>
              <w:top w:color="e0e0e0" w:space="0" w:sz="5" w:val="single"/>
              <w:left w:color="000000" w:space="0" w:sz="0" w:val="nil"/>
              <w:bottom w:color="e0e0e0" w:space="0" w:sz="5" w:val="single"/>
              <w:right w:color="e0e0e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101B">
            <w:pPr>
              <w:spacing w:after="0" w:lineRule="auto"/>
              <w:ind w:left="0" w:firstLine="0"/>
              <w:jc w:val="center"/>
              <w:rPr>
                <w:b w:val="1"/>
                <w:bCs w:val="1"/>
                <w:sz w:val="20"/>
                <w:szCs w:val="20"/>
              </w:rPr>
            </w:pPr>
            <w:r w:rsidDel="00000000" w:rsidR="00000000" w:rsidRPr="00000000">
              <w:rPr>
                <w:b w:val="1"/>
                <w:bCs w:val="1"/>
                <w:sz w:val="20"/>
                <w:szCs w:val="20"/>
                <w:rtl w:val="0"/>
              </w:rPr>
              <w:t xml:space="preserve">Host Mapping</w:t>
            </w:r>
          </w:p>
        </w:tc>
        <w:tc>
          <w:tcPr>
            <w:tcBorders>
              <w:top w:color="e0e0e0" w:space="0" w:sz="5" w:val="single"/>
              <w:left w:color="000000" w:space="0" w:sz="0" w:val="nil"/>
              <w:bottom w:color="e0e0e0" w:space="0" w:sz="5" w:val="single"/>
              <w:right w:color="e0e0e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101C">
            <w:pPr>
              <w:spacing w:after="0" w:lineRule="auto"/>
              <w:ind w:left="0"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2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D">
            <w:pPr>
              <w:spacing w:after="0" w:lineRule="auto"/>
              <w:ind w:left="0" w:firstLine="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E">
            <w:pPr>
              <w:spacing w:after="0" w:lineRule="auto"/>
              <w:ind w:left="0" w:firstLine="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F">
            <w:pPr>
              <w:spacing w:after="0" w:lineRule="auto"/>
              <w:ind w:left="0" w:firstLine="0"/>
              <w:rPr>
                <w:sz w:val="20"/>
                <w:szCs w:val="20"/>
              </w:rPr>
            </w:pPr>
            <w:r w:rsidDel="00000000" w:rsidR="00000000" w:rsidRPr="00000000">
              <w:rPr>
                <w:sz w:val="20"/>
                <w:szCs w:val="20"/>
                <w:rtl w:val="0"/>
              </w:rPr>
              <w:t xml:space="preserve">0-RESIDENT</w:t>
            </w:r>
          </w:p>
        </w:tc>
      </w:tr>
      <w:tr>
        <w:trPr>
          <w:cantSplit w:val="0"/>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0">
            <w:pPr>
              <w:spacing w:after="0" w:lineRule="auto"/>
              <w:ind w:left="0" w:firstLine="0"/>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1">
            <w:pPr>
              <w:spacing w:after="0" w:lineRule="auto"/>
              <w:ind w:left="0" w:firstLine="0"/>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2">
            <w:pPr>
              <w:spacing w:after="0" w:lineRule="auto"/>
              <w:ind w:left="0" w:firstLine="0"/>
              <w:rPr>
                <w:sz w:val="20"/>
                <w:szCs w:val="20"/>
              </w:rPr>
            </w:pPr>
            <w:r w:rsidDel="00000000" w:rsidR="00000000" w:rsidRPr="00000000">
              <w:rPr>
                <w:sz w:val="20"/>
                <w:szCs w:val="20"/>
                <w:rtl w:val="0"/>
              </w:rPr>
              <w:t xml:space="preserve">1-</w:t>
            </w:r>
            <w:r w:rsidDel="00000000" w:rsidR="00000000" w:rsidRPr="00000000">
              <w:rPr>
                <w:rtl w:val="0"/>
              </w:rPr>
              <w:t xml:space="preserve">NON-RESIDENT</w:t>
            </w:r>
            <w:r w:rsidDel="00000000" w:rsidR="00000000" w:rsidRPr="00000000">
              <w:rPr>
                <w:rtl w:val="0"/>
              </w:rPr>
            </w:r>
          </w:p>
        </w:tc>
      </w:tr>
    </w:tbl>
    <w:p w:rsidR="00000000" w:rsidDel="00000000" w:rsidP="00000000" w:rsidRDefault="00000000" w:rsidRPr="00000000" w14:paraId="00001023">
      <w:pPr>
        <w:spacing w:after="60" w:before="60" w:lineRule="auto"/>
        <w:rPr/>
      </w:pPr>
      <w:r w:rsidDel="00000000" w:rsidR="00000000" w:rsidRPr="00000000">
        <w:rPr>
          <w:rtl w:val="0"/>
        </w:rPr>
        <w:t xml:space="preserve"> </w:t>
      </w:r>
    </w:p>
    <w:p w:rsidR="00000000" w:rsidDel="00000000" w:rsidP="00000000" w:rsidRDefault="00000000" w:rsidRPr="00000000" w14:paraId="0000102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38flg74hoy1y" w:id="203"/>
      <w:bookmarkEnd w:id="203"/>
      <w:r w:rsidDel="00000000" w:rsidR="00000000" w:rsidRPr="00000000">
        <w:rPr>
          <w:sz w:val="22"/>
          <w:szCs w:val="22"/>
          <w:rtl w:val="0"/>
        </w:rPr>
        <w:t xml:space="preserve">18.11.</w:t>
      </w:r>
      <w:r w:rsidDel="00000000" w:rsidR="00000000" w:rsidRPr="00000000">
        <w:rPr>
          <w:sz w:val="22"/>
          <w:szCs w:val="22"/>
          <w:rtl w:val="0"/>
        </w:rPr>
        <w:t xml:space="preserve">       </w:t>
      </w:r>
      <w:commentRangeStart w:id="41"/>
      <w:r w:rsidDel="00000000" w:rsidR="00000000" w:rsidRPr="00000000">
        <w:rPr>
          <w:sz w:val="22"/>
          <w:szCs w:val="22"/>
          <w:rtl w:val="0"/>
        </w:rPr>
        <w:t xml:space="preserve">Bank Setup</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1025">
      <w:pPr>
        <w:spacing w:after="60" w:before="60" w:lineRule="auto"/>
        <w:ind w:firstLine="720"/>
        <w:rPr/>
      </w:pPr>
      <w:r w:rsidDel="00000000" w:rsidR="00000000" w:rsidRPr="00000000">
        <w:rPr>
          <w:rtl w:val="0"/>
        </w:rPr>
        <w:t xml:space="preserve">Users could set up bank information via this feature, then use bank description parameters in dealer management and IBG transaction treatment maintenance process.</w:t>
      </w:r>
    </w:p>
    <w:p w:rsidR="00000000" w:rsidDel="00000000" w:rsidP="00000000" w:rsidRDefault="00000000" w:rsidRPr="00000000" w14:paraId="00001026">
      <w:pPr>
        <w:spacing w:after="60" w:before="60" w:lineRule="auto"/>
        <w:ind w:left="16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Search Bank</w:t>
      </w:r>
    </w:p>
    <w:p w:rsidR="00000000" w:rsidDel="00000000" w:rsidP="00000000" w:rsidRDefault="00000000" w:rsidRPr="00000000" w14:paraId="00001027">
      <w:pPr>
        <w:spacing w:after="60" w:before="60" w:lineRule="auto"/>
        <w:rPr/>
      </w:pPr>
      <w:r w:rsidDel="00000000" w:rsidR="00000000" w:rsidRPr="00000000">
        <w:rPr/>
        <w:drawing>
          <wp:inline distB="114300" distT="114300" distL="114300" distR="114300">
            <wp:extent cx="5740400" cy="4559300"/>
            <wp:effectExtent b="0" l="0" r="0" t="0"/>
            <wp:docPr descr="图形用户界面, 应用程序  AI 生成的内容可能不正确。" id="84" name="image85.jpg"/>
            <a:graphic>
              <a:graphicData uri="http://schemas.openxmlformats.org/drawingml/2006/picture">
                <pic:pic>
                  <pic:nvPicPr>
                    <pic:cNvPr descr="图形用户界面, 应用程序  AI 生成的内容可能不正确。" id="0" name="image85.jpg"/>
                    <pic:cNvPicPr preferRelativeResize="0"/>
                  </pic:nvPicPr>
                  <pic:blipFill>
                    <a:blip r:embed="rId116"/>
                    <a:srcRect b="0" l="0" r="0" t="0"/>
                    <a:stretch>
                      <a:fillRect/>
                    </a:stretch>
                  </pic:blipFill>
                  <pic:spPr>
                    <a:xfrm>
                      <a:off x="0" y="0"/>
                      <a:ext cx="5740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1028">
      <w:pPr>
        <w:spacing w:after="60" w:before="60" w:lineRule="auto"/>
        <w:ind w:left="160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Edit Bank information</w:t>
      </w:r>
    </w:p>
    <w:p w:rsidR="00000000" w:rsidDel="00000000" w:rsidP="00000000" w:rsidRDefault="00000000" w:rsidRPr="00000000" w14:paraId="00001029">
      <w:pPr>
        <w:spacing w:after="60" w:before="60" w:lineRule="auto"/>
        <w:rPr/>
      </w:pPr>
      <w:r w:rsidDel="00000000" w:rsidR="00000000" w:rsidRPr="00000000">
        <w:rPr/>
        <w:drawing>
          <wp:inline distB="114300" distT="114300" distL="114300" distR="114300">
            <wp:extent cx="5740400" cy="6438900"/>
            <wp:effectExtent b="0" l="0" r="0" t="0"/>
            <wp:docPr descr="图形用户界面, 应用程序  AI 生成的内容可能不正确。" id="55" name="image52.jpg"/>
            <a:graphic>
              <a:graphicData uri="http://schemas.openxmlformats.org/drawingml/2006/picture">
                <pic:pic>
                  <pic:nvPicPr>
                    <pic:cNvPr descr="图形用户界面, 应用程序  AI 生成的内容可能不正确。" id="0" name="image52.jpg"/>
                    <pic:cNvPicPr preferRelativeResize="0"/>
                  </pic:nvPicPr>
                  <pic:blipFill>
                    <a:blip r:embed="rId117"/>
                    <a:srcRect b="0" l="0" r="0" t="0"/>
                    <a:stretch>
                      <a:fillRect/>
                    </a:stretch>
                  </pic:blipFill>
                  <pic:spPr>
                    <a:xfrm>
                      <a:off x="0" y="0"/>
                      <a:ext cx="57404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102A">
      <w:pPr>
        <w:spacing w:after="60" w:before="60" w:lineRule="auto"/>
        <w:ind w:left="160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w:t>
      </w:r>
    </w:p>
    <w:tbl>
      <w:tblPr>
        <w:tblStyle w:val="Table5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380"/>
        <w:gridCol w:w="1605"/>
        <w:gridCol w:w="1005"/>
        <w:gridCol w:w="3285"/>
        <w:tblGridChange w:id="0">
          <w:tblGrid>
            <w:gridCol w:w="1530"/>
            <w:gridCol w:w="1380"/>
            <w:gridCol w:w="1605"/>
            <w:gridCol w:w="1005"/>
            <w:gridCol w:w="328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2B">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2C">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2D">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2E">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2F">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0">
            <w:pPr>
              <w:spacing w:after="0" w:lineRule="auto"/>
              <w:ind w:left="0" w:firstLine="0"/>
              <w:rPr>
                <w:sz w:val="20"/>
                <w:szCs w:val="20"/>
              </w:rPr>
            </w:pPr>
            <w:r w:rsidDel="00000000" w:rsidR="00000000" w:rsidRPr="00000000">
              <w:rPr>
                <w:sz w:val="20"/>
                <w:szCs w:val="20"/>
                <w:rtl w:val="0"/>
              </w:rPr>
              <w:t xml:space="preserve">Bank 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1">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2">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3">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4">
            <w:pPr>
              <w:spacing w:after="0" w:lineRule="auto"/>
              <w:ind w:left="0" w:firstLine="0"/>
              <w:rPr>
                <w:sz w:val="20"/>
                <w:szCs w:val="20"/>
              </w:rPr>
            </w:pPr>
            <w:r w:rsidDel="00000000" w:rsidR="00000000" w:rsidRPr="00000000">
              <w:rPr>
                <w:sz w:val="20"/>
                <w:szCs w:val="20"/>
                <w:rtl w:val="0"/>
              </w:rPr>
              <w:t xml:space="preserve">Unique identifier for the bank</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5">
            <w:pPr>
              <w:spacing w:after="0" w:lineRule="auto"/>
              <w:ind w:left="0" w:firstLine="0"/>
              <w:rPr>
                <w:sz w:val="20"/>
                <w:szCs w:val="20"/>
              </w:rPr>
            </w:pPr>
            <w:r w:rsidDel="00000000" w:rsidR="00000000" w:rsidRPr="00000000">
              <w:rPr>
                <w:sz w:val="20"/>
                <w:szCs w:val="20"/>
                <w:rtl w:val="0"/>
              </w:rPr>
              <w:t xml:space="preserve">Bank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6">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7">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8">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9">
            <w:pPr>
              <w:spacing w:after="0" w:lineRule="auto"/>
              <w:ind w:left="0" w:firstLine="0"/>
              <w:rPr>
                <w:sz w:val="20"/>
                <w:szCs w:val="20"/>
              </w:rPr>
            </w:pPr>
            <w:r w:rsidDel="00000000" w:rsidR="00000000" w:rsidRPr="00000000">
              <w:rPr>
                <w:sz w:val="20"/>
                <w:szCs w:val="20"/>
                <w:rtl w:val="0"/>
              </w:rPr>
              <w:t xml:space="preserve">Script Update to have IBG Bank Code + Name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spacing w:after="0" w:lineRule="auto"/>
              <w:ind w:left="0" w:firstLine="0"/>
              <w:rPr>
                <w:sz w:val="20"/>
                <w:szCs w:val="20"/>
              </w:rPr>
            </w:pPr>
            <w:r w:rsidDel="00000000" w:rsidR="00000000" w:rsidRPr="00000000">
              <w:rPr>
                <w:sz w:val="20"/>
                <w:szCs w:val="20"/>
                <w:rtl w:val="0"/>
              </w:rPr>
              <w:t xml:space="preserve">Other Language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B">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C">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D">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E">
            <w:pPr>
              <w:spacing w:after="0" w:lineRule="auto"/>
              <w:ind w:left="0" w:firstLine="0"/>
              <w:rPr>
                <w:sz w:val="20"/>
                <w:szCs w:val="20"/>
              </w:rPr>
            </w:pPr>
            <w:r w:rsidDel="00000000" w:rsidR="00000000" w:rsidRPr="00000000">
              <w:rPr>
                <w:sz w:val="20"/>
                <w:szCs w:val="20"/>
                <w:rtl w:val="0"/>
              </w:rPr>
              <w:t xml:space="preserve">Bank description in another language</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F">
            <w:pPr>
              <w:spacing w:after="0" w:lineRule="auto"/>
              <w:ind w:left="0" w:firstLine="0"/>
              <w:rPr>
                <w:sz w:val="20"/>
                <w:szCs w:val="20"/>
              </w:rPr>
            </w:pPr>
            <w:r w:rsidDel="00000000" w:rsidR="00000000" w:rsidRPr="00000000">
              <w:rPr>
                <w:sz w:val="20"/>
                <w:szCs w:val="20"/>
                <w:rtl w:val="0"/>
              </w:rPr>
              <w:t xml:space="preserve">IBG Bank 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0">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spacing w:after="0" w:lineRule="auto"/>
              <w:ind w:left="0"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spacing w:after="0" w:lineRule="auto"/>
              <w:ind w:left="0" w:firstLine="0"/>
              <w:rPr>
                <w:sz w:val="20"/>
                <w:szCs w:val="20"/>
              </w:rPr>
            </w:pPr>
            <w:r w:rsidDel="00000000" w:rsidR="00000000" w:rsidRPr="00000000">
              <w:rPr>
                <w:sz w:val="20"/>
                <w:szCs w:val="20"/>
                <w:rtl w:val="0"/>
              </w:rPr>
              <w:t xml:space="preserve">The IBG Bank Code used for the IBG Reference Number Generation.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4">
            <w:pPr>
              <w:spacing w:after="0" w:lineRule="auto"/>
              <w:ind w:left="0" w:firstLine="0"/>
              <w:rPr>
                <w:sz w:val="20"/>
                <w:szCs w:val="20"/>
              </w:rPr>
            </w:pPr>
            <w:r w:rsidDel="00000000" w:rsidR="00000000" w:rsidRPr="00000000">
              <w:rPr>
                <w:sz w:val="20"/>
                <w:szCs w:val="20"/>
                <w:rtl w:val="0"/>
              </w:rPr>
              <w:t xml:space="preserve">BIC 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5">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6">
            <w:pPr>
              <w:spacing w:after="0" w:lineRule="auto"/>
              <w:ind w:left="0"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7">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spacing w:after="0" w:lineRule="auto"/>
              <w:ind w:left="0" w:firstLine="0"/>
              <w:rPr>
                <w:sz w:val="20"/>
                <w:szCs w:val="20"/>
              </w:rPr>
            </w:pPr>
            <w:r w:rsidDel="00000000" w:rsidR="00000000" w:rsidRPr="00000000">
              <w:rPr>
                <w:sz w:val="20"/>
                <w:szCs w:val="20"/>
                <w:rtl w:val="0"/>
              </w:rPr>
              <w:t xml:space="preserve">The BIC Code used for IBG Transactions.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spacing w:after="0" w:lineRule="auto"/>
              <w:ind w:left="0"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A">
            <w:pPr>
              <w:spacing w:after="0" w:lineRule="auto"/>
              <w:ind w:left="0" w:firstLine="0"/>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B">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C">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spacing w:after="0" w:lineRule="auto"/>
              <w:ind w:left="0" w:firstLine="0"/>
              <w:rPr>
                <w:sz w:val="20"/>
                <w:szCs w:val="20"/>
              </w:rPr>
            </w:pPr>
            <w:r w:rsidDel="00000000" w:rsidR="00000000" w:rsidRPr="00000000">
              <w:rPr>
                <w:sz w:val="20"/>
                <w:szCs w:val="20"/>
                <w:rtl w:val="0"/>
              </w:rPr>
              <w:t xml:space="preserve">Active or Inactive status</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E">
            <w:pPr>
              <w:spacing w:after="0" w:lineRule="auto"/>
              <w:ind w:left="0" w:firstLine="0"/>
              <w:rPr>
                <w:sz w:val="20"/>
                <w:szCs w:val="20"/>
              </w:rPr>
            </w:pPr>
            <w:r w:rsidDel="00000000" w:rsidR="00000000" w:rsidRPr="00000000">
              <w:rPr>
                <w:sz w:val="20"/>
                <w:szCs w:val="20"/>
                <w:rtl w:val="0"/>
              </w:rPr>
              <w:t xml:space="preserve">Address One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F">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0">
            <w:pPr>
              <w:spacing w:after="0" w:lineRule="auto"/>
              <w:ind w:left="0" w:firstLine="0"/>
              <w:rPr>
                <w:sz w:val="20"/>
                <w:szCs w:val="20"/>
              </w:rPr>
            </w:pPr>
            <w:r w:rsidDel="00000000" w:rsidR="00000000" w:rsidRPr="00000000">
              <w:rPr>
                <w:sz w:val="20"/>
                <w:szCs w:val="20"/>
                <w:rtl w:val="0"/>
              </w:rPr>
              <w:t xml:space="preserve">VARCHAR2 (100)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1">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2">
            <w:pPr>
              <w:spacing w:after="0" w:lineRule="auto"/>
              <w:ind w:left="0" w:firstLine="0"/>
              <w:rPr>
                <w:sz w:val="20"/>
                <w:szCs w:val="20"/>
              </w:rPr>
            </w:pPr>
            <w:r w:rsidDel="00000000" w:rsidR="00000000" w:rsidRPr="00000000">
              <w:rPr>
                <w:sz w:val="20"/>
                <w:szCs w:val="20"/>
                <w:rtl w:val="0"/>
              </w:rPr>
              <w:t xml:space="preserve">Primary address line</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3">
            <w:pPr>
              <w:spacing w:after="0" w:lineRule="auto"/>
              <w:ind w:left="0" w:firstLine="0"/>
              <w:rPr>
                <w:sz w:val="20"/>
                <w:szCs w:val="20"/>
              </w:rPr>
            </w:pPr>
            <w:r w:rsidDel="00000000" w:rsidR="00000000" w:rsidRPr="00000000">
              <w:rPr>
                <w:sz w:val="20"/>
                <w:szCs w:val="20"/>
                <w:rtl w:val="0"/>
              </w:rPr>
              <w:t xml:space="preserve">Address Two</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4">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5">
            <w:pPr>
              <w:spacing w:after="0" w:lineRule="auto"/>
              <w:ind w:left="0" w:firstLine="0"/>
              <w:rPr>
                <w:sz w:val="20"/>
                <w:szCs w:val="20"/>
              </w:rPr>
            </w:pPr>
            <w:r w:rsidDel="00000000" w:rsidR="00000000" w:rsidRPr="00000000">
              <w:rPr>
                <w:sz w:val="20"/>
                <w:szCs w:val="20"/>
                <w:rtl w:val="0"/>
              </w:rPr>
              <w:t xml:space="preserve">VARCHAR2 (100)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6">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7">
            <w:pPr>
              <w:spacing w:after="0" w:lineRule="auto"/>
              <w:ind w:left="0" w:firstLine="0"/>
              <w:rPr>
                <w:sz w:val="20"/>
                <w:szCs w:val="20"/>
              </w:rPr>
            </w:pPr>
            <w:r w:rsidDel="00000000" w:rsidR="00000000" w:rsidRPr="00000000">
              <w:rPr>
                <w:sz w:val="20"/>
                <w:szCs w:val="20"/>
                <w:rtl w:val="0"/>
              </w:rPr>
              <w:t xml:space="preserve">Secondary address line</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8">
            <w:pPr>
              <w:spacing w:after="0" w:lineRule="auto"/>
              <w:ind w:left="0" w:firstLine="0"/>
              <w:rPr>
                <w:sz w:val="20"/>
                <w:szCs w:val="20"/>
              </w:rPr>
            </w:pPr>
            <w:r w:rsidDel="00000000" w:rsidR="00000000" w:rsidRPr="00000000">
              <w:rPr>
                <w:sz w:val="20"/>
                <w:szCs w:val="20"/>
                <w:rtl w:val="0"/>
              </w:rPr>
              <w:t xml:space="preserve">Address Three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9">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A">
            <w:pPr>
              <w:spacing w:after="0" w:lineRule="auto"/>
              <w:ind w:left="0" w:firstLine="0"/>
              <w:rPr>
                <w:sz w:val="20"/>
                <w:szCs w:val="20"/>
              </w:rPr>
            </w:pPr>
            <w:r w:rsidDel="00000000" w:rsidR="00000000" w:rsidRPr="00000000">
              <w:rPr>
                <w:sz w:val="20"/>
                <w:szCs w:val="20"/>
                <w:rtl w:val="0"/>
              </w:rPr>
              <w:t xml:space="preserve">VARCHAR2 (100)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B">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C">
            <w:pPr>
              <w:spacing w:after="0" w:lineRule="auto"/>
              <w:ind w:left="0" w:firstLine="0"/>
              <w:rPr>
                <w:sz w:val="20"/>
                <w:szCs w:val="20"/>
              </w:rPr>
            </w:pPr>
            <w:r w:rsidDel="00000000" w:rsidR="00000000" w:rsidRPr="00000000">
              <w:rPr>
                <w:sz w:val="20"/>
                <w:szCs w:val="20"/>
                <w:rtl w:val="0"/>
              </w:rPr>
              <w:t xml:space="preserve">Tertiary address line</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D">
            <w:pPr>
              <w:spacing w:after="0" w:lineRule="auto"/>
              <w:ind w:left="0" w:firstLine="0"/>
              <w:rPr>
                <w:sz w:val="20"/>
                <w:szCs w:val="20"/>
              </w:rPr>
            </w:pPr>
            <w:r w:rsidDel="00000000" w:rsidR="00000000" w:rsidRPr="00000000">
              <w:rPr>
                <w:sz w:val="20"/>
                <w:szCs w:val="20"/>
                <w:rtl w:val="0"/>
              </w:rPr>
              <w:t xml:space="preserve">Address Four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E">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F">
            <w:pPr>
              <w:spacing w:after="0" w:lineRule="auto"/>
              <w:ind w:left="0" w:firstLine="0"/>
              <w:rPr>
                <w:sz w:val="20"/>
                <w:szCs w:val="20"/>
              </w:rPr>
            </w:pPr>
            <w:r w:rsidDel="00000000" w:rsidR="00000000" w:rsidRPr="00000000">
              <w:rPr>
                <w:sz w:val="20"/>
                <w:szCs w:val="20"/>
                <w:rtl w:val="0"/>
              </w:rPr>
              <w:t xml:space="preserve">VARCHAR2 (100)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0">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1">
            <w:pPr>
              <w:spacing w:after="0" w:lineRule="auto"/>
              <w:ind w:left="0" w:firstLine="0"/>
              <w:rPr>
                <w:sz w:val="20"/>
                <w:szCs w:val="20"/>
              </w:rPr>
            </w:pPr>
            <w:r w:rsidDel="00000000" w:rsidR="00000000" w:rsidRPr="00000000">
              <w:rPr>
                <w:sz w:val="20"/>
                <w:szCs w:val="20"/>
                <w:rtl w:val="0"/>
              </w:rPr>
              <w:t xml:space="preserve">Quaternary address line</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spacing w:after="0" w:lineRule="auto"/>
              <w:ind w:left="0" w:firstLine="0"/>
              <w:rPr>
                <w:sz w:val="20"/>
                <w:szCs w:val="20"/>
              </w:rPr>
            </w:pPr>
            <w:r w:rsidDel="00000000" w:rsidR="00000000" w:rsidRPr="00000000">
              <w:rPr>
                <w:sz w:val="20"/>
                <w:szCs w:val="20"/>
                <w:rtl w:val="0"/>
              </w:rPr>
              <w:t xml:space="preserve">Postcode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3">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4">
            <w:pPr>
              <w:spacing w:after="0" w:lineRule="auto"/>
              <w:ind w:left="0"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5">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6">
            <w:pPr>
              <w:spacing w:after="0" w:lineRule="auto"/>
              <w:ind w:left="0" w:firstLine="0"/>
              <w:rPr>
                <w:sz w:val="20"/>
                <w:szCs w:val="20"/>
              </w:rPr>
            </w:pPr>
            <w:r w:rsidDel="00000000" w:rsidR="00000000" w:rsidRPr="00000000">
              <w:rPr>
                <w:sz w:val="20"/>
                <w:szCs w:val="20"/>
                <w:rtl w:val="0"/>
              </w:rPr>
              <w:t xml:space="preserve">Postal/ZIP code</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7">
            <w:pPr>
              <w:spacing w:after="0" w:lineRule="auto"/>
              <w:ind w:left="0" w:firstLine="0"/>
              <w:rPr>
                <w:sz w:val="20"/>
                <w:szCs w:val="20"/>
              </w:rPr>
            </w:pPr>
            <w:r w:rsidDel="00000000" w:rsidR="00000000" w:rsidRPr="00000000">
              <w:rPr>
                <w:sz w:val="20"/>
                <w:szCs w:val="20"/>
                <w:rtl w:val="0"/>
              </w:rPr>
              <w:t xml:space="preserve">City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8">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B">
            <w:pPr>
              <w:spacing w:after="0" w:lineRule="auto"/>
              <w:ind w:left="0" w:firstLine="0"/>
              <w:rPr>
                <w:sz w:val="20"/>
                <w:szCs w:val="20"/>
              </w:rPr>
            </w:pPr>
            <w:r w:rsidDel="00000000" w:rsidR="00000000" w:rsidRPr="00000000">
              <w:rPr>
                <w:sz w:val="20"/>
                <w:szCs w:val="20"/>
                <w:rtl w:val="0"/>
              </w:rPr>
              <w:t xml:space="preserve">City name</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C">
            <w:pPr>
              <w:spacing w:after="0" w:lineRule="auto"/>
              <w:ind w:left="0" w:firstLine="0"/>
              <w:rPr>
                <w:sz w:val="20"/>
                <w:szCs w:val="20"/>
              </w:rPr>
            </w:pPr>
            <w:r w:rsidDel="00000000" w:rsidR="00000000" w:rsidRPr="00000000">
              <w:rPr>
                <w:sz w:val="20"/>
                <w:szCs w:val="20"/>
                <w:rtl w:val="0"/>
              </w:rPr>
              <w:t xml:space="preserve">State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D">
            <w:pPr>
              <w:spacing w:after="0" w:lineRule="auto"/>
              <w:ind w:left="0" w:firstLine="0"/>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E">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F">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0">
            <w:pPr>
              <w:spacing w:after="0" w:lineRule="auto"/>
              <w:ind w:left="0" w:firstLine="0"/>
              <w:rPr>
                <w:sz w:val="20"/>
                <w:szCs w:val="20"/>
              </w:rPr>
            </w:pPr>
            <w:r w:rsidDel="00000000" w:rsidR="00000000" w:rsidRPr="00000000">
              <w:rPr>
                <w:sz w:val="20"/>
                <w:szCs w:val="20"/>
                <w:rtl w:val="0"/>
              </w:rPr>
              <w:t xml:space="preserve">State/Province</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pacing w:after="0" w:lineRule="auto"/>
              <w:ind w:left="0" w:firstLine="0"/>
              <w:rPr>
                <w:sz w:val="20"/>
                <w:szCs w:val="20"/>
              </w:rPr>
            </w:pPr>
            <w:r w:rsidDel="00000000" w:rsidR="00000000" w:rsidRPr="00000000">
              <w:rPr>
                <w:sz w:val="20"/>
                <w:szCs w:val="20"/>
                <w:rtl w:val="0"/>
              </w:rPr>
              <w:t xml:space="preserve">Country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pacing w:after="0" w:lineRule="auto"/>
              <w:ind w:left="0" w:firstLine="0"/>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3">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4">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5">
            <w:pPr>
              <w:spacing w:after="0" w:lineRule="auto"/>
              <w:ind w:left="0" w:firstLine="0"/>
              <w:rPr>
                <w:sz w:val="20"/>
                <w:szCs w:val="20"/>
              </w:rPr>
            </w:pPr>
            <w:r w:rsidDel="00000000" w:rsidR="00000000" w:rsidRPr="00000000">
              <w:rPr>
                <w:sz w:val="20"/>
                <w:szCs w:val="20"/>
                <w:rtl w:val="0"/>
              </w:rPr>
              <w:t xml:space="preserve">Country name</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6">
            <w:pPr>
              <w:spacing w:after="0" w:lineRule="auto"/>
              <w:ind w:left="0" w:firstLine="0"/>
              <w:rPr>
                <w:sz w:val="20"/>
                <w:szCs w:val="20"/>
              </w:rPr>
            </w:pPr>
            <w:r w:rsidDel="00000000" w:rsidR="00000000" w:rsidRPr="00000000">
              <w:rPr>
                <w:sz w:val="20"/>
                <w:szCs w:val="20"/>
                <w:rtl w:val="0"/>
              </w:rPr>
              <w:t xml:space="preserve">Contact Name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7">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8">
            <w:pPr>
              <w:spacing w:after="0" w:lineRule="auto"/>
              <w:ind w:left="0" w:firstLine="0"/>
              <w:rPr>
                <w:sz w:val="20"/>
                <w:szCs w:val="20"/>
              </w:rPr>
            </w:pPr>
            <w:r w:rsidDel="00000000" w:rsidR="00000000" w:rsidRPr="00000000">
              <w:rPr>
                <w:sz w:val="20"/>
                <w:szCs w:val="20"/>
                <w:rtl w:val="0"/>
              </w:rPr>
              <w:t xml:space="preserve">VARCHAR2 (100)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A">
            <w:pPr>
              <w:spacing w:after="0" w:lineRule="auto"/>
              <w:ind w:left="0" w:firstLine="0"/>
              <w:rPr>
                <w:sz w:val="20"/>
                <w:szCs w:val="20"/>
              </w:rPr>
            </w:pPr>
            <w:r w:rsidDel="00000000" w:rsidR="00000000" w:rsidRPr="00000000">
              <w:rPr>
                <w:sz w:val="20"/>
                <w:szCs w:val="20"/>
                <w:rtl w:val="0"/>
              </w:rPr>
              <w:t xml:space="preserve">Primary contact person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B">
            <w:pPr>
              <w:spacing w:after="0" w:lineRule="auto"/>
              <w:ind w:left="0" w:firstLine="0"/>
              <w:rPr>
                <w:sz w:val="20"/>
                <w:szCs w:val="20"/>
              </w:rPr>
            </w:pPr>
            <w:r w:rsidDel="00000000" w:rsidR="00000000" w:rsidRPr="00000000">
              <w:rPr>
                <w:sz w:val="20"/>
                <w:szCs w:val="20"/>
                <w:rtl w:val="0"/>
              </w:rPr>
              <w:t xml:space="preserve">Tel No.</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C">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D">
            <w:pPr>
              <w:spacing w:after="0" w:lineRule="auto"/>
              <w:ind w:left="0"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E">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F">
            <w:pPr>
              <w:spacing w:after="0" w:lineRule="auto"/>
              <w:ind w:left="0" w:firstLine="0"/>
              <w:rPr>
                <w:sz w:val="20"/>
                <w:szCs w:val="20"/>
              </w:rPr>
            </w:pPr>
            <w:r w:rsidDel="00000000" w:rsidR="00000000" w:rsidRPr="00000000">
              <w:rPr>
                <w:sz w:val="20"/>
                <w:szCs w:val="20"/>
                <w:rtl w:val="0"/>
              </w:rPr>
              <w:t xml:space="preserve">Telephone number</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0">
            <w:pPr>
              <w:spacing w:after="0" w:lineRule="auto"/>
              <w:ind w:left="0" w:firstLine="0"/>
              <w:rPr>
                <w:sz w:val="20"/>
                <w:szCs w:val="20"/>
              </w:rPr>
            </w:pPr>
            <w:r w:rsidDel="00000000" w:rsidR="00000000" w:rsidRPr="00000000">
              <w:rPr>
                <w:sz w:val="20"/>
                <w:szCs w:val="20"/>
                <w:rtl w:val="0"/>
              </w:rPr>
              <w:t xml:space="preserve">Tel No. Ext.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1">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2">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3">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4">
            <w:pPr>
              <w:spacing w:after="0" w:lineRule="auto"/>
              <w:ind w:left="0" w:firstLine="0"/>
              <w:rPr>
                <w:sz w:val="20"/>
                <w:szCs w:val="20"/>
              </w:rPr>
            </w:pPr>
            <w:r w:rsidDel="00000000" w:rsidR="00000000" w:rsidRPr="00000000">
              <w:rPr>
                <w:sz w:val="20"/>
                <w:szCs w:val="20"/>
                <w:rtl w:val="0"/>
              </w:rPr>
              <w:t xml:space="preserve">Telephone extension</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5">
            <w:pPr>
              <w:spacing w:after="0" w:lineRule="auto"/>
              <w:ind w:left="0" w:firstLine="0"/>
              <w:rPr>
                <w:sz w:val="20"/>
                <w:szCs w:val="20"/>
              </w:rPr>
            </w:pPr>
            <w:r w:rsidDel="00000000" w:rsidR="00000000" w:rsidRPr="00000000">
              <w:rPr>
                <w:sz w:val="20"/>
                <w:szCs w:val="20"/>
                <w:rtl w:val="0"/>
              </w:rPr>
              <w:t xml:space="preserve">Fax No.</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6">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7">
            <w:pPr>
              <w:spacing w:after="0" w:lineRule="auto"/>
              <w:ind w:left="0"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8">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9">
            <w:pPr>
              <w:spacing w:after="0" w:lineRule="auto"/>
              <w:ind w:left="0" w:firstLine="0"/>
              <w:rPr>
                <w:sz w:val="20"/>
                <w:szCs w:val="20"/>
              </w:rPr>
            </w:pPr>
            <w:r w:rsidDel="00000000" w:rsidR="00000000" w:rsidRPr="00000000">
              <w:rPr>
                <w:sz w:val="20"/>
                <w:szCs w:val="20"/>
                <w:rtl w:val="0"/>
              </w:rPr>
              <w:t xml:space="preserve">Fax number</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A">
            <w:pPr>
              <w:spacing w:after="0" w:lineRule="auto"/>
              <w:ind w:left="0" w:firstLine="0"/>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B">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C">
            <w:pPr>
              <w:spacing w:after="0" w:lineRule="auto"/>
              <w:ind w:left="0" w:firstLine="0"/>
              <w:rPr>
                <w:sz w:val="20"/>
                <w:szCs w:val="20"/>
              </w:rPr>
            </w:pPr>
            <w:r w:rsidDel="00000000" w:rsidR="00000000" w:rsidRPr="00000000">
              <w:rPr>
                <w:sz w:val="20"/>
                <w:szCs w:val="20"/>
                <w:rtl w:val="0"/>
              </w:rPr>
              <w:t xml:space="preserve">VARCHAR2 (100)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D">
            <w:pPr>
              <w:spacing w:after="0" w:lineRule="auto"/>
              <w:ind w:left="0" w:firstLine="0"/>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E">
            <w:pPr>
              <w:spacing w:after="0" w:lineRule="auto"/>
              <w:ind w:left="0" w:firstLine="0"/>
              <w:rPr>
                <w:sz w:val="20"/>
                <w:szCs w:val="20"/>
              </w:rPr>
            </w:pPr>
            <w:r w:rsidDel="00000000" w:rsidR="00000000" w:rsidRPr="00000000">
              <w:rPr>
                <w:sz w:val="20"/>
                <w:szCs w:val="20"/>
                <w:rtl w:val="0"/>
              </w:rPr>
              <w:t xml:space="preserve">Email address</w:t>
            </w:r>
          </w:p>
        </w:tc>
      </w:tr>
    </w:tbl>
    <w:p w:rsidR="00000000" w:rsidDel="00000000" w:rsidP="00000000" w:rsidRDefault="00000000" w:rsidRPr="00000000" w14:paraId="0000108F">
      <w:pPr>
        <w:spacing w:after="60" w:before="60" w:lineRule="auto"/>
        <w:rPr/>
      </w:pPr>
      <w:r w:rsidDel="00000000" w:rsidR="00000000" w:rsidRPr="00000000">
        <w:rPr>
          <w:rtl w:val="0"/>
        </w:rPr>
        <w:t xml:space="preserve"> </w:t>
      </w:r>
    </w:p>
    <w:p w:rsidR="00000000" w:rsidDel="00000000" w:rsidP="00000000" w:rsidRDefault="00000000" w:rsidRPr="00000000" w14:paraId="0000109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1yaplcydhzmh" w:id="204"/>
      <w:bookmarkEnd w:id="204"/>
      <w:r w:rsidDel="00000000" w:rsidR="00000000" w:rsidRPr="00000000">
        <w:rPr>
          <w:sz w:val="22"/>
          <w:szCs w:val="22"/>
          <w:rtl w:val="0"/>
        </w:rPr>
        <w:t xml:space="preserve">18.12.</w:t>
      </w:r>
      <w:r w:rsidDel="00000000" w:rsidR="00000000" w:rsidRPr="00000000">
        <w:rPr>
          <w:sz w:val="22"/>
          <w:szCs w:val="22"/>
          <w:rtl w:val="0"/>
        </w:rPr>
        <w:t xml:space="preserve">       </w:t>
      </w:r>
      <w:commentRangeStart w:id="42"/>
      <w:r w:rsidDel="00000000" w:rsidR="00000000" w:rsidRPr="00000000">
        <w:rPr>
          <w:sz w:val="22"/>
          <w:szCs w:val="22"/>
          <w:rtl w:val="0"/>
        </w:rPr>
        <w:t xml:space="preserve">Branch Configuration</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1091">
      <w:pPr>
        <w:spacing w:after="60" w:before="60" w:lineRule="auto"/>
        <w:ind w:left="440" w:hanging="22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Follow Branch configuration, here to emphasize the special parameters for disbursement</w:t>
      </w:r>
    </w:p>
    <w:p w:rsidR="00000000" w:rsidDel="00000000" w:rsidP="00000000" w:rsidRDefault="00000000" w:rsidRPr="00000000" w14:paraId="00001092">
      <w:pPr>
        <w:spacing w:after="60" w:before="60" w:lineRule="auto"/>
        <w:rPr/>
      </w:pPr>
      <w:r w:rsidDel="00000000" w:rsidR="00000000" w:rsidRPr="00000000">
        <w:rPr/>
        <w:drawing>
          <wp:inline distB="114300" distT="114300" distL="114300" distR="114300">
            <wp:extent cx="5727700" cy="4800600"/>
            <wp:effectExtent b="0" l="0" r="0" t="0"/>
            <wp:docPr descr="图形用户界面, 应用程序  AI 生成的内容可能不正确。" id="47" name="image37.jpg"/>
            <a:graphic>
              <a:graphicData uri="http://schemas.openxmlformats.org/drawingml/2006/picture">
                <pic:pic>
                  <pic:nvPicPr>
                    <pic:cNvPr descr="图形用户界面, 应用程序  AI 生成的内容可能不正确。" id="0" name="image37.jpg"/>
                    <pic:cNvPicPr preferRelativeResize="0"/>
                  </pic:nvPicPr>
                  <pic:blipFill>
                    <a:blip r:embed="rId118"/>
                    <a:srcRect b="0" l="0" r="0" t="0"/>
                    <a:stretch>
                      <a:fillRect/>
                    </a:stretch>
                  </pic:blipFill>
                  <pic:spPr>
                    <a:xfrm>
                      <a:off x="0" y="0"/>
                      <a:ext cx="57277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1093">
      <w:pPr>
        <w:spacing w:after="60" w:before="60" w:lineRule="auto"/>
        <w:rPr/>
      </w:pPr>
      <w:r w:rsidDel="00000000" w:rsidR="00000000" w:rsidRPr="00000000">
        <w:rPr/>
        <w:drawing>
          <wp:inline distB="114300" distT="114300" distL="114300" distR="114300">
            <wp:extent cx="5740400" cy="1854200"/>
            <wp:effectExtent b="0" l="0" r="0" t="0"/>
            <wp:docPr descr="图形用户界面, 文本, 应用程序, 电子邮件  AI 生成的内容可能不正确。" id="2" name="image21.jpg"/>
            <a:graphic>
              <a:graphicData uri="http://schemas.openxmlformats.org/drawingml/2006/picture">
                <pic:pic>
                  <pic:nvPicPr>
                    <pic:cNvPr descr="图形用户界面, 文本, 应用程序, 电子邮件  AI 生成的内容可能不正确。" id="0" name="image21.jpg"/>
                    <pic:cNvPicPr preferRelativeResize="0"/>
                  </pic:nvPicPr>
                  <pic:blipFill>
                    <a:blip r:embed="rId119"/>
                    <a:srcRect b="0" l="0" r="0" t="0"/>
                    <a:stretch>
                      <a:fillRect/>
                    </a:stretch>
                  </pic:blipFill>
                  <pic:spPr>
                    <a:xfrm>
                      <a:off x="0" y="0"/>
                      <a:ext cx="57404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1094">
      <w:pPr>
        <w:spacing w:after="60" w:before="60" w:lineRule="auto"/>
        <w:ind w:left="440" w:hanging="22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Fields</w:t>
      </w:r>
    </w:p>
    <w:tbl>
      <w:tblPr>
        <w:tblStyle w:val="Table5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260"/>
        <w:gridCol w:w="1635"/>
        <w:gridCol w:w="1245"/>
        <w:gridCol w:w="3525"/>
        <w:tblGridChange w:id="0">
          <w:tblGrid>
            <w:gridCol w:w="1935"/>
            <w:gridCol w:w="1260"/>
            <w:gridCol w:w="1635"/>
            <w:gridCol w:w="1245"/>
            <w:gridCol w:w="352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1095">
            <w:pPr>
              <w:spacing w:after="0" w:lineRule="auto"/>
              <w:ind w:left="0" w:firstLine="0"/>
              <w:rPr>
                <w:sz w:val="20"/>
                <w:szCs w:val="20"/>
              </w:rPr>
            </w:pPr>
            <w:r w:rsidDel="00000000" w:rsidR="00000000" w:rsidRPr="00000000">
              <w:rPr>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1096">
            <w:pPr>
              <w:spacing w:after="0" w:lineRule="auto"/>
              <w:ind w:left="0" w:firstLine="0"/>
              <w:rPr>
                <w:sz w:val="20"/>
                <w:szCs w:val="20"/>
              </w:rPr>
            </w:pPr>
            <w:r w:rsidDel="00000000" w:rsidR="00000000" w:rsidRPr="00000000">
              <w:rPr>
                <w:sz w:val="20"/>
                <w:szCs w:val="20"/>
                <w:rtl w:val="0"/>
              </w:rPr>
              <w:t xml:space="preserve">Control Type</w:t>
            </w:r>
          </w:p>
        </w:tc>
        <w:tc>
          <w:tcPr>
            <w:tcBorders>
              <w:top w:color="000000" w:space="0" w:sz="5" w:val="single"/>
              <w:left w:color="000000" w:space="0" w:sz="0" w:val="nil"/>
              <w:bottom w:color="000000" w:space="0" w:sz="5" w:val="single"/>
              <w:right w:color="00000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1097">
            <w:pPr>
              <w:spacing w:after="0" w:lineRule="auto"/>
              <w:ind w:left="0" w:firstLine="0"/>
              <w:rPr>
                <w:sz w:val="20"/>
                <w:szCs w:val="20"/>
              </w:rPr>
            </w:pPr>
            <w:r w:rsidDel="00000000" w:rsidR="00000000" w:rsidRPr="00000000">
              <w:rPr>
                <w:sz w:val="20"/>
                <w:szCs w:val="20"/>
                <w:rtl w:val="0"/>
              </w:rPr>
              <w:t xml:space="preserve">Input Field Format</w:t>
            </w:r>
          </w:p>
        </w:tc>
        <w:tc>
          <w:tcPr>
            <w:tcBorders>
              <w:top w:color="000000" w:space="0" w:sz="5" w:val="single"/>
              <w:left w:color="000000" w:space="0" w:sz="0" w:val="nil"/>
              <w:bottom w:color="000000" w:space="0" w:sz="5" w:val="single"/>
              <w:right w:color="00000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1098">
            <w:pPr>
              <w:spacing w:after="0" w:lineRule="auto"/>
              <w:ind w:left="0" w:firstLine="0"/>
              <w:rPr>
                <w:sz w:val="20"/>
                <w:szCs w:val="20"/>
              </w:rPr>
            </w:pPr>
            <w:r w:rsidDel="00000000" w:rsidR="00000000" w:rsidRPr="00000000">
              <w:rPr>
                <w:sz w:val="20"/>
                <w:szCs w:val="20"/>
                <w:rtl w:val="0"/>
              </w:rPr>
              <w:t xml:space="preserve">M/N/C</w:t>
            </w:r>
          </w:p>
        </w:tc>
        <w:tc>
          <w:tcPr>
            <w:tcBorders>
              <w:top w:color="000000" w:space="0" w:sz="5" w:val="single"/>
              <w:left w:color="000000" w:space="0" w:sz="0" w:val="nil"/>
              <w:bottom w:color="000000" w:space="0" w:sz="5" w:val="single"/>
              <w:right w:color="00000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1099">
            <w:pPr>
              <w:spacing w:after="0" w:lineRule="auto"/>
              <w:ind w:left="0" w:firstLine="0"/>
              <w:rPr>
                <w:sz w:val="20"/>
                <w:szCs w:val="20"/>
              </w:rPr>
            </w:pPr>
            <w:r w:rsidDel="00000000" w:rsidR="00000000" w:rsidRPr="00000000">
              <w:rPr>
                <w:sz w:val="20"/>
                <w:szCs w:val="20"/>
                <w:rtl w:val="0"/>
              </w:rPr>
              <w:t xml:space="preserve">Remarks</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A">
            <w:pPr>
              <w:spacing w:after="0" w:lineRule="auto"/>
              <w:ind w:left="0" w:firstLine="0"/>
              <w:rPr>
                <w:sz w:val="20"/>
                <w:szCs w:val="20"/>
              </w:rPr>
            </w:pPr>
            <w:r w:rsidDel="00000000" w:rsidR="00000000" w:rsidRPr="00000000">
              <w:rPr>
                <w:sz w:val="20"/>
                <w:szCs w:val="20"/>
                <w:rtl w:val="0"/>
              </w:rPr>
              <w:t xml:space="preserve">Suspense Conventional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B">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C">
            <w:pPr>
              <w:spacing w:after="0" w:lineRule="auto"/>
              <w:ind w:left="0"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spacing w:after="0" w:lineRule="auto"/>
              <w:ind w:left="0" w:firstLine="0"/>
              <w:rPr>
                <w:sz w:val="20"/>
                <w:szCs w:val="20"/>
              </w:rPr>
            </w:pPr>
            <w:r w:rsidDel="00000000" w:rsidR="00000000" w:rsidRPr="00000000">
              <w:rPr>
                <w:sz w:val="20"/>
                <w:szCs w:val="20"/>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E">
            <w:pPr>
              <w:spacing w:after="0" w:lineRule="auto"/>
              <w:ind w:left="0" w:firstLine="0"/>
              <w:rPr>
                <w:sz w:val="20"/>
                <w:szCs w:val="20"/>
              </w:rPr>
            </w:pPr>
            <w:r w:rsidDel="00000000" w:rsidR="00000000" w:rsidRPr="00000000">
              <w:rPr>
                <w:sz w:val="20"/>
                <w:szCs w:val="20"/>
                <w:rtl w:val="0"/>
              </w:rPr>
              <w:t xml:space="preserve">LOS will take this value for the LS Account No for Suspense Disbursement if the Lending Type is Conventional. Mandate if Type = Branch</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F">
            <w:pPr>
              <w:spacing w:after="0" w:lineRule="auto"/>
              <w:ind w:left="0" w:firstLine="0"/>
              <w:rPr>
                <w:sz w:val="20"/>
                <w:szCs w:val="20"/>
              </w:rPr>
            </w:pPr>
            <w:r w:rsidDel="00000000" w:rsidR="00000000" w:rsidRPr="00000000">
              <w:rPr>
                <w:sz w:val="20"/>
                <w:szCs w:val="20"/>
                <w:rtl w:val="0"/>
              </w:rPr>
              <w:t xml:space="preserve">Suspense Islamic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0">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1">
            <w:pPr>
              <w:spacing w:after="0" w:lineRule="auto"/>
              <w:ind w:left="0"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2">
            <w:pPr>
              <w:spacing w:after="0" w:lineRule="auto"/>
              <w:ind w:left="0" w:firstLine="0"/>
              <w:rPr>
                <w:sz w:val="20"/>
                <w:szCs w:val="20"/>
              </w:rPr>
            </w:pPr>
            <w:r w:rsidDel="00000000" w:rsidR="00000000" w:rsidRPr="00000000">
              <w:rPr>
                <w:sz w:val="20"/>
                <w:szCs w:val="20"/>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spacing w:after="0" w:lineRule="auto"/>
              <w:ind w:left="0" w:firstLine="0"/>
              <w:rPr>
                <w:sz w:val="20"/>
                <w:szCs w:val="20"/>
              </w:rPr>
            </w:pPr>
            <w:r w:rsidDel="00000000" w:rsidR="00000000" w:rsidRPr="00000000">
              <w:rPr>
                <w:sz w:val="20"/>
                <w:szCs w:val="20"/>
                <w:rtl w:val="0"/>
              </w:rPr>
              <w:t xml:space="preserve">LOS will take this value for the LS Account No for Suspense Disbursement if the Lending Type is Islamic. Mandate if Type = Branch</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4">
            <w:pPr>
              <w:spacing w:after="0" w:lineRule="auto"/>
              <w:ind w:left="0" w:firstLine="0"/>
              <w:rPr>
                <w:sz w:val="20"/>
                <w:szCs w:val="20"/>
              </w:rPr>
            </w:pPr>
            <w:r w:rsidDel="00000000" w:rsidR="00000000" w:rsidRPr="00000000">
              <w:rPr>
                <w:sz w:val="20"/>
                <w:szCs w:val="20"/>
                <w:rtl w:val="0"/>
              </w:rPr>
              <w:t xml:space="preserve">FIS Branch 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5">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6">
            <w:pPr>
              <w:spacing w:after="0" w:lineRule="auto"/>
              <w:ind w:left="0" w:firstLine="0"/>
              <w:rPr>
                <w:sz w:val="20"/>
                <w:szCs w:val="20"/>
              </w:rPr>
            </w:pPr>
            <w:r w:rsidDel="00000000" w:rsidR="00000000" w:rsidRPr="00000000">
              <w:rPr>
                <w:sz w:val="20"/>
                <w:szCs w:val="20"/>
                <w:rtl w:val="0"/>
              </w:rPr>
              <w:t xml:space="preserve">VARCHAR2 (20)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7">
            <w:pPr>
              <w:spacing w:after="0" w:lineRule="auto"/>
              <w:ind w:left="0" w:firstLine="0"/>
              <w:rPr>
                <w:sz w:val="20"/>
                <w:szCs w:val="20"/>
              </w:rPr>
            </w:pPr>
            <w:r w:rsidDel="00000000" w:rsidR="00000000" w:rsidRPr="00000000">
              <w:rPr>
                <w:sz w:val="20"/>
                <w:szCs w:val="20"/>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8">
            <w:pPr>
              <w:spacing w:after="0" w:lineRule="auto"/>
              <w:ind w:left="0" w:firstLine="0"/>
              <w:rPr>
                <w:sz w:val="20"/>
                <w:szCs w:val="20"/>
              </w:rPr>
            </w:pPr>
            <w:r w:rsidDel="00000000" w:rsidR="00000000" w:rsidRPr="00000000">
              <w:rPr>
                <w:sz w:val="20"/>
                <w:szCs w:val="20"/>
                <w:rtl w:val="0"/>
              </w:rPr>
              <w:t xml:space="preserve">LOS will take this Code to send to FIS for the E-Hakmilik Registration. This will be the FIS Branch Code Interface Mapping. Mandate if Type = Branch</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9">
            <w:pPr>
              <w:spacing w:after="0" w:lineRule="auto"/>
              <w:ind w:left="0" w:firstLine="0"/>
              <w:rPr>
                <w:sz w:val="20"/>
                <w:szCs w:val="20"/>
              </w:rPr>
            </w:pPr>
            <w:r w:rsidDel="00000000" w:rsidR="00000000" w:rsidRPr="00000000">
              <w:rPr>
                <w:sz w:val="20"/>
                <w:szCs w:val="20"/>
                <w:rtl w:val="0"/>
              </w:rPr>
              <w:t xml:space="preserve">CRA Centre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A">
            <w:pPr>
              <w:spacing w:after="0" w:lineRule="auto"/>
              <w:ind w:left="0" w:firstLine="0"/>
              <w:rPr>
                <w:sz w:val="20"/>
                <w:szCs w:val="20"/>
              </w:rPr>
            </w:pPr>
            <w:r w:rsidDel="00000000" w:rsidR="00000000" w:rsidRPr="00000000">
              <w:rPr>
                <w:sz w:val="20"/>
                <w:szCs w:val="20"/>
                <w:rtl w:val="0"/>
              </w:rPr>
              <w:t xml:space="preserve">Drop Down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C">
            <w:pPr>
              <w:spacing w:after="0" w:lineRule="auto"/>
              <w:ind w:left="0" w:firstLine="0"/>
              <w:rPr>
                <w:sz w:val="20"/>
                <w:szCs w:val="20"/>
              </w:rPr>
            </w:pPr>
            <w:r w:rsidDel="00000000" w:rsidR="00000000" w:rsidRPr="00000000">
              <w:rPr>
                <w:sz w:val="20"/>
                <w:szCs w:val="20"/>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spacing w:after="0" w:lineRule="auto"/>
              <w:ind w:left="0" w:firstLine="0"/>
              <w:rPr>
                <w:sz w:val="20"/>
                <w:szCs w:val="20"/>
              </w:rPr>
            </w:pPr>
            <w:r w:rsidDel="00000000" w:rsidR="00000000" w:rsidRPr="00000000">
              <w:rPr>
                <w:sz w:val="20"/>
                <w:szCs w:val="20"/>
                <w:rtl w:val="0"/>
              </w:rPr>
              <w:t xml:space="preserve">This value will affect the routing of the application to the correct region of CRA Centre, i.e WM, EM1, EM2 and etc. The value will also affect the IBG Branch ID for the IBG Reference Number. Parameterised – Values taken from Common Code Mandate if Type = Branch</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E">
            <w:pPr>
              <w:spacing w:after="0" w:lineRule="auto"/>
              <w:ind w:left="0" w:firstLine="0"/>
              <w:rPr>
                <w:sz w:val="20"/>
                <w:szCs w:val="20"/>
              </w:rPr>
            </w:pPr>
            <w:r w:rsidDel="00000000" w:rsidR="00000000" w:rsidRPr="00000000">
              <w:rPr>
                <w:sz w:val="20"/>
                <w:szCs w:val="20"/>
                <w:rtl w:val="0"/>
              </w:rPr>
              <w:t xml:space="preserve">Branch / Centre Region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F">
            <w:pPr>
              <w:spacing w:after="0" w:lineRule="auto"/>
              <w:ind w:left="0" w:firstLine="0"/>
              <w:rPr>
                <w:sz w:val="20"/>
                <w:szCs w:val="20"/>
              </w:rPr>
            </w:pPr>
            <w:r w:rsidDel="00000000" w:rsidR="00000000" w:rsidRPr="00000000">
              <w:rPr>
                <w:sz w:val="20"/>
                <w:szCs w:val="20"/>
                <w:rtl w:val="0"/>
              </w:rPr>
              <w:t xml:space="preserve">Drop Down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0">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spacing w:after="0" w:lineRule="auto"/>
              <w:ind w:left="0" w:firstLine="0"/>
              <w:rPr>
                <w:sz w:val="20"/>
                <w:szCs w:val="20"/>
              </w:rPr>
            </w:pPr>
            <w:r w:rsidDel="00000000" w:rsidR="00000000" w:rsidRPr="00000000">
              <w:rPr>
                <w:sz w:val="20"/>
                <w:szCs w:val="20"/>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2">
            <w:pPr>
              <w:spacing w:after="0" w:lineRule="auto"/>
              <w:ind w:left="0" w:firstLine="0"/>
              <w:rPr>
                <w:sz w:val="20"/>
                <w:szCs w:val="20"/>
              </w:rPr>
            </w:pPr>
            <w:r w:rsidDel="00000000" w:rsidR="00000000" w:rsidRPr="00000000">
              <w:rPr>
                <w:sz w:val="20"/>
                <w:szCs w:val="20"/>
                <w:rtl w:val="0"/>
              </w:rPr>
              <w:t xml:space="preserve">This value will affect Reporting based on Host Branch Region. Common Code Setup Mandate if Type = Branch</w:t>
            </w:r>
          </w:p>
        </w:tc>
      </w:tr>
    </w:tbl>
    <w:p w:rsidR="00000000" w:rsidDel="00000000" w:rsidP="00000000" w:rsidRDefault="00000000" w:rsidRPr="00000000" w14:paraId="000010B3">
      <w:pPr>
        <w:spacing w:after="60" w:before="60" w:lineRule="auto"/>
        <w:rPr/>
      </w:pPr>
      <w:r w:rsidDel="00000000" w:rsidR="00000000" w:rsidRPr="00000000">
        <w:rPr>
          <w:rtl w:val="0"/>
        </w:rPr>
        <w:t xml:space="preserve"> </w:t>
      </w:r>
    </w:p>
    <w:p w:rsidR="00000000" w:rsidDel="00000000" w:rsidP="00000000" w:rsidRDefault="00000000" w:rsidRPr="00000000" w14:paraId="000010B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nj43nbpfrsu0" w:id="205"/>
      <w:bookmarkEnd w:id="205"/>
      <w:r w:rsidDel="00000000" w:rsidR="00000000" w:rsidRPr="00000000">
        <w:rPr>
          <w:sz w:val="22"/>
          <w:szCs w:val="22"/>
          <w:rtl w:val="0"/>
        </w:rPr>
        <w:t xml:space="preserve">18.13.</w:t>
      </w:r>
      <w:r w:rsidDel="00000000" w:rsidR="00000000" w:rsidRPr="00000000">
        <w:rPr>
          <w:sz w:val="22"/>
          <w:szCs w:val="22"/>
          <w:rtl w:val="0"/>
        </w:rPr>
        <w:t xml:space="preserve">       </w:t>
      </w:r>
      <w:r w:rsidDel="00000000" w:rsidR="00000000" w:rsidRPr="00000000">
        <w:rPr>
          <w:sz w:val="22"/>
          <w:szCs w:val="22"/>
          <w:rtl w:val="0"/>
        </w:rPr>
        <w:t xml:space="preserve">GST Tax Code General Constant</w:t>
      </w:r>
    </w:p>
    <w:p w:rsidR="00000000" w:rsidDel="00000000" w:rsidP="00000000" w:rsidRDefault="00000000" w:rsidRPr="00000000" w14:paraId="000010B5">
      <w:pPr>
        <w:spacing w:after="60" w:before="60" w:lineRule="auto"/>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General Constant Search and result display</w:t>
      </w:r>
    </w:p>
    <w:p w:rsidR="00000000" w:rsidDel="00000000" w:rsidP="00000000" w:rsidRDefault="00000000" w:rsidRPr="00000000" w14:paraId="000010B6">
      <w:pPr>
        <w:spacing w:after="60" w:before="60" w:lineRule="auto"/>
        <w:rPr/>
      </w:pPr>
      <w:r w:rsidDel="00000000" w:rsidR="00000000" w:rsidRPr="00000000">
        <w:rPr/>
        <w:drawing>
          <wp:inline distB="114300" distT="114300" distL="114300" distR="114300">
            <wp:extent cx="5727700" cy="977900"/>
            <wp:effectExtent b="0" l="0" r="0" t="0"/>
            <wp:docPr descr="图形用户界面  AI 生成的内容可能不正确。" id="54" name="image43.jpg"/>
            <a:graphic>
              <a:graphicData uri="http://schemas.openxmlformats.org/drawingml/2006/picture">
                <pic:pic>
                  <pic:nvPicPr>
                    <pic:cNvPr descr="图形用户界面  AI 生成的内容可能不正确。" id="0" name="image43.jpg"/>
                    <pic:cNvPicPr preferRelativeResize="0"/>
                  </pic:nvPicPr>
                  <pic:blipFill>
                    <a:blip r:embed="rId120"/>
                    <a:srcRect b="0" l="0" r="0" t="0"/>
                    <a:stretch>
                      <a:fillRect/>
                    </a:stretch>
                  </pic:blipFill>
                  <pic:spPr>
                    <a:xfrm>
                      <a:off x="0" y="0"/>
                      <a:ext cx="5727700" cy="977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0B7">
      <w:pPr>
        <w:spacing w:after="60" w:before="60" w:lineRule="auto"/>
        <w:rPr/>
      </w:pPr>
      <w:r w:rsidDel="00000000" w:rsidR="00000000" w:rsidRPr="00000000">
        <w:rPr/>
        <w:drawing>
          <wp:inline distB="114300" distT="114300" distL="114300" distR="114300">
            <wp:extent cx="5740400" cy="2578100"/>
            <wp:effectExtent b="0" l="0" r="0" t="0"/>
            <wp:docPr descr="电脑屏幕截图  AI 生成的内容可能不正确。" id="102" name="image91.jpg"/>
            <a:graphic>
              <a:graphicData uri="http://schemas.openxmlformats.org/drawingml/2006/picture">
                <pic:pic>
                  <pic:nvPicPr>
                    <pic:cNvPr descr="电脑屏幕截图  AI 生成的内容可能不正确。" id="0" name="image91.jpg"/>
                    <pic:cNvPicPr preferRelativeResize="0"/>
                  </pic:nvPicPr>
                  <pic:blipFill>
                    <a:blip r:embed="rId121"/>
                    <a:srcRect b="0" l="0" r="0" t="0"/>
                    <a:stretch>
                      <a:fillRect/>
                    </a:stretch>
                  </pic:blipFill>
                  <pic:spPr>
                    <a:xfrm>
                      <a:off x="0" y="0"/>
                      <a:ext cx="5740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0B8">
      <w:pPr>
        <w:spacing w:after="60" w:before="60" w:lineRule="auto"/>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General Constant Creation</w:t>
      </w:r>
    </w:p>
    <w:p w:rsidR="00000000" w:rsidDel="00000000" w:rsidP="00000000" w:rsidRDefault="00000000" w:rsidRPr="00000000" w14:paraId="000010B9">
      <w:pPr>
        <w:spacing w:after="60" w:before="60" w:lineRule="auto"/>
        <w:rPr/>
      </w:pPr>
      <w:r w:rsidDel="00000000" w:rsidR="00000000" w:rsidRPr="00000000">
        <w:rPr/>
        <w:drawing>
          <wp:inline distB="114300" distT="114300" distL="114300" distR="114300">
            <wp:extent cx="5740400" cy="2222500"/>
            <wp:effectExtent b="0" l="0" r="0" t="0"/>
            <wp:docPr descr="图形用户界面, 文本, 应用程序, 电子邮件, Teams  AI 生成的内容可能不正确。" id="101" name="image106.jpg"/>
            <a:graphic>
              <a:graphicData uri="http://schemas.openxmlformats.org/drawingml/2006/picture">
                <pic:pic>
                  <pic:nvPicPr>
                    <pic:cNvPr descr="图形用户界面, 文本, 应用程序, 电子邮件, Teams  AI 生成的内容可能不正确。" id="0" name="image106.jpg"/>
                    <pic:cNvPicPr preferRelativeResize="0"/>
                  </pic:nvPicPr>
                  <pic:blipFill>
                    <a:blip r:embed="rId122"/>
                    <a:srcRect b="0" l="0" r="0" t="0"/>
                    <a:stretch>
                      <a:fillRect/>
                    </a:stretch>
                  </pic:blipFill>
                  <pic:spPr>
                    <a:xfrm>
                      <a:off x="0" y="0"/>
                      <a:ext cx="5740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10BA">
      <w:pPr>
        <w:spacing w:after="0" w:before="60" w:lineRule="auto"/>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Constant Code: GST_TAX_CODE</w:t>
      </w:r>
    </w:p>
    <w:p w:rsidR="00000000" w:rsidDel="00000000" w:rsidP="00000000" w:rsidRDefault="00000000" w:rsidRPr="00000000" w14:paraId="000010BB">
      <w:pPr>
        <w:spacing w:after="60" w:lineRule="auto"/>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w:t>
      </w:r>
    </w:p>
    <w:tbl>
      <w:tblPr>
        <w:tblStyle w:val="Table5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320"/>
        <w:gridCol w:w="1920"/>
        <w:gridCol w:w="1005"/>
        <w:gridCol w:w="3030"/>
        <w:tblGridChange w:id="0">
          <w:tblGrid>
            <w:gridCol w:w="1530"/>
            <w:gridCol w:w="1320"/>
            <w:gridCol w:w="1920"/>
            <w:gridCol w:w="1005"/>
            <w:gridCol w:w="303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BC">
            <w:pPr>
              <w:spacing w:after="0" w:lineRule="auto"/>
              <w:ind w:left="0" w:hanging="12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BD">
            <w:pPr>
              <w:spacing w:after="0" w:lineRule="auto"/>
              <w:ind w:left="0" w:hanging="12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BE">
            <w:pPr>
              <w:spacing w:after="0" w:lineRule="auto"/>
              <w:ind w:left="0" w:hanging="12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BF">
            <w:pPr>
              <w:spacing w:after="0" w:lineRule="auto"/>
              <w:ind w:left="0" w:hanging="12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C0">
            <w:pPr>
              <w:spacing w:after="0" w:lineRule="auto"/>
              <w:ind w:left="0" w:hanging="12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1">
            <w:pPr>
              <w:spacing w:after="0" w:lineRule="auto"/>
              <w:ind w:left="0" w:hanging="12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2">
            <w:pPr>
              <w:spacing w:after="0" w:lineRule="auto"/>
              <w:ind w:left="0" w:hanging="12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3">
            <w:pPr>
              <w:spacing w:after="0" w:lineRule="auto"/>
              <w:ind w:left="0" w:hanging="12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4">
            <w:pPr>
              <w:spacing w:after="0" w:lineRule="auto"/>
              <w:ind w:left="0" w:hanging="12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5">
            <w:pPr>
              <w:spacing w:after="0" w:lineRule="auto"/>
              <w:ind w:left="0" w:hanging="120"/>
              <w:rPr>
                <w:sz w:val="20"/>
                <w:szCs w:val="20"/>
              </w:rPr>
            </w:pPr>
            <w:r w:rsidDel="00000000" w:rsidR="00000000" w:rsidRPr="00000000">
              <w:rPr>
                <w:sz w:val="20"/>
                <w:szCs w:val="20"/>
                <w:rtl w:val="0"/>
              </w:rPr>
              <w:t xml:space="preserve">Description of the Constant</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6">
            <w:pPr>
              <w:spacing w:after="0" w:lineRule="auto"/>
              <w:ind w:left="0" w:hanging="12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7">
            <w:pPr>
              <w:spacing w:after="0" w:lineRule="auto"/>
              <w:ind w:left="0" w:hanging="12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8">
            <w:pPr>
              <w:spacing w:after="0" w:lineRule="auto"/>
              <w:ind w:left="0" w:hanging="12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9">
            <w:pPr>
              <w:spacing w:after="0" w:lineRule="auto"/>
              <w:ind w:left="0" w:hanging="12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A">
            <w:pPr>
              <w:spacing w:after="0" w:lineRule="auto"/>
              <w:ind w:left="0" w:hanging="120"/>
              <w:rPr>
                <w:sz w:val="20"/>
                <w:szCs w:val="20"/>
              </w:rPr>
            </w:pPr>
            <w:r w:rsidDel="00000000" w:rsidR="00000000" w:rsidRPr="00000000">
              <w:rPr>
                <w:sz w:val="20"/>
                <w:szCs w:val="20"/>
                <w:rtl w:val="0"/>
              </w:rPr>
              <w:t xml:space="preserve">Input Tax Code sent to IBG. (Example value: TX1)</w:t>
            </w:r>
          </w:p>
          <w:p w:rsidR="00000000" w:rsidDel="00000000" w:rsidP="00000000" w:rsidRDefault="00000000" w:rsidRPr="00000000" w14:paraId="000010CB">
            <w:pPr>
              <w:spacing w:after="0" w:lineRule="auto"/>
              <w:ind w:left="0" w:hanging="120"/>
              <w:rPr>
                <w:sz w:val="20"/>
                <w:szCs w:val="20"/>
              </w:rPr>
            </w:pPr>
            <w:r w:rsidDel="00000000" w:rsidR="00000000" w:rsidRPr="00000000">
              <w:rPr>
                <w:sz w:val="20"/>
                <w:szCs w:val="20"/>
                <w:rtl w:val="0"/>
              </w:rPr>
              <w:t xml:space="preserve">Mandatory value for HOST (</w:t>
            </w:r>
            <w:r w:rsidDel="00000000" w:rsidR="00000000" w:rsidRPr="00000000">
              <w:rPr>
                <w:color w:val="ff0000"/>
                <w:sz w:val="20"/>
                <w:szCs w:val="20"/>
                <w:rtl w:val="0"/>
              </w:rPr>
              <w:t xml:space="preserve">TBC</w:t>
            </w:r>
            <w:r w:rsidDel="00000000" w:rsidR="00000000" w:rsidRPr="00000000">
              <w:rPr>
                <w:sz w:val="20"/>
                <w:szCs w:val="20"/>
                <w:rtl w:val="0"/>
              </w:rPr>
              <w:t xml:space="preserve">).</w:t>
            </w:r>
          </w:p>
        </w:tc>
      </w:tr>
    </w:tbl>
    <w:p w:rsidR="00000000" w:rsidDel="00000000" w:rsidP="00000000" w:rsidRDefault="00000000" w:rsidRPr="00000000" w14:paraId="000010CC">
      <w:pPr>
        <w:spacing w:after="60" w:before="60" w:lineRule="auto"/>
        <w:rPr/>
      </w:pPr>
      <w:r w:rsidDel="00000000" w:rsidR="00000000" w:rsidRPr="00000000">
        <w:rPr>
          <w:rtl w:val="0"/>
        </w:rPr>
        <w:t xml:space="preserve"> </w:t>
      </w:r>
    </w:p>
    <w:p w:rsidR="00000000" w:rsidDel="00000000" w:rsidP="00000000" w:rsidRDefault="00000000" w:rsidRPr="00000000" w14:paraId="000010C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uofh731m4vx9" w:id="206"/>
      <w:bookmarkEnd w:id="206"/>
      <w:r w:rsidDel="00000000" w:rsidR="00000000" w:rsidRPr="00000000">
        <w:rPr>
          <w:sz w:val="22"/>
          <w:szCs w:val="22"/>
          <w:rtl w:val="0"/>
        </w:rPr>
        <w:t xml:space="preserve">18.14.</w:t>
      </w:r>
      <w:r w:rsidDel="00000000" w:rsidR="00000000" w:rsidRPr="00000000">
        <w:rPr>
          <w:sz w:val="22"/>
          <w:szCs w:val="22"/>
          <w:rtl w:val="0"/>
        </w:rPr>
        <w:t xml:space="preserve">       </w:t>
      </w:r>
      <w:r w:rsidDel="00000000" w:rsidR="00000000" w:rsidRPr="00000000">
        <w:rPr>
          <w:sz w:val="22"/>
          <w:szCs w:val="22"/>
          <w:rtl w:val="0"/>
        </w:rPr>
        <w:t xml:space="preserve">IBG GST Indicator General Constant</w:t>
      </w:r>
    </w:p>
    <w:p w:rsidR="00000000" w:rsidDel="00000000" w:rsidP="00000000" w:rsidRDefault="00000000" w:rsidRPr="00000000" w14:paraId="000010CE">
      <w:pPr>
        <w:spacing w:after="0" w:before="60" w:lineRule="auto"/>
        <w:ind w:left="880" w:hanging="44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Constant setting same as GST Tax Code</w:t>
      </w:r>
    </w:p>
    <w:p w:rsidR="00000000" w:rsidDel="00000000" w:rsidP="00000000" w:rsidRDefault="00000000" w:rsidRPr="00000000" w14:paraId="000010CF">
      <w:pPr>
        <w:spacing w:after="0" w:lineRule="auto"/>
        <w:ind w:left="880" w:hanging="44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Constant Code: IBG_GST_INDICATOR</w:t>
      </w:r>
    </w:p>
    <w:p w:rsidR="00000000" w:rsidDel="00000000" w:rsidP="00000000" w:rsidRDefault="00000000" w:rsidRPr="00000000" w14:paraId="000010D0">
      <w:pPr>
        <w:spacing w:after="60" w:lineRule="auto"/>
        <w:ind w:left="880" w:hanging="44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w:t>
      </w:r>
    </w:p>
    <w:tbl>
      <w:tblPr>
        <w:tblStyle w:val="Table5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15"/>
        <w:gridCol w:w="2040"/>
        <w:gridCol w:w="1035"/>
        <w:gridCol w:w="2550"/>
        <w:tblGridChange w:id="0">
          <w:tblGrid>
            <w:gridCol w:w="1665"/>
            <w:gridCol w:w="1515"/>
            <w:gridCol w:w="2040"/>
            <w:gridCol w:w="1035"/>
            <w:gridCol w:w="2550"/>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D1">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D2">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D3">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D4">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D5">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spacing w:after="0" w:lineRule="auto"/>
              <w:ind w:left="18.779527559055964"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7">
            <w:pPr>
              <w:spacing w:after="0" w:lineRule="auto"/>
              <w:ind w:left="18.779527559055964"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8">
            <w:pPr>
              <w:spacing w:after="0" w:lineRule="auto"/>
              <w:ind w:left="18.779527559055964"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9">
            <w:pPr>
              <w:spacing w:after="0" w:lineRule="auto"/>
              <w:ind w:left="18.779527559055964"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A">
            <w:pPr>
              <w:spacing w:after="0" w:lineRule="auto"/>
              <w:ind w:left="18.779527559055964" w:firstLine="0"/>
              <w:rPr>
                <w:sz w:val="20"/>
                <w:szCs w:val="20"/>
              </w:rPr>
            </w:pPr>
            <w:r w:rsidDel="00000000" w:rsidR="00000000" w:rsidRPr="00000000">
              <w:rPr>
                <w:sz w:val="20"/>
                <w:szCs w:val="20"/>
                <w:rtl w:val="0"/>
              </w:rPr>
              <w:t xml:space="preserve">Description of the Constant</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B">
            <w:pPr>
              <w:spacing w:after="0" w:lineRule="auto"/>
              <w:ind w:left="18.779527559055964"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C">
            <w:pPr>
              <w:spacing w:after="0" w:lineRule="auto"/>
              <w:ind w:left="18.779527559055964"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D">
            <w:pPr>
              <w:spacing w:after="0" w:lineRule="auto"/>
              <w:ind w:left="18.779527559055964"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E">
            <w:pPr>
              <w:spacing w:after="0" w:lineRule="auto"/>
              <w:ind w:left="18.779527559055964"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F">
            <w:pPr>
              <w:spacing w:after="0" w:lineRule="auto"/>
              <w:ind w:left="18.779527559055964" w:firstLine="0"/>
              <w:rPr>
                <w:sz w:val="20"/>
                <w:szCs w:val="20"/>
              </w:rPr>
            </w:pPr>
            <w:r w:rsidDel="00000000" w:rsidR="00000000" w:rsidRPr="00000000">
              <w:rPr>
                <w:sz w:val="20"/>
                <w:szCs w:val="20"/>
                <w:rtl w:val="0"/>
              </w:rPr>
              <w:t xml:space="preserve">Input:</w:t>
              <w:br w:type="textWrapping"/>
              <w:t xml:space="preserve"> Y – Apply GST</w:t>
              <w:br w:type="textWrapping"/>
              <w:t xml:space="preserve"> N – Do Not Apply GST</w:t>
            </w:r>
          </w:p>
        </w:tc>
      </w:tr>
    </w:tbl>
    <w:p w:rsidR="00000000" w:rsidDel="00000000" w:rsidP="00000000" w:rsidRDefault="00000000" w:rsidRPr="00000000" w14:paraId="000010E0">
      <w:pPr>
        <w:spacing w:after="60" w:before="60" w:lineRule="auto"/>
        <w:rPr/>
      </w:pPr>
      <w:r w:rsidDel="00000000" w:rsidR="00000000" w:rsidRPr="00000000">
        <w:rPr>
          <w:rtl w:val="0"/>
        </w:rPr>
        <w:t xml:space="preserve"> </w:t>
      </w:r>
    </w:p>
    <w:p w:rsidR="00000000" w:rsidDel="00000000" w:rsidP="00000000" w:rsidRDefault="00000000" w:rsidRPr="00000000" w14:paraId="000010E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vomg5ke3soeq" w:id="207"/>
      <w:bookmarkEnd w:id="207"/>
      <w:r w:rsidDel="00000000" w:rsidR="00000000" w:rsidRPr="00000000">
        <w:rPr>
          <w:sz w:val="22"/>
          <w:szCs w:val="22"/>
          <w:rtl w:val="0"/>
        </w:rPr>
        <w:t xml:space="preserve">18.15.</w:t>
      </w:r>
      <w:r w:rsidDel="00000000" w:rsidR="00000000" w:rsidRPr="00000000">
        <w:rPr>
          <w:sz w:val="22"/>
          <w:szCs w:val="22"/>
          <w:rtl w:val="0"/>
        </w:rPr>
        <w:t xml:space="preserve">       </w:t>
      </w:r>
      <w:r w:rsidDel="00000000" w:rsidR="00000000" w:rsidRPr="00000000">
        <w:rPr>
          <w:sz w:val="22"/>
          <w:szCs w:val="22"/>
          <w:rtl w:val="0"/>
        </w:rPr>
        <w:t xml:space="preserve">GST Rate General Constant - 1</w:t>
      </w:r>
    </w:p>
    <w:p w:rsidR="00000000" w:rsidDel="00000000" w:rsidP="00000000" w:rsidRDefault="00000000" w:rsidRPr="00000000" w14:paraId="000010E2">
      <w:pPr>
        <w:spacing w:after="0" w:before="60" w:lineRule="auto"/>
        <w:ind w:left="880" w:hanging="44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Constant setting same as GST Tax Code</w:t>
      </w:r>
    </w:p>
    <w:p w:rsidR="00000000" w:rsidDel="00000000" w:rsidP="00000000" w:rsidRDefault="00000000" w:rsidRPr="00000000" w14:paraId="000010E3">
      <w:pPr>
        <w:spacing w:after="0" w:lineRule="auto"/>
        <w:ind w:left="880" w:hanging="44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Constant Code: GST_RATE</w:t>
      </w:r>
    </w:p>
    <w:p w:rsidR="00000000" w:rsidDel="00000000" w:rsidP="00000000" w:rsidRDefault="00000000" w:rsidRPr="00000000" w14:paraId="000010E4">
      <w:pPr>
        <w:spacing w:after="60" w:lineRule="auto"/>
        <w:ind w:left="880" w:hanging="44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w:t>
      </w:r>
    </w:p>
    <w:tbl>
      <w:tblPr>
        <w:tblStyle w:val="Table5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185"/>
        <w:gridCol w:w="1860"/>
        <w:gridCol w:w="1005"/>
        <w:gridCol w:w="3315"/>
        <w:tblGridChange w:id="0">
          <w:tblGrid>
            <w:gridCol w:w="1440"/>
            <w:gridCol w:w="1185"/>
            <w:gridCol w:w="1860"/>
            <w:gridCol w:w="1005"/>
            <w:gridCol w:w="331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E5">
            <w:pPr>
              <w:spacing w:after="0" w:lineRule="auto"/>
              <w:ind w:left="-37.55905511810937"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E6">
            <w:pPr>
              <w:spacing w:after="0" w:lineRule="auto"/>
              <w:ind w:left="-37.55905511810937"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E7">
            <w:pPr>
              <w:spacing w:after="0" w:lineRule="auto"/>
              <w:ind w:left="-37.55905511810937"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E8">
            <w:pPr>
              <w:spacing w:after="0" w:lineRule="auto"/>
              <w:ind w:left="-37.55905511810937"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E9">
            <w:pPr>
              <w:spacing w:after="0" w:lineRule="auto"/>
              <w:ind w:left="-37.55905511810937"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A">
            <w:pPr>
              <w:spacing w:after="0" w:lineRule="auto"/>
              <w:ind w:left="-37.55905511810937"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B">
            <w:pPr>
              <w:spacing w:after="0" w:lineRule="auto"/>
              <w:ind w:left="-37.55905511810937"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C">
            <w:pPr>
              <w:spacing w:after="0" w:lineRule="auto"/>
              <w:ind w:left="-37.55905511810937"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D">
            <w:pPr>
              <w:spacing w:after="0" w:lineRule="auto"/>
              <w:ind w:left="-37.55905511810937"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E">
            <w:pPr>
              <w:spacing w:after="0" w:lineRule="auto"/>
              <w:ind w:left="-37.55905511810937" w:firstLine="0"/>
              <w:rPr>
                <w:sz w:val="20"/>
                <w:szCs w:val="20"/>
              </w:rPr>
            </w:pPr>
            <w:r w:rsidDel="00000000" w:rsidR="00000000" w:rsidRPr="00000000">
              <w:rPr>
                <w:sz w:val="20"/>
                <w:szCs w:val="20"/>
                <w:rtl w:val="0"/>
              </w:rPr>
              <w:t xml:space="preserve">Description of the Constant</w:t>
            </w:r>
          </w:p>
        </w:tc>
      </w:tr>
      <w:tr>
        <w:trPr>
          <w:cantSplit w:val="0"/>
          <w:trHeight w:val="106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F">
            <w:pPr>
              <w:spacing w:after="0" w:lineRule="auto"/>
              <w:ind w:left="-37.55905511810937"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0">
            <w:pPr>
              <w:spacing w:after="0" w:lineRule="auto"/>
              <w:ind w:left="-37.55905511810937"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1">
            <w:pPr>
              <w:spacing w:after="0" w:lineRule="auto"/>
              <w:ind w:left="-37.55905511810937"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2">
            <w:pPr>
              <w:spacing w:after="0" w:lineRule="auto"/>
              <w:ind w:left="-37.55905511810937"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3">
            <w:pPr>
              <w:spacing w:after="0" w:lineRule="auto"/>
              <w:ind w:left="-37.55905511810937" w:firstLine="0"/>
              <w:rPr>
                <w:sz w:val="20"/>
                <w:szCs w:val="20"/>
              </w:rPr>
            </w:pPr>
            <w:r w:rsidDel="00000000" w:rsidR="00000000" w:rsidRPr="00000000">
              <w:rPr>
                <w:sz w:val="20"/>
                <w:szCs w:val="20"/>
                <w:rtl w:val="0"/>
              </w:rPr>
              <w:t xml:space="preserve">To determine the GST Rate ( Example: 0 * Currently set as Zero due to GST no longer applicable)</w:t>
            </w:r>
          </w:p>
        </w:tc>
      </w:tr>
    </w:tbl>
    <w:p w:rsidR="00000000" w:rsidDel="00000000" w:rsidP="00000000" w:rsidRDefault="00000000" w:rsidRPr="00000000" w14:paraId="000010F4">
      <w:pPr>
        <w:spacing w:after="60" w:before="60" w:lineRule="auto"/>
        <w:rPr/>
      </w:pPr>
      <w:r w:rsidDel="00000000" w:rsidR="00000000" w:rsidRPr="00000000">
        <w:rPr>
          <w:rtl w:val="0"/>
        </w:rPr>
        <w:t xml:space="preserve"> </w:t>
      </w:r>
    </w:p>
    <w:p w:rsidR="00000000" w:rsidDel="00000000" w:rsidP="00000000" w:rsidRDefault="00000000" w:rsidRPr="00000000" w14:paraId="000010F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vgb79j1s987k" w:id="208"/>
      <w:bookmarkEnd w:id="208"/>
      <w:r w:rsidDel="00000000" w:rsidR="00000000" w:rsidRPr="00000000">
        <w:rPr>
          <w:sz w:val="22"/>
          <w:szCs w:val="22"/>
          <w:rtl w:val="0"/>
        </w:rPr>
        <w:t xml:space="preserve">18.16.</w:t>
      </w:r>
      <w:r w:rsidDel="00000000" w:rsidR="00000000" w:rsidRPr="00000000">
        <w:rPr>
          <w:sz w:val="22"/>
          <w:szCs w:val="22"/>
          <w:rtl w:val="0"/>
        </w:rPr>
        <w:t xml:space="preserve">       </w:t>
      </w:r>
      <w:r w:rsidDel="00000000" w:rsidR="00000000" w:rsidRPr="00000000">
        <w:rPr>
          <w:sz w:val="22"/>
          <w:szCs w:val="22"/>
          <w:rtl w:val="0"/>
        </w:rPr>
        <w:t xml:space="preserve">GST Rate General Constant - 2</w:t>
      </w:r>
    </w:p>
    <w:p w:rsidR="00000000" w:rsidDel="00000000" w:rsidP="00000000" w:rsidRDefault="00000000" w:rsidRPr="00000000" w14:paraId="000010F6">
      <w:pPr>
        <w:spacing w:after="0" w:before="60" w:lineRule="auto"/>
        <w:ind w:left="880" w:hanging="44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Constant setting same as GST Tax Code</w:t>
      </w:r>
    </w:p>
    <w:p w:rsidR="00000000" w:rsidDel="00000000" w:rsidP="00000000" w:rsidRDefault="00000000" w:rsidRPr="00000000" w14:paraId="000010F7">
      <w:pPr>
        <w:spacing w:after="0" w:lineRule="auto"/>
        <w:ind w:left="880" w:hanging="44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Constant Code: GST_TAX_CCODE_EPP</w:t>
      </w:r>
    </w:p>
    <w:p w:rsidR="00000000" w:rsidDel="00000000" w:rsidP="00000000" w:rsidRDefault="00000000" w:rsidRPr="00000000" w14:paraId="000010F8">
      <w:pPr>
        <w:spacing w:after="60" w:lineRule="auto"/>
        <w:ind w:left="880" w:hanging="44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Field</w:t>
      </w:r>
    </w:p>
    <w:tbl>
      <w:tblPr>
        <w:tblStyle w:val="Table5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260"/>
        <w:gridCol w:w="1890"/>
        <w:gridCol w:w="1005"/>
        <w:gridCol w:w="3180"/>
        <w:tblGridChange w:id="0">
          <w:tblGrid>
            <w:gridCol w:w="1485"/>
            <w:gridCol w:w="1260"/>
            <w:gridCol w:w="1890"/>
            <w:gridCol w:w="1005"/>
            <w:gridCol w:w="318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F9">
            <w:pPr>
              <w:spacing w:after="0" w:lineRule="auto"/>
              <w:ind w:left="112.44094488189063"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FA">
            <w:pPr>
              <w:spacing w:after="0" w:lineRule="auto"/>
              <w:ind w:left="112.44094488189063"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FB">
            <w:pPr>
              <w:spacing w:after="0" w:lineRule="auto"/>
              <w:ind w:left="112.44094488189063"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FC">
            <w:pPr>
              <w:spacing w:after="0" w:lineRule="auto"/>
              <w:ind w:left="112.44094488189063"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0FD">
            <w:pPr>
              <w:spacing w:after="0" w:lineRule="auto"/>
              <w:ind w:left="112.44094488189063"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E">
            <w:pPr>
              <w:spacing w:after="0" w:lineRule="auto"/>
              <w:ind w:left="112.44094488189063"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F">
            <w:pPr>
              <w:spacing w:after="0" w:lineRule="auto"/>
              <w:ind w:left="112.44094488189063"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0">
            <w:pPr>
              <w:spacing w:after="0" w:lineRule="auto"/>
              <w:ind w:left="112.44094488189063"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1">
            <w:pPr>
              <w:spacing w:after="0" w:lineRule="auto"/>
              <w:ind w:left="112.44094488189063"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2">
            <w:pPr>
              <w:spacing w:after="0" w:lineRule="auto"/>
              <w:ind w:left="112.44094488189063" w:firstLine="0"/>
              <w:rPr>
                <w:sz w:val="20"/>
                <w:szCs w:val="20"/>
              </w:rPr>
            </w:pPr>
            <w:r w:rsidDel="00000000" w:rsidR="00000000" w:rsidRPr="00000000">
              <w:rPr>
                <w:sz w:val="20"/>
                <w:szCs w:val="20"/>
                <w:rtl w:val="0"/>
              </w:rPr>
              <w:t xml:space="preserve">Description of the Constant</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3">
            <w:pPr>
              <w:spacing w:after="0" w:lineRule="auto"/>
              <w:ind w:left="112.44094488189063"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4">
            <w:pPr>
              <w:spacing w:after="0" w:lineRule="auto"/>
              <w:ind w:left="112.44094488189063"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5">
            <w:pPr>
              <w:spacing w:after="0" w:lineRule="auto"/>
              <w:ind w:left="112.44094488189063"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6">
            <w:pPr>
              <w:spacing w:after="0" w:lineRule="auto"/>
              <w:ind w:left="112.44094488189063"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7">
            <w:pPr>
              <w:spacing w:after="0" w:lineRule="auto"/>
              <w:ind w:left="112.44094488189063" w:firstLine="0"/>
              <w:rPr>
                <w:sz w:val="20"/>
                <w:szCs w:val="20"/>
              </w:rPr>
            </w:pPr>
            <w:r w:rsidDel="00000000" w:rsidR="00000000" w:rsidRPr="00000000">
              <w:rPr>
                <w:sz w:val="20"/>
                <w:szCs w:val="20"/>
                <w:rtl w:val="0"/>
              </w:rPr>
              <w:t xml:space="preserve">Purpose: Input Tax Code sent to IBG. (Example value: SR1 )</w:t>
            </w:r>
          </w:p>
          <w:p w:rsidR="00000000" w:rsidDel="00000000" w:rsidP="00000000" w:rsidRDefault="00000000" w:rsidRPr="00000000" w14:paraId="00001108">
            <w:pPr>
              <w:spacing w:after="0" w:lineRule="auto"/>
              <w:ind w:left="112.44094488189063" w:firstLine="0"/>
              <w:rPr>
                <w:sz w:val="20"/>
                <w:szCs w:val="20"/>
              </w:rPr>
            </w:pPr>
            <w:r w:rsidDel="00000000" w:rsidR="00000000" w:rsidRPr="00000000">
              <w:rPr>
                <w:sz w:val="20"/>
                <w:szCs w:val="20"/>
                <w:rtl w:val="0"/>
              </w:rPr>
              <w:t xml:space="preserve">Mandatory value for EPP interface(</w:t>
            </w:r>
            <w:r w:rsidDel="00000000" w:rsidR="00000000" w:rsidRPr="00000000">
              <w:rPr>
                <w:color w:val="ff0000"/>
                <w:sz w:val="20"/>
                <w:szCs w:val="20"/>
                <w:rtl w:val="0"/>
              </w:rPr>
              <w:t xml:space="preserve">TBC</w:t>
            </w:r>
            <w:r w:rsidDel="00000000" w:rsidR="00000000" w:rsidRPr="00000000">
              <w:rPr>
                <w:sz w:val="20"/>
                <w:szCs w:val="20"/>
                <w:rtl w:val="0"/>
              </w:rPr>
              <w:t xml:space="preserve">).</w:t>
            </w:r>
          </w:p>
        </w:tc>
      </w:tr>
    </w:tbl>
    <w:p w:rsidR="00000000" w:rsidDel="00000000" w:rsidP="00000000" w:rsidRDefault="00000000" w:rsidRPr="00000000" w14:paraId="00001109">
      <w:pPr>
        <w:spacing w:after="60" w:before="60" w:lineRule="auto"/>
        <w:rPr/>
      </w:pPr>
      <w:r w:rsidDel="00000000" w:rsidR="00000000" w:rsidRPr="00000000">
        <w:rPr>
          <w:rtl w:val="0"/>
        </w:rPr>
        <w:t xml:space="preserve"> </w:t>
      </w:r>
    </w:p>
    <w:p w:rsidR="00000000" w:rsidDel="00000000" w:rsidP="00000000" w:rsidRDefault="00000000" w:rsidRPr="00000000" w14:paraId="0000110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80rlieqyugwt" w:id="209"/>
      <w:bookmarkEnd w:id="209"/>
      <w:r w:rsidDel="00000000" w:rsidR="00000000" w:rsidRPr="00000000">
        <w:rPr>
          <w:sz w:val="22"/>
          <w:szCs w:val="22"/>
          <w:rtl w:val="0"/>
        </w:rPr>
        <w:t xml:space="preserve">18.17.</w:t>
      </w:r>
      <w:r w:rsidDel="00000000" w:rsidR="00000000" w:rsidRPr="00000000">
        <w:rPr>
          <w:sz w:val="22"/>
          <w:szCs w:val="22"/>
          <w:rtl w:val="0"/>
        </w:rPr>
        <w:t xml:space="preserve">       </w:t>
      </w:r>
      <w:r w:rsidDel="00000000" w:rsidR="00000000" w:rsidRPr="00000000">
        <w:rPr>
          <w:sz w:val="22"/>
          <w:szCs w:val="22"/>
          <w:rtl w:val="0"/>
        </w:rPr>
        <w:t xml:space="preserve">FIS Inquiry Interval General Constant</w:t>
      </w:r>
    </w:p>
    <w:p w:rsidR="00000000" w:rsidDel="00000000" w:rsidP="00000000" w:rsidRDefault="00000000" w:rsidRPr="00000000" w14:paraId="0000110B">
      <w:pPr>
        <w:spacing w:after="0" w:lineRule="auto"/>
        <w:ind w:left="1520" w:hanging="340"/>
        <w:rPr>
          <w:sz w:val="24"/>
          <w:szCs w:val="24"/>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Constant setting same as GST Tax Code</w:t>
      </w:r>
    </w:p>
    <w:p w:rsidR="00000000" w:rsidDel="00000000" w:rsidP="00000000" w:rsidRDefault="00000000" w:rsidRPr="00000000" w14:paraId="0000110C">
      <w:pPr>
        <w:spacing w:after="0" w:lineRule="auto"/>
        <w:ind w:left="1520" w:hanging="34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Constant Code: FIS_INQUIRY_INTERVAL</w:t>
      </w:r>
    </w:p>
    <w:p w:rsidR="00000000" w:rsidDel="00000000" w:rsidP="00000000" w:rsidRDefault="00000000" w:rsidRPr="00000000" w14:paraId="0000110D">
      <w:pPr>
        <w:spacing w:after="0" w:lineRule="auto"/>
        <w:ind w:left="1520" w:hanging="340"/>
        <w:rPr>
          <w:sz w:val="21"/>
          <w:szCs w:val="21"/>
        </w:rPr>
      </w:pP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w:t>
      </w:r>
    </w:p>
    <w:tbl>
      <w:tblPr>
        <w:tblStyle w:val="Table5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470"/>
        <w:gridCol w:w="2010"/>
        <w:gridCol w:w="1020"/>
        <w:gridCol w:w="2685"/>
        <w:tblGridChange w:id="0">
          <w:tblGrid>
            <w:gridCol w:w="1635"/>
            <w:gridCol w:w="1470"/>
            <w:gridCol w:w="2010"/>
            <w:gridCol w:w="1020"/>
            <w:gridCol w:w="2685"/>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0E">
            <w:pPr>
              <w:spacing w:after="0" w:lineRule="auto"/>
              <w:ind w:left="40.511811023622215"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0F">
            <w:pPr>
              <w:spacing w:after="0" w:lineRule="auto"/>
              <w:ind w:left="40.511811023622215"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10">
            <w:pPr>
              <w:spacing w:after="0" w:lineRule="auto"/>
              <w:ind w:left="40.511811023622215"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11">
            <w:pPr>
              <w:spacing w:after="0" w:lineRule="auto"/>
              <w:ind w:left="40.511811023622215"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12">
            <w:pPr>
              <w:spacing w:after="0" w:lineRule="auto"/>
              <w:ind w:left="40.511811023622215"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3">
            <w:pPr>
              <w:spacing w:after="0" w:lineRule="auto"/>
              <w:ind w:left="40.511811023622215"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4">
            <w:pPr>
              <w:spacing w:after="0" w:lineRule="auto"/>
              <w:ind w:left="40.511811023622215"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5">
            <w:pPr>
              <w:spacing w:after="0" w:lineRule="auto"/>
              <w:ind w:left="40.511811023622215"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6">
            <w:pPr>
              <w:spacing w:after="0" w:lineRule="auto"/>
              <w:ind w:left="40.511811023622215"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7">
            <w:pPr>
              <w:spacing w:after="0" w:lineRule="auto"/>
              <w:ind w:left="40.511811023622215" w:firstLine="0"/>
              <w:rPr>
                <w:sz w:val="20"/>
                <w:szCs w:val="20"/>
              </w:rPr>
            </w:pPr>
            <w:r w:rsidDel="00000000" w:rsidR="00000000" w:rsidRPr="00000000">
              <w:rPr>
                <w:sz w:val="20"/>
                <w:szCs w:val="20"/>
                <w:rtl w:val="0"/>
              </w:rPr>
              <w:t xml:space="preserve">Description of the Constant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8">
            <w:pPr>
              <w:spacing w:after="0" w:lineRule="auto"/>
              <w:ind w:left="40.511811023622215"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9">
            <w:pPr>
              <w:spacing w:after="0" w:lineRule="auto"/>
              <w:ind w:left="40.511811023622215"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A">
            <w:pPr>
              <w:spacing w:after="0" w:lineRule="auto"/>
              <w:ind w:left="40.511811023622215"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B">
            <w:pPr>
              <w:spacing w:after="0" w:lineRule="auto"/>
              <w:ind w:left="40.511811023622215"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C">
            <w:pPr>
              <w:spacing w:after="0" w:lineRule="auto"/>
              <w:ind w:left="40.511811023622215" w:firstLine="0"/>
              <w:rPr>
                <w:sz w:val="20"/>
                <w:szCs w:val="20"/>
              </w:rPr>
            </w:pPr>
            <w:r w:rsidDel="00000000" w:rsidR="00000000" w:rsidRPr="00000000">
              <w:rPr>
                <w:sz w:val="20"/>
                <w:szCs w:val="20"/>
                <w:rtl w:val="0"/>
              </w:rPr>
              <w:t xml:space="preserve">Input interval hours. E.g. 1, 2, 3</w:t>
            </w:r>
          </w:p>
        </w:tc>
      </w:tr>
    </w:tbl>
    <w:p w:rsidR="00000000" w:rsidDel="00000000" w:rsidP="00000000" w:rsidRDefault="00000000" w:rsidRPr="00000000" w14:paraId="0000111D">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111E">
      <w:pPr>
        <w:spacing w:after="0" w:lineRule="auto"/>
        <w:ind w:left="1520" w:hanging="340"/>
        <w:rPr>
          <w:b w:val="1"/>
          <w:bCs w:val="1"/>
          <w:sz w:val="21"/>
          <w:szCs w:val="21"/>
        </w:rPr>
      </w:pPr>
      <w:r w:rsidDel="00000000" w:rsidR="00000000" w:rsidRPr="00000000">
        <w:rPr>
          <w:b w:val="1"/>
          <w:bCs w:val="1"/>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111F">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configuration by hour, e.g. 1 hour, 2 hours</w:t>
      </w:r>
    </w:p>
    <w:p w:rsidR="00000000" w:rsidDel="00000000" w:rsidP="00000000" w:rsidRDefault="00000000" w:rsidRPr="00000000" w14:paraId="00001120">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system is initialized with a configuration of x hours (TBD).</w:t>
      </w:r>
    </w:p>
    <w:p w:rsidR="00000000" w:rsidDel="00000000" w:rsidP="00000000" w:rsidRDefault="00000000" w:rsidRPr="00000000" w14:paraId="00001121">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Become valid instantly after configuration.</w:t>
      </w:r>
    </w:p>
    <w:p w:rsidR="00000000" w:rsidDel="00000000" w:rsidP="00000000" w:rsidRDefault="00000000" w:rsidRPr="00000000" w14:paraId="00001122">
      <w:pPr>
        <w:spacing w:after="0" w:lineRule="auto"/>
        <w:ind w:left="16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12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oefqh5k0c5uz" w:id="210"/>
      <w:bookmarkEnd w:id="210"/>
      <w:r w:rsidDel="00000000" w:rsidR="00000000" w:rsidRPr="00000000">
        <w:rPr>
          <w:sz w:val="22"/>
          <w:szCs w:val="22"/>
          <w:rtl w:val="0"/>
        </w:rPr>
        <w:t xml:space="preserve">18.18.</w:t>
      </w:r>
      <w:r w:rsidDel="00000000" w:rsidR="00000000" w:rsidRPr="00000000">
        <w:rPr>
          <w:sz w:val="22"/>
          <w:szCs w:val="22"/>
          <w:rtl w:val="0"/>
        </w:rPr>
        <w:t xml:space="preserve">       </w:t>
      </w:r>
      <w:r w:rsidDel="00000000" w:rsidR="00000000" w:rsidRPr="00000000">
        <w:rPr>
          <w:sz w:val="22"/>
          <w:szCs w:val="22"/>
          <w:rtl w:val="0"/>
        </w:rPr>
        <w:t xml:space="preserve">Post-Agreement Overdue Reminder Parameter General Constant</w:t>
      </w:r>
    </w:p>
    <w:p w:rsidR="00000000" w:rsidDel="00000000" w:rsidP="00000000" w:rsidRDefault="00000000" w:rsidRPr="00000000" w14:paraId="00001124">
      <w:pPr>
        <w:spacing w:after="0" w:lineRule="auto"/>
        <w:ind w:left="840" w:firstLine="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support configurating Post-Agreement Overdue Reminder Parameter, </w:t>
      </w:r>
      <w:r w:rsidDel="00000000" w:rsidR="00000000" w:rsidRPr="00000000">
        <w:rPr>
          <w:b w:val="1"/>
          <w:bCs w:val="1"/>
          <w:sz w:val="21"/>
          <w:szCs w:val="21"/>
          <w:rtl w:val="0"/>
        </w:rPr>
        <w:t xml:space="preserve">IN ORDER THAT </w:t>
      </w:r>
      <w:r w:rsidDel="00000000" w:rsidR="00000000" w:rsidRPr="00000000">
        <w:rPr>
          <w:sz w:val="21"/>
          <w:szCs w:val="21"/>
          <w:rtl w:val="0"/>
        </w:rPr>
        <w:t xml:space="preserve">Adjust as needed.</w:t>
      </w:r>
    </w:p>
    <w:p w:rsidR="00000000" w:rsidDel="00000000" w:rsidP="00000000" w:rsidRDefault="00000000" w:rsidRPr="00000000" w14:paraId="00001125">
      <w:pPr>
        <w:spacing w:after="0" w:lineRule="auto"/>
        <w:ind w:left="1520" w:hanging="340"/>
        <w:rPr>
          <w:sz w:val="24"/>
          <w:szCs w:val="24"/>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Constant setting same as GST Tax Code</w:t>
      </w:r>
    </w:p>
    <w:p w:rsidR="00000000" w:rsidDel="00000000" w:rsidP="00000000" w:rsidRDefault="00000000" w:rsidRPr="00000000" w14:paraId="00001126">
      <w:pPr>
        <w:spacing w:after="0" w:lineRule="auto"/>
        <w:ind w:left="1520" w:hanging="34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Constant Code: AGREEMENT_OVERDUE_DAYS</w:t>
      </w:r>
    </w:p>
    <w:p w:rsidR="00000000" w:rsidDel="00000000" w:rsidP="00000000" w:rsidRDefault="00000000" w:rsidRPr="00000000" w14:paraId="00001127">
      <w:pPr>
        <w:spacing w:after="0" w:lineRule="auto"/>
        <w:ind w:left="1520" w:hanging="340"/>
        <w:rPr>
          <w:sz w:val="21"/>
          <w:szCs w:val="21"/>
        </w:rPr>
      </w:pP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w:t>
      </w:r>
    </w:p>
    <w:tbl>
      <w:tblPr>
        <w:tblStyle w:val="Table5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305"/>
        <w:gridCol w:w="1920"/>
        <w:gridCol w:w="1005"/>
        <w:gridCol w:w="3045"/>
        <w:tblGridChange w:id="0">
          <w:tblGrid>
            <w:gridCol w:w="1515"/>
            <w:gridCol w:w="1305"/>
            <w:gridCol w:w="1920"/>
            <w:gridCol w:w="1005"/>
            <w:gridCol w:w="304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28">
            <w:pPr>
              <w:spacing w:after="0" w:lineRule="auto"/>
              <w:ind w:left="-66.02362204724358"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29">
            <w:pPr>
              <w:spacing w:after="0" w:lineRule="auto"/>
              <w:ind w:left="-66.02362204724358"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2A">
            <w:pPr>
              <w:spacing w:after="0" w:lineRule="auto"/>
              <w:ind w:left="-66.02362204724358"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2B">
            <w:pPr>
              <w:spacing w:after="0" w:lineRule="auto"/>
              <w:ind w:left="-66.02362204724358"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2C">
            <w:pPr>
              <w:spacing w:after="0" w:lineRule="auto"/>
              <w:ind w:left="-66.02362204724358"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D">
            <w:pPr>
              <w:spacing w:after="0" w:lineRule="auto"/>
              <w:ind w:left="-66.02362204724358"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E">
            <w:pPr>
              <w:spacing w:after="0" w:lineRule="auto"/>
              <w:ind w:left="-66.02362204724358"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F">
            <w:pPr>
              <w:spacing w:after="0" w:lineRule="auto"/>
              <w:ind w:left="-66.02362204724358"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0">
            <w:pPr>
              <w:spacing w:after="0" w:lineRule="auto"/>
              <w:ind w:left="-66.0236220472435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1">
            <w:pPr>
              <w:spacing w:after="0" w:lineRule="auto"/>
              <w:ind w:left="-66.02362204724358" w:firstLine="0"/>
              <w:rPr>
                <w:sz w:val="20"/>
                <w:szCs w:val="20"/>
              </w:rPr>
            </w:pPr>
            <w:r w:rsidDel="00000000" w:rsidR="00000000" w:rsidRPr="00000000">
              <w:rPr>
                <w:sz w:val="20"/>
                <w:szCs w:val="20"/>
                <w:rtl w:val="0"/>
              </w:rPr>
              <w:t xml:space="preserve">Description of the Constant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2">
            <w:pPr>
              <w:spacing w:after="0" w:lineRule="auto"/>
              <w:ind w:left="-66.02362204724358"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3">
            <w:pPr>
              <w:spacing w:after="0" w:lineRule="auto"/>
              <w:ind w:left="-66.02362204724358"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4">
            <w:pPr>
              <w:spacing w:after="0" w:lineRule="auto"/>
              <w:ind w:left="-66.02362204724358"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5">
            <w:pPr>
              <w:spacing w:after="0" w:lineRule="auto"/>
              <w:ind w:left="-66.0236220472435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6">
            <w:pPr>
              <w:spacing w:after="0" w:lineRule="auto"/>
              <w:ind w:left="-66.02362204724358" w:firstLine="0"/>
              <w:rPr>
                <w:sz w:val="20"/>
                <w:szCs w:val="20"/>
              </w:rPr>
            </w:pPr>
            <w:r w:rsidDel="00000000" w:rsidR="00000000" w:rsidRPr="00000000">
              <w:rPr>
                <w:sz w:val="20"/>
                <w:szCs w:val="20"/>
                <w:rtl w:val="0"/>
              </w:rPr>
              <w:t xml:space="preserve">Input post-agreement overdue days. E.g. 5, 3, etc.</w:t>
            </w:r>
          </w:p>
        </w:tc>
      </w:tr>
    </w:tbl>
    <w:p w:rsidR="00000000" w:rsidDel="00000000" w:rsidP="00000000" w:rsidRDefault="00000000" w:rsidRPr="00000000" w14:paraId="00001137">
      <w:pPr>
        <w:spacing w:after="60" w:before="60" w:lineRule="auto"/>
        <w:rPr/>
      </w:pPr>
      <w:r w:rsidDel="00000000" w:rsidR="00000000" w:rsidRPr="00000000">
        <w:rPr>
          <w:rtl w:val="0"/>
        </w:rPr>
        <w:t xml:space="preserve"> </w:t>
      </w:r>
    </w:p>
    <w:p w:rsidR="00000000" w:rsidDel="00000000" w:rsidP="00000000" w:rsidRDefault="00000000" w:rsidRPr="00000000" w14:paraId="0000113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jnqufteyvwna" w:id="211"/>
      <w:bookmarkEnd w:id="211"/>
      <w:r w:rsidDel="00000000" w:rsidR="00000000" w:rsidRPr="00000000">
        <w:rPr>
          <w:sz w:val="22"/>
          <w:szCs w:val="22"/>
          <w:rtl w:val="0"/>
        </w:rPr>
        <w:t xml:space="preserve">18.19.</w:t>
      </w:r>
      <w:r w:rsidDel="00000000" w:rsidR="00000000" w:rsidRPr="00000000">
        <w:rPr>
          <w:sz w:val="22"/>
          <w:szCs w:val="22"/>
          <w:rtl w:val="0"/>
        </w:rPr>
        <w:t xml:space="preserve">       </w:t>
      </w:r>
      <w:r w:rsidDel="00000000" w:rsidR="00000000" w:rsidRPr="00000000">
        <w:rPr>
          <w:sz w:val="22"/>
          <w:szCs w:val="22"/>
          <w:rtl w:val="0"/>
        </w:rPr>
        <w:t xml:space="preserve">Post-Approval Overdue Reminder Parameter General Constant</w:t>
      </w:r>
    </w:p>
    <w:p w:rsidR="00000000" w:rsidDel="00000000" w:rsidP="00000000" w:rsidRDefault="00000000" w:rsidRPr="00000000" w14:paraId="00001139">
      <w:pPr>
        <w:spacing w:after="0" w:lineRule="auto"/>
        <w:ind w:left="840" w:firstLine="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support configurating Post-Approval Overdue Reminder Parameter, </w:t>
      </w:r>
      <w:r w:rsidDel="00000000" w:rsidR="00000000" w:rsidRPr="00000000">
        <w:rPr>
          <w:b w:val="1"/>
          <w:bCs w:val="1"/>
          <w:sz w:val="21"/>
          <w:szCs w:val="21"/>
          <w:rtl w:val="0"/>
        </w:rPr>
        <w:t xml:space="preserve">IN ORDER THAT </w:t>
      </w:r>
      <w:r w:rsidDel="00000000" w:rsidR="00000000" w:rsidRPr="00000000">
        <w:rPr>
          <w:sz w:val="21"/>
          <w:szCs w:val="21"/>
          <w:rtl w:val="0"/>
        </w:rPr>
        <w:t xml:space="preserve">Adjust as needed.</w:t>
      </w:r>
    </w:p>
    <w:p w:rsidR="00000000" w:rsidDel="00000000" w:rsidP="00000000" w:rsidRDefault="00000000" w:rsidRPr="00000000" w14:paraId="0000113A">
      <w:pPr>
        <w:spacing w:after="0" w:lineRule="auto"/>
        <w:ind w:left="1520" w:hanging="340"/>
        <w:rPr>
          <w:sz w:val="24"/>
          <w:szCs w:val="24"/>
        </w:rPr>
      </w:pPr>
      <w:r w:rsidDel="00000000" w:rsidR="00000000" w:rsidRPr="00000000">
        <w:rPr>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Constant setting same as GST Tax Code</w:t>
      </w:r>
    </w:p>
    <w:p w:rsidR="00000000" w:rsidDel="00000000" w:rsidP="00000000" w:rsidRDefault="00000000" w:rsidRPr="00000000" w14:paraId="0000113B">
      <w:pPr>
        <w:spacing w:after="0" w:lineRule="auto"/>
        <w:ind w:left="1520" w:hanging="340"/>
        <w:rPr>
          <w:sz w:val="21"/>
          <w:szCs w:val="21"/>
        </w:rPr>
      </w:pPr>
      <w:r w:rsidDel="00000000" w:rsidR="00000000" w:rsidRPr="00000000">
        <w:rPr>
          <w:sz w:val="21"/>
          <w:szCs w:val="2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Constant Code: APPROVAL_OVERDUE_DAYS</w:t>
      </w:r>
    </w:p>
    <w:p w:rsidR="00000000" w:rsidDel="00000000" w:rsidP="00000000" w:rsidRDefault="00000000" w:rsidRPr="00000000" w14:paraId="0000113C">
      <w:pPr>
        <w:spacing w:after="0" w:lineRule="auto"/>
        <w:ind w:left="1520" w:hanging="340"/>
        <w:rPr>
          <w:sz w:val="21"/>
          <w:szCs w:val="21"/>
        </w:rPr>
      </w:pPr>
      <w:r w:rsidDel="00000000" w:rsidR="00000000" w:rsidRPr="00000000">
        <w:rPr>
          <w:sz w:val="21"/>
          <w:szCs w:val="2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w:t>
      </w:r>
    </w:p>
    <w:tbl>
      <w:tblPr>
        <w:tblStyle w:val="Table5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320"/>
        <w:gridCol w:w="1920"/>
        <w:gridCol w:w="1005"/>
        <w:gridCol w:w="3045"/>
        <w:tblGridChange w:id="0">
          <w:tblGrid>
            <w:gridCol w:w="1530"/>
            <w:gridCol w:w="1320"/>
            <w:gridCol w:w="1920"/>
            <w:gridCol w:w="1005"/>
            <w:gridCol w:w="304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3D">
            <w:pPr>
              <w:spacing w:after="0" w:lineRule="auto"/>
              <w:ind w:left="-36.02362204724358"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3E">
            <w:pPr>
              <w:spacing w:after="0" w:lineRule="auto"/>
              <w:ind w:left="-36.02362204724358"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3F">
            <w:pPr>
              <w:spacing w:after="0" w:lineRule="auto"/>
              <w:ind w:left="-36.02362204724358"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40">
            <w:pPr>
              <w:spacing w:after="0" w:lineRule="auto"/>
              <w:ind w:left="-36.02362204724358"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41">
            <w:pPr>
              <w:spacing w:after="0" w:lineRule="auto"/>
              <w:ind w:left="-36.02362204724358"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2">
            <w:pPr>
              <w:spacing w:after="0" w:lineRule="auto"/>
              <w:ind w:left="-36.02362204724358"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3">
            <w:pPr>
              <w:spacing w:after="0" w:lineRule="auto"/>
              <w:ind w:left="-36.02362204724358"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4">
            <w:pPr>
              <w:spacing w:after="0" w:lineRule="auto"/>
              <w:ind w:left="-36.02362204724358"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5">
            <w:pPr>
              <w:spacing w:after="0" w:lineRule="auto"/>
              <w:ind w:left="-36.0236220472435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6">
            <w:pPr>
              <w:spacing w:after="0" w:lineRule="auto"/>
              <w:ind w:left="-36.02362204724358" w:firstLine="0"/>
              <w:rPr>
                <w:sz w:val="20"/>
                <w:szCs w:val="20"/>
              </w:rPr>
            </w:pPr>
            <w:r w:rsidDel="00000000" w:rsidR="00000000" w:rsidRPr="00000000">
              <w:rPr>
                <w:sz w:val="20"/>
                <w:szCs w:val="20"/>
                <w:rtl w:val="0"/>
              </w:rPr>
              <w:t xml:space="preserve">Description of the Constant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7">
            <w:pPr>
              <w:spacing w:after="0" w:lineRule="auto"/>
              <w:ind w:left="-36.02362204724358"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8">
            <w:pPr>
              <w:spacing w:after="0" w:lineRule="auto"/>
              <w:ind w:left="-36.02362204724358"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9">
            <w:pPr>
              <w:spacing w:after="0" w:lineRule="auto"/>
              <w:ind w:left="-36.02362204724358"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A">
            <w:pPr>
              <w:spacing w:after="0" w:lineRule="auto"/>
              <w:ind w:left="-36.02362204724358"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B">
            <w:pPr>
              <w:spacing w:after="0" w:lineRule="auto"/>
              <w:ind w:left="-36.02362204724358" w:firstLine="0"/>
              <w:rPr>
                <w:sz w:val="20"/>
                <w:szCs w:val="20"/>
              </w:rPr>
            </w:pPr>
            <w:r w:rsidDel="00000000" w:rsidR="00000000" w:rsidRPr="00000000">
              <w:rPr>
                <w:sz w:val="20"/>
                <w:szCs w:val="20"/>
                <w:rtl w:val="0"/>
              </w:rPr>
              <w:t xml:space="preserve">Input post-approval overdue days. E.g. 30, 60, 90</w:t>
            </w:r>
          </w:p>
        </w:tc>
      </w:tr>
    </w:tbl>
    <w:p w:rsidR="00000000" w:rsidDel="00000000" w:rsidP="00000000" w:rsidRDefault="00000000" w:rsidRPr="00000000" w14:paraId="0000114C">
      <w:pPr>
        <w:spacing w:after="0" w:lineRule="auto"/>
        <w:ind w:left="1520" w:hanging="340"/>
        <w:rPr>
          <w:b w:val="1"/>
          <w:bCs w:val="1"/>
          <w:sz w:val="21"/>
          <w:szCs w:val="21"/>
        </w:rPr>
      </w:pPr>
      <w:r w:rsidDel="00000000" w:rsidR="00000000" w:rsidRPr="00000000">
        <w:rPr>
          <w:b w:val="1"/>
          <w:bCs w:val="1"/>
          <w:sz w:val="21"/>
          <w:szCs w:val="21"/>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114D">
      <w:pPr>
        <w:spacing w:after="0" w:lineRule="auto"/>
        <w:ind w:left="250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configuration by day, e.g., 90 days.</w:t>
      </w:r>
    </w:p>
    <w:p w:rsidR="00000000" w:rsidDel="00000000" w:rsidP="00000000" w:rsidRDefault="00000000" w:rsidRPr="00000000" w14:paraId="0000114E">
      <w:pPr>
        <w:spacing w:after="0" w:lineRule="auto"/>
        <w:ind w:left="250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system is initialized with a configuration of 90 days.</w:t>
      </w:r>
    </w:p>
    <w:p w:rsidR="00000000" w:rsidDel="00000000" w:rsidP="00000000" w:rsidRDefault="00000000" w:rsidRPr="00000000" w14:paraId="0000114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94r73q1cj1s" w:id="212"/>
      <w:bookmarkEnd w:id="212"/>
      <w:r w:rsidDel="00000000" w:rsidR="00000000" w:rsidRPr="00000000">
        <w:rPr>
          <w:sz w:val="22"/>
          <w:szCs w:val="22"/>
          <w:rtl w:val="0"/>
        </w:rPr>
        <w:t xml:space="preserve">18.20.</w:t>
      </w:r>
      <w:r w:rsidDel="00000000" w:rsidR="00000000" w:rsidRPr="00000000">
        <w:rPr>
          <w:sz w:val="22"/>
          <w:szCs w:val="22"/>
          <w:rtl w:val="0"/>
        </w:rPr>
        <w:t xml:space="preserve">       </w:t>
      </w:r>
      <w:r w:rsidDel="00000000" w:rsidR="00000000" w:rsidRPr="00000000">
        <w:rPr>
          <w:sz w:val="22"/>
          <w:szCs w:val="22"/>
          <w:rtl w:val="0"/>
        </w:rPr>
        <w:t xml:space="preserve">Mandatory Disbursement File checking list</w:t>
      </w:r>
    </w:p>
    <w:p w:rsidR="00000000" w:rsidDel="00000000" w:rsidP="00000000" w:rsidRDefault="00000000" w:rsidRPr="00000000" w14:paraId="00001150">
      <w:pPr>
        <w:spacing w:after="0" w:lineRule="auto"/>
        <w:ind w:left="840" w:firstLine="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support configurating mandator file list displayed in application detail page, </w:t>
      </w:r>
      <w:r w:rsidDel="00000000" w:rsidR="00000000" w:rsidRPr="00000000">
        <w:rPr>
          <w:b w:val="1"/>
          <w:bCs w:val="1"/>
          <w:sz w:val="21"/>
          <w:szCs w:val="21"/>
          <w:rtl w:val="0"/>
        </w:rPr>
        <w:t xml:space="preserve">IN ORDER TO </w:t>
      </w:r>
      <w:r w:rsidDel="00000000" w:rsidR="00000000" w:rsidRPr="00000000">
        <w:rPr>
          <w:sz w:val="21"/>
          <w:szCs w:val="21"/>
          <w:rtl w:val="0"/>
        </w:rPr>
        <w:t xml:space="preserve">accurately track file upload and verification status.</w:t>
      </w:r>
    </w:p>
    <w:p w:rsidR="00000000" w:rsidDel="00000000" w:rsidP="00000000" w:rsidRDefault="00000000" w:rsidRPr="00000000" w14:paraId="00001151">
      <w:pPr>
        <w:spacing w:after="0" w:lineRule="auto"/>
        <w:ind w:left="1520" w:hanging="34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1152">
      <w:pPr>
        <w:spacing w:after="0" w:lineRule="auto"/>
        <w:ind w:left="206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add, modify, inactive files.</w:t>
      </w:r>
    </w:p>
    <w:p w:rsidR="00000000" w:rsidDel="00000000" w:rsidP="00000000" w:rsidRDefault="00000000" w:rsidRPr="00000000" w14:paraId="00001153">
      <w:pPr>
        <w:spacing w:after="0" w:lineRule="auto"/>
        <w:ind w:left="206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File List:</w:t>
      </w:r>
    </w:p>
    <w:tbl>
      <w:tblPr>
        <w:tblStyle w:val="Table5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760"/>
        <w:tblGridChange w:id="0">
          <w:tblGrid>
            <w:gridCol w:w="6045"/>
            <w:gridCol w:w="27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1154">
            <w:pPr>
              <w:spacing w:after="0" w:lineRule="auto"/>
              <w:rPr>
                <w:color w:val="1f1f1f"/>
              </w:rPr>
            </w:pPr>
            <w:r w:rsidDel="00000000" w:rsidR="00000000" w:rsidRPr="00000000">
              <w:rPr>
                <w:color w:val="1f1f1f"/>
                <w:rtl w:val="0"/>
              </w:rPr>
              <w:t xml:space="preserve">Files</w:t>
            </w:r>
          </w:p>
        </w:tc>
        <w:tc>
          <w:tcPr>
            <w:tcBorders>
              <w:top w:color="000000" w:space="0" w:sz="5" w:val="single"/>
              <w:left w:color="000000" w:space="0" w:sz="0" w:val="nil"/>
              <w:bottom w:color="000000" w:space="0" w:sz="5" w:val="single"/>
              <w:right w:color="000000" w:space="0" w:sz="5" w:val="single"/>
            </w:tcBorders>
            <w:shd w:fill="aeaaaa" w:val="clear"/>
            <w:tcMar>
              <w:top w:w="0.0" w:type="dxa"/>
              <w:left w:w="100.0" w:type="dxa"/>
              <w:bottom w:w="0.0" w:type="dxa"/>
              <w:right w:w="100.0" w:type="dxa"/>
            </w:tcMar>
            <w:vAlign w:val="top"/>
          </w:tcPr>
          <w:p w:rsidR="00000000" w:rsidDel="00000000" w:rsidP="00000000" w:rsidRDefault="00000000" w:rsidRPr="00000000" w14:paraId="00001155">
            <w:pPr>
              <w:spacing w:after="0" w:lineRule="auto"/>
              <w:rPr>
                <w:color w:val="1f1f1f"/>
              </w:rPr>
            </w:pPr>
            <w:r w:rsidDel="00000000" w:rsidR="00000000" w:rsidRPr="00000000">
              <w:rPr>
                <w:color w:val="1f1f1f"/>
                <w:rtl w:val="0"/>
              </w:rPr>
              <w:t xml:space="preserve">Remark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6">
            <w:pPr>
              <w:spacing w:after="0" w:lineRule="auto"/>
              <w:rPr>
                <w:color w:val="1f1f1f"/>
                <w:sz w:val="20"/>
                <w:szCs w:val="20"/>
              </w:rPr>
            </w:pPr>
            <w:r w:rsidDel="00000000" w:rsidR="00000000" w:rsidRPr="00000000">
              <w:rPr>
                <w:color w:val="1f1f1f"/>
                <w:sz w:val="20"/>
                <w:szCs w:val="20"/>
                <w:rtl w:val="0"/>
              </w:rPr>
              <w:t xml:space="preserve">Biometric Result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7">
            <w:pPr>
              <w:spacing w:after="0" w:lineRule="auto"/>
              <w:rPr>
                <w:color w:val="1f1f1f"/>
                <w:sz w:val="20"/>
                <w:szCs w:val="20"/>
              </w:rPr>
            </w:pPr>
            <w:r w:rsidDel="00000000" w:rsidR="00000000" w:rsidRPr="00000000">
              <w:rPr>
                <w:color w:val="1f1f1f"/>
                <w:sz w:val="20"/>
                <w:szCs w:val="20"/>
                <w:rtl w:val="0"/>
              </w:rPr>
              <w:t xml:space="preserve">Mandatory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8">
            <w:pPr>
              <w:spacing w:after="0" w:lineRule="auto"/>
              <w:rPr>
                <w:color w:val="1f1f1f"/>
                <w:sz w:val="20"/>
                <w:szCs w:val="20"/>
              </w:rPr>
            </w:pPr>
            <w:r w:rsidDel="00000000" w:rsidR="00000000" w:rsidRPr="00000000">
              <w:rPr>
                <w:color w:val="1f1f1f"/>
                <w:sz w:val="20"/>
                <w:szCs w:val="20"/>
                <w:rtl w:val="0"/>
              </w:rPr>
              <w:t xml:space="preserve">Application Form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9">
            <w:pPr>
              <w:spacing w:after="0" w:lineRule="auto"/>
              <w:rPr>
                <w:color w:val="1f1f1f"/>
                <w:sz w:val="20"/>
                <w:szCs w:val="20"/>
              </w:rPr>
            </w:pPr>
            <w:r w:rsidDel="00000000" w:rsidR="00000000" w:rsidRPr="00000000">
              <w:rPr>
                <w:color w:val="1f1f1f"/>
                <w:sz w:val="20"/>
                <w:szCs w:val="20"/>
                <w:rtl w:val="0"/>
              </w:rPr>
              <w:t xml:space="preserve">Mandatory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A">
            <w:pPr>
              <w:spacing w:after="0" w:lineRule="auto"/>
              <w:rPr>
                <w:color w:val="1f1f1f"/>
                <w:sz w:val="20"/>
                <w:szCs w:val="20"/>
              </w:rPr>
            </w:pPr>
            <w:r w:rsidDel="00000000" w:rsidR="00000000" w:rsidRPr="00000000">
              <w:rPr>
                <w:color w:val="1f1f1f"/>
                <w:sz w:val="20"/>
                <w:szCs w:val="20"/>
                <w:rtl w:val="0"/>
              </w:rPr>
              <w:t xml:space="preserve">NRIC/SSM/Passport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B">
            <w:pPr>
              <w:spacing w:after="0" w:lineRule="auto"/>
              <w:rPr>
                <w:color w:val="1f1f1f"/>
                <w:sz w:val="20"/>
                <w:szCs w:val="20"/>
              </w:rPr>
            </w:pPr>
            <w:r w:rsidDel="00000000" w:rsidR="00000000" w:rsidRPr="00000000">
              <w:rPr>
                <w:color w:val="1f1f1f"/>
                <w:sz w:val="20"/>
                <w:szCs w:val="20"/>
                <w:rtl w:val="0"/>
              </w:rPr>
              <w:t xml:space="preserve">Mandatory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C">
            <w:pPr>
              <w:spacing w:after="0" w:lineRule="auto"/>
              <w:rPr>
                <w:color w:val="1f1f1f"/>
                <w:sz w:val="20"/>
                <w:szCs w:val="20"/>
              </w:rPr>
            </w:pPr>
            <w:r w:rsidDel="00000000" w:rsidR="00000000" w:rsidRPr="00000000">
              <w:rPr>
                <w:color w:val="1f1f1f"/>
                <w:sz w:val="20"/>
                <w:szCs w:val="20"/>
                <w:rtl w:val="0"/>
              </w:rPr>
              <w:t xml:space="preserve">D/License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D">
            <w:pPr>
              <w:spacing w:after="0" w:lineRule="auto"/>
              <w:rPr>
                <w:color w:val="1f1f1f"/>
                <w:sz w:val="20"/>
                <w:szCs w:val="20"/>
              </w:rPr>
            </w:pPr>
            <w:r w:rsidDel="00000000" w:rsidR="00000000" w:rsidRPr="00000000">
              <w:rPr>
                <w:color w:val="1f1f1f"/>
                <w:sz w:val="20"/>
                <w:szCs w:val="20"/>
                <w:rtl w:val="0"/>
              </w:rPr>
              <w:t xml:space="preserve">Mandatory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E">
            <w:pPr>
              <w:spacing w:after="0" w:lineRule="auto"/>
              <w:rPr>
                <w:color w:val="1f1f1f"/>
                <w:sz w:val="20"/>
                <w:szCs w:val="20"/>
              </w:rPr>
            </w:pPr>
            <w:r w:rsidDel="00000000" w:rsidR="00000000" w:rsidRPr="00000000">
              <w:rPr>
                <w:color w:val="1f1f1f"/>
                <w:sz w:val="20"/>
                <w:szCs w:val="20"/>
                <w:rtl w:val="0"/>
              </w:rPr>
              <w:t xml:space="preserve">HP Agreements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F">
            <w:pPr>
              <w:spacing w:after="0" w:lineRule="auto"/>
              <w:rPr>
                <w:color w:val="1f1f1f"/>
                <w:sz w:val="20"/>
                <w:szCs w:val="20"/>
              </w:rPr>
            </w:pPr>
            <w:r w:rsidDel="00000000" w:rsidR="00000000" w:rsidRPr="00000000">
              <w:rPr>
                <w:color w:val="1f1f1f"/>
                <w:sz w:val="20"/>
                <w:szCs w:val="20"/>
                <w:rtl w:val="0"/>
              </w:rPr>
              <w:t xml:space="preserve">Mandatory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0">
            <w:pPr>
              <w:spacing w:after="0" w:lineRule="auto"/>
              <w:rPr>
                <w:color w:val="1f1f1f"/>
                <w:sz w:val="20"/>
                <w:szCs w:val="20"/>
              </w:rPr>
            </w:pPr>
            <w:r w:rsidDel="00000000" w:rsidR="00000000" w:rsidRPr="00000000">
              <w:rPr>
                <w:color w:val="1f1f1f"/>
                <w:sz w:val="20"/>
                <w:szCs w:val="20"/>
                <w:rtl w:val="0"/>
              </w:rPr>
              <w:t xml:space="preserve">2nd Schedule Part 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1">
            <w:pPr>
              <w:spacing w:after="0" w:lineRule="auto"/>
              <w:rPr>
                <w:color w:val="1f1f1f"/>
                <w:sz w:val="20"/>
                <w:szCs w:val="20"/>
              </w:rPr>
            </w:pPr>
            <w:r w:rsidDel="00000000" w:rsidR="00000000" w:rsidRPr="00000000">
              <w:rPr>
                <w:color w:val="1f1f1f"/>
                <w:sz w:val="20"/>
                <w:szCs w:val="20"/>
                <w:rtl w:val="0"/>
              </w:rPr>
              <w:t xml:space="preserve">Mandatory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2">
            <w:pPr>
              <w:spacing w:after="0" w:lineRule="auto"/>
              <w:rPr>
                <w:color w:val="1f1f1f"/>
                <w:sz w:val="20"/>
                <w:szCs w:val="20"/>
              </w:rPr>
            </w:pPr>
            <w:r w:rsidDel="00000000" w:rsidR="00000000" w:rsidRPr="00000000">
              <w:rPr>
                <w:color w:val="1f1f1f"/>
                <w:sz w:val="20"/>
                <w:szCs w:val="20"/>
                <w:rtl w:val="0"/>
              </w:rPr>
              <w:t xml:space="preserve">Vehicle Invoice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3">
            <w:pPr>
              <w:spacing w:after="0" w:lineRule="auto"/>
              <w:rPr>
                <w:color w:val="1f1f1f"/>
                <w:sz w:val="20"/>
                <w:szCs w:val="20"/>
              </w:rPr>
            </w:pPr>
            <w:r w:rsidDel="00000000" w:rsidR="00000000" w:rsidRPr="00000000">
              <w:rPr>
                <w:color w:val="1f1f1f"/>
                <w:sz w:val="20"/>
                <w:szCs w:val="20"/>
                <w:rtl w:val="0"/>
              </w:rPr>
              <w:t xml:space="preserve">Mandatory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4">
            <w:pPr>
              <w:spacing w:after="0" w:lineRule="auto"/>
              <w:rPr>
                <w:color w:val="1f1f1f"/>
                <w:sz w:val="20"/>
                <w:szCs w:val="20"/>
              </w:rPr>
            </w:pPr>
            <w:r w:rsidDel="00000000" w:rsidR="00000000" w:rsidRPr="00000000">
              <w:rPr>
                <w:color w:val="1f1f1f"/>
                <w:sz w:val="20"/>
                <w:szCs w:val="20"/>
                <w:rtl w:val="0"/>
              </w:rPr>
              <w:t xml:space="preserve">FIS/JPJ Result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5">
            <w:pPr>
              <w:spacing w:after="0" w:lineRule="auto"/>
              <w:rPr>
                <w:color w:val="1f1f1f"/>
                <w:sz w:val="20"/>
                <w:szCs w:val="20"/>
              </w:rPr>
            </w:pPr>
            <w:r w:rsidDel="00000000" w:rsidR="00000000" w:rsidRPr="00000000">
              <w:rPr>
                <w:color w:val="1f1f1f"/>
                <w:sz w:val="20"/>
                <w:szCs w:val="20"/>
                <w:rtl w:val="0"/>
              </w:rPr>
              <w:t xml:space="preserve">Mandatory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6">
            <w:pPr>
              <w:spacing w:after="0" w:lineRule="auto"/>
              <w:rPr>
                <w:color w:val="1f1f1f"/>
                <w:sz w:val="20"/>
                <w:szCs w:val="20"/>
              </w:rPr>
            </w:pPr>
            <w:r w:rsidDel="00000000" w:rsidR="00000000" w:rsidRPr="00000000">
              <w:rPr>
                <w:color w:val="1f1f1f"/>
                <w:sz w:val="20"/>
                <w:szCs w:val="20"/>
                <w:rtl w:val="0"/>
              </w:rPr>
              <w:t xml:space="preserve">Delivery Receipt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7">
            <w:pPr>
              <w:spacing w:after="0" w:lineRule="auto"/>
              <w:rPr>
                <w:color w:val="1f1f1f"/>
                <w:sz w:val="20"/>
                <w:szCs w:val="20"/>
              </w:rPr>
            </w:pPr>
            <w:r w:rsidDel="00000000" w:rsidR="00000000" w:rsidRPr="00000000">
              <w:rPr>
                <w:color w:val="1f1f1f"/>
                <w:sz w:val="20"/>
                <w:szCs w:val="20"/>
                <w:rtl w:val="0"/>
              </w:rPr>
              <w:t xml:space="preserve">Conditional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8">
            <w:pPr>
              <w:spacing w:after="0" w:lineRule="auto"/>
              <w:rPr>
                <w:color w:val="1f1f1f"/>
                <w:sz w:val="20"/>
                <w:szCs w:val="20"/>
              </w:rPr>
            </w:pPr>
            <w:r w:rsidDel="00000000" w:rsidR="00000000" w:rsidRPr="00000000">
              <w:rPr>
                <w:color w:val="1f1f1f"/>
                <w:sz w:val="20"/>
                <w:szCs w:val="20"/>
                <w:rtl w:val="0"/>
              </w:rPr>
              <w:t xml:space="preserve">VOC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9">
            <w:pPr>
              <w:spacing w:after="0" w:lineRule="auto"/>
              <w:rPr>
                <w:color w:val="1f1f1f"/>
                <w:sz w:val="20"/>
                <w:szCs w:val="20"/>
              </w:rPr>
            </w:pPr>
            <w:r w:rsidDel="00000000" w:rsidR="00000000" w:rsidRPr="00000000">
              <w:rPr>
                <w:color w:val="1f1f1f"/>
                <w:sz w:val="20"/>
                <w:szCs w:val="20"/>
                <w:rtl w:val="0"/>
              </w:rPr>
              <w:t xml:space="preserve">Conditional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A">
            <w:pPr>
              <w:spacing w:after="0" w:lineRule="auto"/>
              <w:rPr>
                <w:color w:val="1f1f1f"/>
                <w:sz w:val="20"/>
                <w:szCs w:val="20"/>
              </w:rPr>
            </w:pPr>
            <w:r w:rsidDel="00000000" w:rsidR="00000000" w:rsidRPr="00000000">
              <w:rPr>
                <w:color w:val="1f1f1f"/>
                <w:sz w:val="20"/>
                <w:szCs w:val="20"/>
                <w:rtl w:val="0"/>
              </w:rPr>
              <w:t xml:space="preserve">Road tax/JPJ Receipt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B">
            <w:pPr>
              <w:spacing w:after="0" w:lineRule="auto"/>
              <w:rPr>
                <w:color w:val="1f1f1f"/>
                <w:sz w:val="20"/>
                <w:szCs w:val="20"/>
              </w:rPr>
            </w:pPr>
            <w:r w:rsidDel="00000000" w:rsidR="00000000" w:rsidRPr="00000000">
              <w:rPr>
                <w:color w:val="1f1f1f"/>
                <w:sz w:val="20"/>
                <w:szCs w:val="20"/>
                <w:rtl w:val="0"/>
              </w:rPr>
              <w:t xml:space="preserve">Conditional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C">
            <w:pPr>
              <w:spacing w:after="0" w:lineRule="auto"/>
              <w:rPr>
                <w:color w:val="1f1f1f"/>
                <w:sz w:val="20"/>
                <w:szCs w:val="20"/>
              </w:rPr>
            </w:pPr>
            <w:r w:rsidDel="00000000" w:rsidR="00000000" w:rsidRPr="00000000">
              <w:rPr>
                <w:color w:val="1f1f1f"/>
                <w:sz w:val="20"/>
                <w:szCs w:val="20"/>
                <w:rtl w:val="0"/>
              </w:rPr>
              <w:t xml:space="preserve">Insurance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D">
            <w:pPr>
              <w:spacing w:after="0" w:lineRule="auto"/>
              <w:rPr>
                <w:color w:val="1f1f1f"/>
                <w:sz w:val="20"/>
                <w:szCs w:val="20"/>
              </w:rPr>
            </w:pPr>
            <w:r w:rsidDel="00000000" w:rsidR="00000000" w:rsidRPr="00000000">
              <w:rPr>
                <w:color w:val="1f1f1f"/>
                <w:sz w:val="20"/>
                <w:szCs w:val="20"/>
                <w:rtl w:val="0"/>
              </w:rPr>
              <w:t xml:space="preserve">Mandatory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E">
            <w:pPr>
              <w:spacing w:after="0" w:lineRule="auto"/>
              <w:rPr>
                <w:color w:val="1f1f1f"/>
                <w:sz w:val="20"/>
                <w:szCs w:val="20"/>
              </w:rPr>
            </w:pPr>
            <w:r w:rsidDel="00000000" w:rsidR="00000000" w:rsidRPr="00000000">
              <w:rPr>
                <w:color w:val="1f1f1f"/>
                <w:sz w:val="20"/>
                <w:szCs w:val="20"/>
                <w:rtl w:val="0"/>
              </w:rPr>
              <w:t xml:space="preserve">Standing Instruction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F">
            <w:pPr>
              <w:spacing w:after="0" w:lineRule="auto"/>
              <w:rPr>
                <w:color w:val="1f1f1f"/>
                <w:sz w:val="20"/>
                <w:szCs w:val="20"/>
              </w:rPr>
            </w:pPr>
            <w:r w:rsidDel="00000000" w:rsidR="00000000" w:rsidRPr="00000000">
              <w:rPr>
                <w:color w:val="1f1f1f"/>
                <w:sz w:val="20"/>
                <w:szCs w:val="20"/>
                <w:rtl w:val="0"/>
              </w:rPr>
              <w:t xml:space="preserve">Conditional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0">
            <w:pPr>
              <w:spacing w:after="0" w:lineRule="auto"/>
              <w:rPr>
                <w:color w:val="1f1f1f"/>
                <w:sz w:val="20"/>
                <w:szCs w:val="20"/>
              </w:rPr>
            </w:pPr>
            <w:r w:rsidDel="00000000" w:rsidR="00000000" w:rsidRPr="00000000">
              <w:rPr>
                <w:color w:val="1f1f1f"/>
                <w:sz w:val="20"/>
                <w:szCs w:val="20"/>
                <w:rtl w:val="0"/>
              </w:rPr>
              <w:t xml:space="preserve">FD pledge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1">
            <w:pPr>
              <w:spacing w:after="0" w:lineRule="auto"/>
              <w:rPr>
                <w:color w:val="1f1f1f"/>
                <w:sz w:val="20"/>
                <w:szCs w:val="20"/>
              </w:rPr>
            </w:pPr>
            <w:r w:rsidDel="00000000" w:rsidR="00000000" w:rsidRPr="00000000">
              <w:rPr>
                <w:color w:val="1f1f1f"/>
                <w:sz w:val="20"/>
                <w:szCs w:val="20"/>
                <w:rtl w:val="0"/>
              </w:rPr>
              <w:t xml:space="preserve">Conditional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2">
            <w:pPr>
              <w:spacing w:after="0" w:lineRule="auto"/>
              <w:rPr>
                <w:color w:val="1f1f1f"/>
                <w:sz w:val="20"/>
                <w:szCs w:val="20"/>
              </w:rPr>
            </w:pPr>
            <w:r w:rsidDel="00000000" w:rsidR="00000000" w:rsidRPr="00000000">
              <w:rPr>
                <w:color w:val="1f1f1f"/>
                <w:sz w:val="20"/>
                <w:szCs w:val="20"/>
                <w:rtl w:val="0"/>
              </w:rPr>
              <w:t xml:space="preserve">Guarantee Agreement / Guarantor Right &amp; Liabilities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3">
            <w:pPr>
              <w:spacing w:after="0" w:lineRule="auto"/>
              <w:rPr>
                <w:color w:val="1f1f1f"/>
                <w:sz w:val="20"/>
                <w:szCs w:val="20"/>
              </w:rPr>
            </w:pPr>
            <w:r w:rsidDel="00000000" w:rsidR="00000000" w:rsidRPr="00000000">
              <w:rPr>
                <w:color w:val="1f1f1f"/>
                <w:sz w:val="20"/>
                <w:szCs w:val="20"/>
                <w:rtl w:val="0"/>
              </w:rPr>
              <w:t xml:space="preserve">Optional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4">
            <w:pPr>
              <w:spacing w:after="0" w:lineRule="auto"/>
              <w:rPr>
                <w:color w:val="1f1f1f"/>
                <w:sz w:val="20"/>
                <w:szCs w:val="20"/>
              </w:rPr>
            </w:pPr>
            <w:r w:rsidDel="00000000" w:rsidR="00000000" w:rsidRPr="00000000">
              <w:rPr>
                <w:color w:val="1f1f1f"/>
                <w:sz w:val="20"/>
                <w:szCs w:val="20"/>
                <w:rtl w:val="0"/>
              </w:rPr>
              <w:t xml:space="preserve">FBR Docs: HP566, E-Hakmilik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5">
            <w:pPr>
              <w:spacing w:after="0" w:lineRule="auto"/>
              <w:rPr>
                <w:color w:val="1f1f1f"/>
                <w:sz w:val="20"/>
                <w:szCs w:val="20"/>
              </w:rPr>
            </w:pPr>
            <w:r w:rsidDel="00000000" w:rsidR="00000000" w:rsidRPr="00000000">
              <w:rPr>
                <w:color w:val="1f1f1f"/>
                <w:sz w:val="20"/>
                <w:szCs w:val="20"/>
                <w:rtl w:val="0"/>
              </w:rPr>
              <w:t xml:space="preserve">Optional</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6">
            <w:pPr>
              <w:spacing w:after="0" w:lineRule="auto"/>
              <w:rPr>
                <w:color w:val="1f1f1f"/>
                <w:sz w:val="20"/>
                <w:szCs w:val="20"/>
              </w:rPr>
            </w:pPr>
            <w:r w:rsidDel="00000000" w:rsidR="00000000" w:rsidRPr="00000000">
              <w:rPr>
                <w:color w:val="1f1f1f"/>
                <w:sz w:val="20"/>
                <w:szCs w:val="20"/>
                <w:rtl w:val="0"/>
              </w:rPr>
              <w:t xml:space="preserve">Used Car Docs: Appx 3, Appx 4, Puspakom, AP Docs (RECOND)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7">
            <w:pPr>
              <w:spacing w:after="0" w:lineRule="auto"/>
              <w:rPr>
                <w:color w:val="1f1f1f"/>
                <w:sz w:val="20"/>
                <w:szCs w:val="20"/>
              </w:rPr>
            </w:pPr>
            <w:r w:rsidDel="00000000" w:rsidR="00000000" w:rsidRPr="00000000">
              <w:rPr>
                <w:color w:val="1f1f1f"/>
                <w:sz w:val="20"/>
                <w:szCs w:val="20"/>
                <w:rtl w:val="0"/>
              </w:rPr>
              <w:t xml:space="preserve">Optional</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8">
            <w:pPr>
              <w:spacing w:after="0" w:lineRule="auto"/>
              <w:rPr>
                <w:color w:val="1f1f1f"/>
                <w:sz w:val="20"/>
                <w:szCs w:val="20"/>
              </w:rPr>
            </w:pPr>
            <w:r w:rsidDel="00000000" w:rsidR="00000000" w:rsidRPr="00000000">
              <w:rPr>
                <w:color w:val="1f1f1f"/>
                <w:sz w:val="20"/>
                <w:szCs w:val="20"/>
                <w:rtl w:val="0"/>
              </w:rPr>
              <w:t xml:space="preserve">Settlement Cases: Redemption Statement, HP546, HP556 / HP276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9">
            <w:pPr>
              <w:spacing w:after="0" w:lineRule="auto"/>
              <w:rPr>
                <w:color w:val="1f1f1f"/>
                <w:sz w:val="20"/>
                <w:szCs w:val="20"/>
              </w:rPr>
            </w:pPr>
            <w:r w:rsidDel="00000000" w:rsidR="00000000" w:rsidRPr="00000000">
              <w:rPr>
                <w:color w:val="1f1f1f"/>
                <w:sz w:val="20"/>
                <w:szCs w:val="20"/>
                <w:rtl w:val="0"/>
              </w:rPr>
              <w:t xml:space="preserve">Optional</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A">
            <w:pPr>
              <w:spacing w:after="0" w:lineRule="auto"/>
              <w:rPr>
                <w:color w:val="1f1f1f"/>
                <w:sz w:val="20"/>
                <w:szCs w:val="20"/>
              </w:rPr>
            </w:pPr>
            <w:r w:rsidDel="00000000" w:rsidR="00000000" w:rsidRPr="00000000">
              <w:rPr>
                <w:color w:val="1f1f1f"/>
                <w:sz w:val="20"/>
                <w:szCs w:val="20"/>
                <w:rtl w:val="0"/>
              </w:rPr>
              <w:t xml:space="preserve">Direct Cases: Photocopy of Seller's NRIC, RAMCI / Bankruptcy Search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B">
            <w:pPr>
              <w:spacing w:after="0" w:lineRule="auto"/>
              <w:rPr>
                <w:color w:val="1f1f1f"/>
                <w:sz w:val="20"/>
                <w:szCs w:val="20"/>
              </w:rPr>
            </w:pPr>
            <w:r w:rsidDel="00000000" w:rsidR="00000000" w:rsidRPr="00000000">
              <w:rPr>
                <w:color w:val="1f1f1f"/>
                <w:sz w:val="20"/>
                <w:szCs w:val="20"/>
                <w:rtl w:val="0"/>
              </w:rPr>
              <w:t xml:space="preserve">Optional</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C">
            <w:pPr>
              <w:spacing w:after="0" w:lineRule="auto"/>
              <w:rPr>
                <w:color w:val="1f1f1f"/>
                <w:sz w:val="20"/>
                <w:szCs w:val="20"/>
              </w:rPr>
            </w:pPr>
            <w:r w:rsidDel="00000000" w:rsidR="00000000" w:rsidRPr="00000000">
              <w:rPr>
                <w:color w:val="1f1f1f"/>
                <w:sz w:val="20"/>
                <w:szCs w:val="20"/>
                <w:rtl w:val="0"/>
              </w:rPr>
              <w:t xml:space="preserve">Company / Business Docs: Company Reso, Disposal Reso, M&amp;A, Partnership Mandate, SSM Search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D">
            <w:pPr>
              <w:spacing w:after="0" w:lineRule="auto"/>
              <w:rPr>
                <w:color w:val="1f1f1f"/>
                <w:sz w:val="20"/>
                <w:szCs w:val="20"/>
              </w:rPr>
            </w:pPr>
            <w:r w:rsidDel="00000000" w:rsidR="00000000" w:rsidRPr="00000000">
              <w:rPr>
                <w:color w:val="1f1f1f"/>
                <w:sz w:val="20"/>
                <w:szCs w:val="20"/>
                <w:rtl w:val="0"/>
              </w:rPr>
              <w:t xml:space="preserve">Optional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E">
            <w:pPr>
              <w:spacing w:after="0" w:lineRule="auto"/>
              <w:rPr>
                <w:color w:val="1f1f1f"/>
                <w:sz w:val="20"/>
                <w:szCs w:val="20"/>
              </w:rPr>
            </w:pPr>
            <w:r w:rsidDel="00000000" w:rsidR="00000000" w:rsidRPr="00000000">
              <w:rPr>
                <w:color w:val="1f1f1f"/>
                <w:sz w:val="20"/>
                <w:szCs w:val="20"/>
                <w:rtl w:val="0"/>
              </w:rPr>
              <w:t xml:space="preserve">Conditional Approval: , etc.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F">
            <w:pPr>
              <w:spacing w:after="0" w:lineRule="auto"/>
              <w:rPr>
                <w:color w:val="1f1f1f"/>
                <w:sz w:val="20"/>
                <w:szCs w:val="20"/>
              </w:rPr>
            </w:pPr>
            <w:r w:rsidDel="00000000" w:rsidR="00000000" w:rsidRPr="00000000">
              <w:rPr>
                <w:color w:val="1f1f1f"/>
                <w:sz w:val="20"/>
                <w:szCs w:val="20"/>
                <w:rtl w:val="0"/>
              </w:rPr>
              <w:t xml:space="preserve">Optional</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0">
            <w:pPr>
              <w:spacing w:after="0" w:lineRule="auto"/>
              <w:rPr>
                <w:color w:val="1f1f1f"/>
                <w:sz w:val="20"/>
                <w:szCs w:val="20"/>
              </w:rPr>
            </w:pPr>
            <w:r w:rsidDel="00000000" w:rsidR="00000000" w:rsidRPr="00000000">
              <w:rPr>
                <w:color w:val="1f1f1f"/>
                <w:sz w:val="20"/>
                <w:szCs w:val="20"/>
                <w:rtl w:val="0"/>
              </w:rPr>
              <w:t xml:space="preserve">Others: IBG Letter, Loan Suspense Receipt, Deviation Approval, Photo of Chattel (IHP)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1">
            <w:pPr>
              <w:spacing w:after="0" w:lineRule="auto"/>
              <w:rPr>
                <w:color w:val="1f1f1f"/>
                <w:sz w:val="20"/>
                <w:szCs w:val="20"/>
              </w:rPr>
            </w:pPr>
            <w:r w:rsidDel="00000000" w:rsidR="00000000" w:rsidRPr="00000000">
              <w:rPr>
                <w:color w:val="1f1f1f"/>
                <w:sz w:val="20"/>
                <w:szCs w:val="20"/>
                <w:rtl w:val="0"/>
              </w:rPr>
              <w:t xml:space="preserve">Optional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1182">
            <w:pPr>
              <w:spacing w:after="0" w:lineRule="auto"/>
              <w:rPr>
                <w:sz w:val="20"/>
                <w:szCs w:val="20"/>
              </w:rPr>
            </w:pPr>
            <w:r w:rsidDel="00000000" w:rsidR="00000000" w:rsidRPr="00000000">
              <w:rPr>
                <w:sz w:val="20"/>
                <w:szCs w:val="20"/>
                <w:rtl w:val="0"/>
              </w:rPr>
              <w:t xml:space="preserve">2nd Schedule Part II</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3">
            <w:pPr>
              <w:spacing w:after="0" w:lineRule="auto"/>
              <w:rPr>
                <w:color w:val="1f1f1f"/>
                <w:sz w:val="20"/>
                <w:szCs w:val="20"/>
              </w:rPr>
            </w:pPr>
            <w:r w:rsidDel="00000000" w:rsidR="00000000" w:rsidRPr="00000000">
              <w:rPr>
                <w:color w:val="1f1f1f"/>
                <w:sz w:val="20"/>
                <w:szCs w:val="20"/>
                <w:rtl w:val="0"/>
              </w:rPr>
              <w:t xml:space="preserve">Optional</w:t>
            </w:r>
          </w:p>
        </w:tc>
      </w:tr>
    </w:tbl>
    <w:p w:rsidR="00000000" w:rsidDel="00000000" w:rsidP="00000000" w:rsidRDefault="00000000" w:rsidRPr="00000000" w14:paraId="00001184">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118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whp95rc6bkf" w:id="213"/>
      <w:bookmarkEnd w:id="213"/>
      <w:r w:rsidDel="00000000" w:rsidR="00000000" w:rsidRPr="00000000">
        <w:rPr>
          <w:sz w:val="22"/>
          <w:szCs w:val="22"/>
          <w:rtl w:val="0"/>
        </w:rPr>
        <w:t xml:space="preserve">18.21.</w:t>
      </w:r>
      <w:r w:rsidDel="00000000" w:rsidR="00000000" w:rsidRPr="00000000">
        <w:rPr>
          <w:sz w:val="22"/>
          <w:szCs w:val="22"/>
          <w:rtl w:val="0"/>
        </w:rPr>
        <w:t xml:space="preserve">       </w:t>
      </w:r>
      <w:r w:rsidDel="00000000" w:rsidR="00000000" w:rsidRPr="00000000">
        <w:rPr>
          <w:sz w:val="22"/>
          <w:szCs w:val="22"/>
          <w:rtl w:val="0"/>
        </w:rPr>
        <w:t xml:space="preserve">Interface Error Retrigger Maximum Times General Constant</w:t>
      </w:r>
    </w:p>
    <w:p w:rsidR="00000000" w:rsidDel="00000000" w:rsidP="00000000" w:rsidRDefault="00000000" w:rsidRPr="00000000" w14:paraId="00001186">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support configurating interface error retrigger maximum times, </w:t>
      </w:r>
      <w:r w:rsidDel="00000000" w:rsidR="00000000" w:rsidRPr="00000000">
        <w:rPr>
          <w:b w:val="1"/>
          <w:bCs w:val="1"/>
          <w:sz w:val="21"/>
          <w:szCs w:val="21"/>
          <w:rtl w:val="0"/>
        </w:rPr>
        <w:t xml:space="preserve">IN ORDER TO </w:t>
      </w:r>
      <w:r w:rsidDel="00000000" w:rsidR="00000000" w:rsidRPr="00000000">
        <w:rPr>
          <w:sz w:val="21"/>
          <w:szCs w:val="21"/>
          <w:rtl w:val="0"/>
        </w:rPr>
        <w:t xml:space="preserve">adjust when needed.</w:t>
      </w:r>
    </w:p>
    <w:p w:rsidR="00000000" w:rsidDel="00000000" w:rsidP="00000000" w:rsidRDefault="00000000" w:rsidRPr="00000000" w14:paraId="00001187">
      <w:pPr>
        <w:spacing w:after="0" w:lineRule="auto"/>
        <w:ind w:left="1520" w:hanging="340"/>
        <w:rPr>
          <w:sz w:val="24"/>
          <w:szCs w:val="24"/>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Constant setting same as GST Tax Code</w:t>
      </w:r>
    </w:p>
    <w:p w:rsidR="00000000" w:rsidDel="00000000" w:rsidP="00000000" w:rsidRDefault="00000000" w:rsidRPr="00000000" w14:paraId="00001188">
      <w:pPr>
        <w:spacing w:after="0" w:lineRule="auto"/>
        <w:ind w:left="1520" w:hanging="34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Constant Code: INTERFACE_ERROR_RETRIGGER_MAXIMUM_TIMES</w:t>
      </w:r>
    </w:p>
    <w:p w:rsidR="00000000" w:rsidDel="00000000" w:rsidP="00000000" w:rsidRDefault="00000000" w:rsidRPr="00000000" w14:paraId="00001189">
      <w:pPr>
        <w:spacing w:after="0" w:lineRule="auto"/>
        <w:ind w:left="1520" w:hanging="340"/>
        <w:rPr>
          <w:sz w:val="21"/>
          <w:szCs w:val="21"/>
        </w:rPr>
      </w:pP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w:t>
      </w:r>
    </w:p>
    <w:tbl>
      <w:tblPr>
        <w:tblStyle w:val="Table6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380"/>
        <w:gridCol w:w="1965"/>
        <w:gridCol w:w="1005"/>
        <w:gridCol w:w="2880"/>
        <w:tblGridChange w:id="0">
          <w:tblGrid>
            <w:gridCol w:w="1575"/>
            <w:gridCol w:w="1380"/>
            <w:gridCol w:w="1965"/>
            <w:gridCol w:w="1005"/>
            <w:gridCol w:w="288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8A">
            <w:pPr>
              <w:spacing w:after="0" w:lineRule="auto"/>
              <w:ind w:left="0" w:hanging="75"/>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8B">
            <w:pPr>
              <w:spacing w:after="0" w:lineRule="auto"/>
              <w:ind w:left="0" w:hanging="75"/>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8C">
            <w:pPr>
              <w:spacing w:after="0" w:lineRule="auto"/>
              <w:ind w:left="0" w:hanging="75"/>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8D">
            <w:pPr>
              <w:spacing w:after="0" w:lineRule="auto"/>
              <w:ind w:left="0" w:hanging="75"/>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8E">
            <w:pPr>
              <w:spacing w:after="0" w:lineRule="auto"/>
              <w:ind w:left="0" w:hanging="75"/>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F">
            <w:pPr>
              <w:spacing w:after="0" w:lineRule="auto"/>
              <w:ind w:left="0" w:hanging="75"/>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0">
            <w:pPr>
              <w:spacing w:after="0" w:lineRule="auto"/>
              <w:ind w:left="0" w:hanging="75"/>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1">
            <w:pPr>
              <w:spacing w:after="0" w:lineRule="auto"/>
              <w:ind w:left="0" w:hanging="75"/>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2">
            <w:pPr>
              <w:spacing w:after="0" w:lineRule="auto"/>
              <w:ind w:left="0" w:hanging="75"/>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3">
            <w:pPr>
              <w:spacing w:after="0" w:lineRule="auto"/>
              <w:ind w:left="0" w:hanging="75"/>
              <w:rPr>
                <w:sz w:val="20"/>
                <w:szCs w:val="20"/>
              </w:rPr>
            </w:pPr>
            <w:r w:rsidDel="00000000" w:rsidR="00000000" w:rsidRPr="00000000">
              <w:rPr>
                <w:sz w:val="20"/>
                <w:szCs w:val="20"/>
                <w:rtl w:val="0"/>
              </w:rPr>
              <w:t xml:space="preserve">Description of the Constant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4">
            <w:pPr>
              <w:spacing w:after="0" w:lineRule="auto"/>
              <w:ind w:left="0" w:hanging="75"/>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5">
            <w:pPr>
              <w:spacing w:after="0" w:lineRule="auto"/>
              <w:ind w:left="0" w:hanging="75"/>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6">
            <w:pPr>
              <w:spacing w:after="0" w:lineRule="auto"/>
              <w:ind w:left="0" w:hanging="75"/>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7">
            <w:pPr>
              <w:spacing w:after="0" w:lineRule="auto"/>
              <w:ind w:left="0" w:hanging="75"/>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8">
            <w:pPr>
              <w:spacing w:after="0" w:lineRule="auto"/>
              <w:ind w:left="0" w:hanging="75"/>
              <w:rPr>
                <w:sz w:val="20"/>
                <w:szCs w:val="20"/>
              </w:rPr>
            </w:pPr>
            <w:r w:rsidDel="00000000" w:rsidR="00000000" w:rsidRPr="00000000">
              <w:rPr>
                <w:sz w:val="20"/>
                <w:szCs w:val="20"/>
                <w:rtl w:val="0"/>
              </w:rPr>
              <w:t xml:space="preserve">Input maximum retrigger times. E.g. 5.</w:t>
            </w:r>
          </w:p>
        </w:tc>
      </w:tr>
    </w:tbl>
    <w:p w:rsidR="00000000" w:rsidDel="00000000" w:rsidP="00000000" w:rsidRDefault="00000000" w:rsidRPr="00000000" w14:paraId="00001199">
      <w:pPr>
        <w:spacing w:after="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119A">
      <w:pPr>
        <w:spacing w:after="0" w:lineRule="auto"/>
        <w:ind w:left="1520" w:hanging="340"/>
        <w:rPr>
          <w:sz w:val="21"/>
          <w:szCs w:val="21"/>
        </w:rPr>
      </w:pPr>
      <w:r w:rsidDel="00000000" w:rsidR="00000000" w:rsidRPr="00000000">
        <w:rPr>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Business Rule</w:t>
      </w:r>
    </w:p>
    <w:p w:rsidR="00000000" w:rsidDel="00000000" w:rsidP="00000000" w:rsidRDefault="00000000" w:rsidRPr="00000000" w14:paraId="0000119B">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Initialized to 5</w:t>
      </w:r>
    </w:p>
    <w:p w:rsidR="00000000" w:rsidDel="00000000" w:rsidP="00000000" w:rsidRDefault="00000000" w:rsidRPr="00000000" w14:paraId="0000119C">
      <w:pPr>
        <w:spacing w:after="0" w:lineRule="auto"/>
        <w:ind w:left="16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19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iwsrabw8eqf4" w:id="214"/>
      <w:bookmarkEnd w:id="214"/>
      <w:r w:rsidDel="00000000" w:rsidR="00000000" w:rsidRPr="00000000">
        <w:rPr>
          <w:sz w:val="22"/>
          <w:szCs w:val="22"/>
          <w:rtl w:val="0"/>
        </w:rPr>
        <w:t xml:space="preserve">18.22.</w:t>
      </w:r>
      <w:r w:rsidDel="00000000" w:rsidR="00000000" w:rsidRPr="00000000">
        <w:rPr>
          <w:sz w:val="22"/>
          <w:szCs w:val="22"/>
          <w:rtl w:val="0"/>
        </w:rPr>
        <w:t xml:space="preserve">       </w:t>
      </w:r>
      <w:r w:rsidDel="00000000" w:rsidR="00000000" w:rsidRPr="00000000">
        <w:rPr>
          <w:sz w:val="22"/>
          <w:szCs w:val="22"/>
          <w:rtl w:val="0"/>
        </w:rPr>
        <w:t xml:space="preserve">Interface Error Retrigger Interval General Constant</w:t>
      </w:r>
    </w:p>
    <w:p w:rsidR="00000000" w:rsidDel="00000000" w:rsidP="00000000" w:rsidRDefault="00000000" w:rsidRPr="00000000" w14:paraId="0000119E">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support configurating HOST interface error retrigger interval, </w:t>
      </w:r>
      <w:r w:rsidDel="00000000" w:rsidR="00000000" w:rsidRPr="00000000">
        <w:rPr>
          <w:b w:val="1"/>
          <w:bCs w:val="1"/>
          <w:sz w:val="21"/>
          <w:szCs w:val="21"/>
          <w:rtl w:val="0"/>
        </w:rPr>
        <w:t xml:space="preserve">IN ORDER TO </w:t>
      </w:r>
      <w:r w:rsidDel="00000000" w:rsidR="00000000" w:rsidRPr="00000000">
        <w:rPr>
          <w:sz w:val="21"/>
          <w:szCs w:val="21"/>
          <w:rtl w:val="0"/>
        </w:rPr>
        <w:t xml:space="preserve">adjust when needed.</w:t>
      </w:r>
    </w:p>
    <w:p w:rsidR="00000000" w:rsidDel="00000000" w:rsidP="00000000" w:rsidRDefault="00000000" w:rsidRPr="00000000" w14:paraId="0000119F">
      <w:pPr>
        <w:spacing w:after="0" w:lineRule="auto"/>
        <w:ind w:left="1520" w:hanging="340"/>
        <w:rPr>
          <w:sz w:val="24"/>
          <w:szCs w:val="24"/>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Constant setting same as GST Tax Code</w:t>
      </w:r>
    </w:p>
    <w:p w:rsidR="00000000" w:rsidDel="00000000" w:rsidP="00000000" w:rsidRDefault="00000000" w:rsidRPr="00000000" w14:paraId="000011A0">
      <w:pPr>
        <w:spacing w:after="0" w:lineRule="auto"/>
        <w:ind w:left="1520" w:hanging="34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Constant Code: INTERFACE_ERROR_RETRIGGER_INTERVAL</w:t>
      </w:r>
    </w:p>
    <w:p w:rsidR="00000000" w:rsidDel="00000000" w:rsidP="00000000" w:rsidRDefault="00000000" w:rsidRPr="00000000" w14:paraId="000011A1">
      <w:pPr>
        <w:spacing w:after="0" w:lineRule="auto"/>
        <w:ind w:left="1520" w:hanging="340"/>
        <w:rPr>
          <w:sz w:val="21"/>
          <w:szCs w:val="21"/>
        </w:rPr>
      </w:pP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w:t>
      </w:r>
    </w:p>
    <w:tbl>
      <w:tblPr>
        <w:tblStyle w:val="Table6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305"/>
        <w:gridCol w:w="1920"/>
        <w:gridCol w:w="1005"/>
        <w:gridCol w:w="3060"/>
        <w:tblGridChange w:id="0">
          <w:tblGrid>
            <w:gridCol w:w="1515"/>
            <w:gridCol w:w="1305"/>
            <w:gridCol w:w="1920"/>
            <w:gridCol w:w="1005"/>
            <w:gridCol w:w="3060"/>
          </w:tblGrid>
        </w:tblGridChange>
      </w:tblGrid>
      <w:tr>
        <w:trPr>
          <w:cantSplit w:val="0"/>
          <w:trHeight w:val="57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A2">
            <w:pPr>
              <w:spacing w:after="0" w:lineRule="auto"/>
              <w:ind w:left="0" w:right="-112.32283464566933"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A3">
            <w:pPr>
              <w:spacing w:after="0" w:lineRule="auto"/>
              <w:ind w:left="0" w:right="-112.32283464566933"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A4">
            <w:pPr>
              <w:spacing w:after="0" w:lineRule="auto"/>
              <w:ind w:left="0" w:right="-112.32283464566933"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A5">
            <w:pPr>
              <w:spacing w:after="0" w:lineRule="auto"/>
              <w:ind w:left="0" w:right="-112.32283464566933"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A6">
            <w:pPr>
              <w:spacing w:after="0" w:lineRule="auto"/>
              <w:ind w:left="0" w:right="-112.32283464566933"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29.23913043478262"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7">
            <w:pPr>
              <w:spacing w:after="0" w:lineRule="auto"/>
              <w:ind w:left="0" w:right="-112.32283464566933"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8">
            <w:pPr>
              <w:spacing w:after="0" w:lineRule="auto"/>
              <w:ind w:left="0" w:right="-112.32283464566933"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9">
            <w:pPr>
              <w:spacing w:after="0" w:lineRule="auto"/>
              <w:ind w:left="0" w:right="-112.32283464566933"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A">
            <w:pPr>
              <w:spacing w:after="0" w:lineRule="auto"/>
              <w:ind w:left="0" w:right="-112.32283464566933"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B">
            <w:pPr>
              <w:spacing w:after="0" w:lineRule="auto"/>
              <w:ind w:left="0" w:right="-112.32283464566933" w:firstLine="0"/>
              <w:rPr>
                <w:sz w:val="20"/>
                <w:szCs w:val="20"/>
              </w:rPr>
            </w:pPr>
            <w:r w:rsidDel="00000000" w:rsidR="00000000" w:rsidRPr="00000000">
              <w:rPr>
                <w:sz w:val="20"/>
                <w:szCs w:val="20"/>
                <w:rtl w:val="0"/>
              </w:rPr>
              <w:t xml:space="preserve">Description of the Constant</w:t>
            </w:r>
          </w:p>
        </w:tc>
      </w:tr>
      <w:tr>
        <w:trPr>
          <w:cantSplit w:val="0"/>
          <w:trHeight w:val="223.04347826086956"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C">
            <w:pPr>
              <w:spacing w:after="0" w:lineRule="auto"/>
              <w:ind w:left="0" w:right="-112.32283464566933"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D">
            <w:pPr>
              <w:spacing w:after="0" w:lineRule="auto"/>
              <w:ind w:left="0" w:right="-112.32283464566933"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E">
            <w:pPr>
              <w:spacing w:after="0" w:lineRule="auto"/>
              <w:ind w:left="0" w:right="-112.32283464566933"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F">
            <w:pPr>
              <w:spacing w:after="0" w:lineRule="auto"/>
              <w:ind w:left="0" w:right="-112.32283464566933"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0">
            <w:pPr>
              <w:spacing w:after="0" w:lineRule="auto"/>
              <w:ind w:left="0" w:right="-112.32283464566933" w:firstLine="0"/>
              <w:rPr>
                <w:sz w:val="20"/>
                <w:szCs w:val="20"/>
              </w:rPr>
            </w:pPr>
            <w:r w:rsidDel="00000000" w:rsidR="00000000" w:rsidRPr="00000000">
              <w:rPr>
                <w:sz w:val="20"/>
                <w:szCs w:val="20"/>
                <w:rtl w:val="0"/>
              </w:rPr>
              <w:t xml:space="preserve">Input maximum retrigger interval in minute. E.g. 30.</w:t>
            </w:r>
          </w:p>
        </w:tc>
      </w:tr>
    </w:tbl>
    <w:p w:rsidR="00000000" w:rsidDel="00000000" w:rsidP="00000000" w:rsidRDefault="00000000" w:rsidRPr="00000000" w14:paraId="000011B1">
      <w:pPr>
        <w:spacing w:after="0" w:lineRule="auto"/>
        <w:ind w:left="1520" w:hanging="340"/>
        <w:rPr>
          <w:sz w:val="21"/>
          <w:szCs w:val="21"/>
        </w:rPr>
      </w:pPr>
      <w:r w:rsidDel="00000000" w:rsidR="00000000" w:rsidRPr="00000000">
        <w:rPr>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Business Rule</w:t>
      </w:r>
    </w:p>
    <w:p w:rsidR="00000000" w:rsidDel="00000000" w:rsidP="00000000" w:rsidRDefault="00000000" w:rsidRPr="00000000" w14:paraId="000011B2">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Applies to: Error scenarios during various external interface calls (e.g., network timeouts) that do not require modifying the submitted data. Defines the system's retry interval in such cases.</w:t>
      </w:r>
    </w:p>
    <w:p w:rsidR="00000000" w:rsidDel="00000000" w:rsidP="00000000" w:rsidRDefault="00000000" w:rsidRPr="00000000" w14:paraId="000011B3">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modification.</w:t>
      </w:r>
    </w:p>
    <w:p w:rsidR="00000000" w:rsidDel="00000000" w:rsidP="00000000" w:rsidRDefault="00000000" w:rsidRPr="00000000" w14:paraId="000011B4">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System initialization: 30 minutes.</w:t>
      </w:r>
    </w:p>
    <w:p w:rsidR="00000000" w:rsidDel="00000000" w:rsidP="00000000" w:rsidRDefault="00000000" w:rsidRPr="00000000" w14:paraId="000011B5">
      <w:pPr>
        <w:spacing w:after="0" w:lineRule="auto"/>
        <w:ind w:left="16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1B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p3jy6repl2ql" w:id="215"/>
      <w:bookmarkEnd w:id="215"/>
      <w:r w:rsidDel="00000000" w:rsidR="00000000" w:rsidRPr="00000000">
        <w:rPr>
          <w:sz w:val="22"/>
          <w:szCs w:val="22"/>
          <w:rtl w:val="0"/>
        </w:rPr>
        <w:t xml:space="preserve">18.23.</w:t>
      </w:r>
      <w:r w:rsidDel="00000000" w:rsidR="00000000" w:rsidRPr="00000000">
        <w:rPr>
          <w:sz w:val="22"/>
          <w:szCs w:val="22"/>
          <w:rtl w:val="0"/>
        </w:rPr>
        <w:t xml:space="preserve">       </w:t>
      </w:r>
      <w:r w:rsidDel="00000000" w:rsidR="00000000" w:rsidRPr="00000000">
        <w:rPr>
          <w:sz w:val="22"/>
          <w:szCs w:val="22"/>
          <w:rtl w:val="0"/>
        </w:rPr>
        <w:t xml:space="preserve">Hirer/Guarantor Email Generation Time General Constant</w:t>
      </w:r>
    </w:p>
    <w:p w:rsidR="00000000" w:rsidDel="00000000" w:rsidP="00000000" w:rsidRDefault="00000000" w:rsidRPr="00000000" w14:paraId="000011B7">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the system to support configurating Hirer/Guarantor Email Generation Time, </w:t>
      </w:r>
      <w:r w:rsidDel="00000000" w:rsidR="00000000" w:rsidRPr="00000000">
        <w:rPr>
          <w:b w:val="1"/>
          <w:bCs w:val="1"/>
          <w:sz w:val="21"/>
          <w:szCs w:val="21"/>
          <w:rtl w:val="0"/>
        </w:rPr>
        <w:t xml:space="preserve">IN ORDER TO </w:t>
      </w:r>
      <w:r w:rsidDel="00000000" w:rsidR="00000000" w:rsidRPr="00000000">
        <w:rPr>
          <w:sz w:val="21"/>
          <w:szCs w:val="21"/>
          <w:rtl w:val="0"/>
        </w:rPr>
        <w:t xml:space="preserve">adjust when needed.</w:t>
      </w:r>
    </w:p>
    <w:p w:rsidR="00000000" w:rsidDel="00000000" w:rsidP="00000000" w:rsidRDefault="00000000" w:rsidRPr="00000000" w14:paraId="000011B8">
      <w:pPr>
        <w:spacing w:after="0" w:lineRule="auto"/>
        <w:ind w:left="1520" w:hanging="340"/>
        <w:rPr>
          <w:sz w:val="24"/>
          <w:szCs w:val="24"/>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Constant setting same as GST Tax Code</w:t>
      </w:r>
    </w:p>
    <w:p w:rsidR="00000000" w:rsidDel="00000000" w:rsidP="00000000" w:rsidRDefault="00000000" w:rsidRPr="00000000" w14:paraId="000011B9">
      <w:pPr>
        <w:spacing w:after="0" w:lineRule="auto"/>
        <w:ind w:left="1520" w:hanging="34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Constant Code: EMAIL_GENERATION_TIME</w:t>
      </w:r>
    </w:p>
    <w:p w:rsidR="00000000" w:rsidDel="00000000" w:rsidP="00000000" w:rsidRDefault="00000000" w:rsidRPr="00000000" w14:paraId="000011BA">
      <w:pPr>
        <w:spacing w:after="0" w:lineRule="auto"/>
        <w:ind w:left="1520" w:hanging="340"/>
        <w:rPr>
          <w:sz w:val="21"/>
          <w:szCs w:val="21"/>
        </w:rPr>
      </w:pP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w:t>
      </w:r>
    </w:p>
    <w:tbl>
      <w:tblPr>
        <w:tblStyle w:val="Table6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350"/>
        <w:gridCol w:w="1950"/>
        <w:gridCol w:w="1005"/>
        <w:gridCol w:w="2955"/>
        <w:tblGridChange w:id="0">
          <w:tblGrid>
            <w:gridCol w:w="1545"/>
            <w:gridCol w:w="1350"/>
            <w:gridCol w:w="1950"/>
            <w:gridCol w:w="1005"/>
            <w:gridCol w:w="295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BB">
            <w:pPr>
              <w:spacing w:after="0" w:lineRule="auto"/>
              <w:ind w:left="0" w:right="59.40944881889777"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BC">
            <w:pPr>
              <w:spacing w:after="0" w:lineRule="auto"/>
              <w:ind w:left="0" w:right="59.40944881889777"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BD">
            <w:pPr>
              <w:spacing w:after="0" w:lineRule="auto"/>
              <w:ind w:left="0" w:right="59.40944881889777"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BE">
            <w:pPr>
              <w:spacing w:after="0" w:lineRule="auto"/>
              <w:ind w:left="0" w:right="59.40944881889777"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BF">
            <w:pPr>
              <w:spacing w:after="0" w:lineRule="auto"/>
              <w:ind w:left="0" w:right="59.40944881889777"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0">
            <w:pPr>
              <w:spacing w:after="0" w:lineRule="auto"/>
              <w:ind w:left="0" w:right="59.40944881889777"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1">
            <w:pPr>
              <w:spacing w:after="0" w:lineRule="auto"/>
              <w:ind w:left="0" w:right="59.40944881889777"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2">
            <w:pPr>
              <w:spacing w:after="0" w:lineRule="auto"/>
              <w:ind w:left="0" w:right="59.40944881889777"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3">
            <w:pPr>
              <w:spacing w:after="0" w:lineRule="auto"/>
              <w:ind w:left="0" w:right="59.40944881889777"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4">
            <w:pPr>
              <w:spacing w:after="0" w:lineRule="auto"/>
              <w:ind w:left="0" w:right="59.40944881889777" w:firstLine="0"/>
              <w:rPr>
                <w:sz w:val="20"/>
                <w:szCs w:val="20"/>
              </w:rPr>
            </w:pPr>
            <w:r w:rsidDel="00000000" w:rsidR="00000000" w:rsidRPr="00000000">
              <w:rPr>
                <w:sz w:val="20"/>
                <w:szCs w:val="20"/>
                <w:rtl w:val="0"/>
              </w:rPr>
              <w:t xml:space="preserve">Description of the Constant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5">
            <w:pPr>
              <w:spacing w:after="0" w:lineRule="auto"/>
              <w:ind w:left="0" w:right="59.40944881889777"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6">
            <w:pPr>
              <w:spacing w:after="0" w:lineRule="auto"/>
              <w:ind w:left="0" w:right="59.40944881889777"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7">
            <w:pPr>
              <w:spacing w:after="0" w:lineRule="auto"/>
              <w:ind w:left="0" w:right="59.40944881889777"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8">
            <w:pPr>
              <w:spacing w:after="0" w:lineRule="auto"/>
              <w:ind w:left="0" w:right="59.40944881889777"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9">
            <w:pPr>
              <w:spacing w:after="0" w:lineRule="auto"/>
              <w:ind w:left="0" w:right="59.40944881889777" w:firstLine="0"/>
              <w:rPr>
                <w:sz w:val="20"/>
                <w:szCs w:val="20"/>
              </w:rPr>
            </w:pPr>
            <w:r w:rsidDel="00000000" w:rsidR="00000000" w:rsidRPr="00000000">
              <w:rPr>
                <w:sz w:val="20"/>
                <w:szCs w:val="20"/>
                <w:rtl w:val="0"/>
              </w:rPr>
              <w:t xml:space="preserve">Input Email generation time in days. E.g. 7.</w:t>
            </w:r>
          </w:p>
        </w:tc>
      </w:tr>
    </w:tbl>
    <w:p w:rsidR="00000000" w:rsidDel="00000000" w:rsidP="00000000" w:rsidRDefault="00000000" w:rsidRPr="00000000" w14:paraId="000011CA">
      <w:pPr>
        <w:spacing w:after="0" w:lineRule="auto"/>
        <w:ind w:left="1520" w:hanging="340"/>
        <w:rPr>
          <w:sz w:val="21"/>
          <w:szCs w:val="21"/>
        </w:rPr>
      </w:pPr>
      <w:r w:rsidDel="00000000" w:rsidR="00000000" w:rsidRPr="00000000">
        <w:rPr>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Business Rule</w:t>
      </w:r>
    </w:p>
    <w:p w:rsidR="00000000" w:rsidDel="00000000" w:rsidP="00000000" w:rsidRDefault="00000000" w:rsidRPr="00000000" w14:paraId="000011CB">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modification</w:t>
      </w:r>
    </w:p>
    <w:p w:rsidR="00000000" w:rsidDel="00000000" w:rsidP="00000000" w:rsidRDefault="00000000" w:rsidRPr="00000000" w14:paraId="000011CC">
      <w:pPr>
        <w:spacing w:after="0" w:lineRule="auto"/>
        <w:ind w:left="2120" w:hanging="440"/>
        <w:rPr>
          <w:b w:val="1"/>
          <w:bCs w:val="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Initialized to 7 Day after disbursement, Disbursement Date is Day 1</w:t>
      </w:r>
      <w:r w:rsidDel="00000000" w:rsidR="00000000" w:rsidRPr="00000000">
        <w:rPr>
          <w:rtl w:val="0"/>
        </w:rPr>
      </w:r>
    </w:p>
    <w:p w:rsidR="00000000" w:rsidDel="00000000" w:rsidP="00000000" w:rsidRDefault="00000000" w:rsidRPr="00000000" w14:paraId="000011C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b w:val="1"/>
          <w:bCs w:val="1"/>
        </w:rPr>
      </w:pPr>
      <w:bookmarkStart w:colFirst="0" w:colLast="0" w:name="_wtrb6xk9jqw5" w:id="216"/>
      <w:bookmarkEnd w:id="216"/>
      <w:r w:rsidDel="00000000" w:rsidR="00000000" w:rsidRPr="00000000">
        <w:rPr>
          <w:b w:val="1"/>
          <w:bCs w:val="1"/>
          <w:rtl w:val="0"/>
        </w:rPr>
        <w:t xml:space="preserve"> </w:t>
      </w:r>
    </w:p>
    <w:p w:rsidR="00000000" w:rsidDel="00000000" w:rsidP="00000000" w:rsidRDefault="00000000" w:rsidRPr="00000000" w14:paraId="000011C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f19tsc1oh9ec" w:id="217"/>
      <w:bookmarkEnd w:id="217"/>
      <w:r w:rsidDel="00000000" w:rsidR="00000000" w:rsidRPr="00000000">
        <w:rPr>
          <w:sz w:val="22"/>
          <w:szCs w:val="22"/>
          <w:rtl w:val="0"/>
        </w:rPr>
        <w:t xml:space="preserve">18.24.</w:t>
      </w:r>
      <w:r w:rsidDel="00000000" w:rsidR="00000000" w:rsidRPr="00000000">
        <w:rPr>
          <w:sz w:val="22"/>
          <w:szCs w:val="22"/>
          <w:rtl w:val="0"/>
        </w:rPr>
        <w:t xml:space="preserve">       </w:t>
      </w:r>
      <w:r w:rsidDel="00000000" w:rsidR="00000000" w:rsidRPr="00000000">
        <w:rPr>
          <w:sz w:val="22"/>
          <w:szCs w:val="22"/>
          <w:rtl w:val="0"/>
        </w:rPr>
        <w:t xml:space="preserve">LHDN XML File Generation Time General Constant</w:t>
      </w:r>
    </w:p>
    <w:p w:rsidR="00000000" w:rsidDel="00000000" w:rsidP="00000000" w:rsidRDefault="00000000" w:rsidRPr="00000000" w14:paraId="000011CF">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system to support configurate File Generation Time, </w:t>
      </w:r>
      <w:r w:rsidDel="00000000" w:rsidR="00000000" w:rsidRPr="00000000">
        <w:rPr>
          <w:b w:val="1"/>
          <w:bCs w:val="1"/>
          <w:sz w:val="21"/>
          <w:szCs w:val="21"/>
          <w:rtl w:val="0"/>
        </w:rPr>
        <w:t xml:space="preserve">IN ORDER TO </w:t>
      </w:r>
      <w:r w:rsidDel="00000000" w:rsidR="00000000" w:rsidRPr="00000000">
        <w:rPr>
          <w:sz w:val="21"/>
          <w:szCs w:val="21"/>
          <w:rtl w:val="0"/>
        </w:rPr>
        <w:t xml:space="preserve">adjust when needed.</w:t>
      </w:r>
    </w:p>
    <w:p w:rsidR="00000000" w:rsidDel="00000000" w:rsidP="00000000" w:rsidRDefault="00000000" w:rsidRPr="00000000" w14:paraId="000011D0">
      <w:pPr>
        <w:spacing w:after="0" w:lineRule="auto"/>
        <w:ind w:left="1520" w:hanging="340"/>
        <w:rPr>
          <w:sz w:val="24"/>
          <w:szCs w:val="24"/>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Constant setting same as GST Tax Code</w:t>
      </w:r>
    </w:p>
    <w:p w:rsidR="00000000" w:rsidDel="00000000" w:rsidP="00000000" w:rsidRDefault="00000000" w:rsidRPr="00000000" w14:paraId="000011D1">
      <w:pPr>
        <w:spacing w:after="0" w:lineRule="auto"/>
        <w:ind w:left="1520" w:hanging="34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Constant Code: LHDN_FILE_GENERATION_TIME</w:t>
      </w:r>
    </w:p>
    <w:p w:rsidR="00000000" w:rsidDel="00000000" w:rsidP="00000000" w:rsidRDefault="00000000" w:rsidRPr="00000000" w14:paraId="000011D2">
      <w:pPr>
        <w:spacing w:after="0" w:lineRule="auto"/>
        <w:ind w:left="1520" w:hanging="340"/>
        <w:rPr>
          <w:sz w:val="21"/>
          <w:szCs w:val="21"/>
        </w:rPr>
      </w:pP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w:t>
      </w:r>
    </w:p>
    <w:tbl>
      <w:tblPr>
        <w:tblStyle w:val="Table6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335"/>
        <w:gridCol w:w="1935"/>
        <w:gridCol w:w="1005"/>
        <w:gridCol w:w="3000"/>
        <w:tblGridChange w:id="0">
          <w:tblGrid>
            <w:gridCol w:w="1530"/>
            <w:gridCol w:w="1335"/>
            <w:gridCol w:w="1935"/>
            <w:gridCol w:w="1005"/>
            <w:gridCol w:w="3000"/>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D3">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D4">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D5">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D6">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1D7">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8">
            <w:pPr>
              <w:spacing w:after="0" w:lineRule="auto"/>
              <w:ind w:left="0"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9">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A">
            <w:pPr>
              <w:spacing w:after="0" w:lineRule="auto"/>
              <w:ind w:left="0"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B">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C">
            <w:pPr>
              <w:spacing w:after="0" w:lineRule="auto"/>
              <w:ind w:left="0" w:firstLine="0"/>
              <w:rPr>
                <w:sz w:val="20"/>
                <w:szCs w:val="20"/>
              </w:rPr>
            </w:pPr>
            <w:r w:rsidDel="00000000" w:rsidR="00000000" w:rsidRPr="00000000">
              <w:rPr>
                <w:sz w:val="20"/>
                <w:szCs w:val="20"/>
                <w:rtl w:val="0"/>
              </w:rPr>
              <w:t xml:space="preserve">Description of the Constant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D">
            <w:pPr>
              <w:spacing w:after="0" w:lineRule="auto"/>
              <w:ind w:left="0"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E">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F">
            <w:pPr>
              <w:spacing w:after="0" w:lineRule="auto"/>
              <w:ind w:left="0"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0">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1">
            <w:pPr>
              <w:spacing w:after="0" w:lineRule="auto"/>
              <w:ind w:left="0" w:firstLine="0"/>
              <w:rPr>
                <w:sz w:val="20"/>
                <w:szCs w:val="20"/>
              </w:rPr>
            </w:pPr>
            <w:r w:rsidDel="00000000" w:rsidR="00000000" w:rsidRPr="00000000">
              <w:rPr>
                <w:sz w:val="20"/>
                <w:szCs w:val="20"/>
                <w:rtl w:val="0"/>
              </w:rPr>
              <w:t xml:space="preserve">Input LHDN file generation time in day. E.g. 3.</w:t>
            </w:r>
          </w:p>
        </w:tc>
      </w:tr>
    </w:tbl>
    <w:p w:rsidR="00000000" w:rsidDel="00000000" w:rsidP="00000000" w:rsidRDefault="00000000" w:rsidRPr="00000000" w14:paraId="000011E2">
      <w:pPr>
        <w:spacing w:after="0" w:lineRule="auto"/>
        <w:ind w:left="1520" w:hanging="340"/>
        <w:rPr>
          <w:sz w:val="21"/>
          <w:szCs w:val="21"/>
        </w:rPr>
      </w:pPr>
      <w:r w:rsidDel="00000000" w:rsidR="00000000" w:rsidRPr="00000000">
        <w:rPr>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Business Rule</w:t>
      </w:r>
    </w:p>
    <w:p w:rsidR="00000000" w:rsidDel="00000000" w:rsidP="00000000" w:rsidRDefault="00000000" w:rsidRPr="00000000" w14:paraId="000011E3">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modification</w:t>
      </w:r>
    </w:p>
    <w:p w:rsidR="00000000" w:rsidDel="00000000" w:rsidP="00000000" w:rsidRDefault="00000000" w:rsidRPr="00000000" w14:paraId="000011E4">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Initialized to 3 Day after disbursement, Disbursement Date is Day 1</w:t>
      </w:r>
    </w:p>
    <w:p w:rsidR="00000000" w:rsidDel="00000000" w:rsidP="00000000" w:rsidRDefault="00000000" w:rsidRPr="00000000" w14:paraId="000011E5">
      <w:pPr>
        <w:spacing w:after="0" w:lineRule="auto"/>
        <w:ind w:left="16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1E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uezsxhfl39sn" w:id="218"/>
      <w:bookmarkEnd w:id="218"/>
      <w:r w:rsidDel="00000000" w:rsidR="00000000" w:rsidRPr="00000000">
        <w:rPr>
          <w:sz w:val="22"/>
          <w:szCs w:val="22"/>
          <w:rtl w:val="0"/>
        </w:rPr>
        <w:t xml:space="preserve">18.25.</w:t>
      </w:r>
      <w:r w:rsidDel="00000000" w:rsidR="00000000" w:rsidRPr="00000000">
        <w:rPr>
          <w:sz w:val="22"/>
          <w:szCs w:val="22"/>
          <w:rtl w:val="0"/>
        </w:rPr>
        <w:t xml:space="preserve">       </w:t>
      </w:r>
      <w:r w:rsidDel="00000000" w:rsidR="00000000" w:rsidRPr="00000000">
        <w:rPr>
          <w:sz w:val="22"/>
          <w:szCs w:val="22"/>
          <w:rtl w:val="0"/>
        </w:rPr>
        <w:t xml:space="preserve">Collateral Parameters Setup/Maintenance</w:t>
      </w:r>
    </w:p>
    <w:p w:rsidR="00000000" w:rsidDel="00000000" w:rsidP="00000000" w:rsidRDefault="00000000" w:rsidRPr="00000000" w14:paraId="000011E7">
      <w:pPr>
        <w:spacing w:after="0" w:lineRule="auto"/>
        <w:ind w:firstLine="720"/>
        <w:rPr>
          <w:sz w:val="21"/>
          <w:szCs w:val="21"/>
        </w:rPr>
      </w:pPr>
      <w:r w:rsidDel="00000000" w:rsidR="00000000" w:rsidRPr="00000000">
        <w:rPr>
          <w:sz w:val="21"/>
          <w:szCs w:val="21"/>
          <w:rtl w:val="0"/>
        </w:rPr>
        <w:t xml:space="preserve">Setup/maintenance to be covered at HP_Product_Sales FSD in view the usage during application creation stage.</w:t>
      </w:r>
    </w:p>
    <w:p w:rsidR="00000000" w:rsidDel="00000000" w:rsidP="00000000" w:rsidRDefault="00000000" w:rsidRPr="00000000" w14:paraId="000011E8">
      <w:pPr>
        <w:spacing w:after="0" w:lineRule="auto"/>
        <w:ind w:left="1600" w:hanging="360"/>
        <w:rPr>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Business Rule</w:t>
      </w:r>
    </w:p>
    <w:p w:rsidR="00000000" w:rsidDel="00000000" w:rsidP="00000000" w:rsidRDefault="00000000" w:rsidRPr="00000000" w14:paraId="000011E9">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Migration current collateral parameter</w:t>
      </w:r>
    </w:p>
    <w:p w:rsidR="00000000" w:rsidDel="00000000" w:rsidP="00000000" w:rsidRDefault="00000000" w:rsidRPr="00000000" w14:paraId="000011EA">
      <w:pPr>
        <w:spacing w:after="0" w:lineRule="auto"/>
        <w:ind w:left="2120" w:hanging="440"/>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Create, Edit, Delete following </w:t>
      </w:r>
      <w:r w:rsidDel="00000000" w:rsidR="00000000" w:rsidRPr="00000000">
        <w:rPr>
          <w:rtl w:val="0"/>
        </w:rPr>
        <w:t xml:space="preserve">Common Page in Pay off Mode</w:t>
      </w:r>
    </w:p>
    <w:p w:rsidR="00000000" w:rsidDel="00000000" w:rsidP="00000000" w:rsidRDefault="00000000" w:rsidRPr="00000000" w14:paraId="000011EB">
      <w:pPr>
        <w:spacing w:after="0" w:lineRule="auto"/>
        <w:ind w:left="2120" w:hanging="440"/>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Related Code Type</w:t>
      </w:r>
    </w:p>
    <w:p w:rsidR="00000000" w:rsidDel="00000000" w:rsidP="00000000" w:rsidRDefault="00000000" w:rsidRPr="00000000" w14:paraId="000011EC">
      <w:pPr>
        <w:spacing w:after="0" w:lineRule="auto"/>
        <w:rPr>
          <w:sz w:val="21"/>
          <w:szCs w:val="21"/>
        </w:rPr>
      </w:pPr>
      <w:r w:rsidDel="00000000" w:rsidR="00000000" w:rsidRPr="00000000">
        <w:rPr>
          <w:sz w:val="21"/>
          <w:szCs w:val="21"/>
          <w:rtl w:val="0"/>
        </w:rPr>
        <w:t xml:space="preserve">* Details of the parameter setup/maintenance to be covered at HP_Product_Sales FSD in view the usage during application creation stage.</w:t>
      </w:r>
    </w:p>
    <w:tbl>
      <w:tblPr>
        <w:tblStyle w:val="Table64"/>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005"/>
        <w:tblGridChange w:id="0">
          <w:tblGrid>
            <w:gridCol w:w="4050"/>
            <w:gridCol w:w="400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1ED">
            <w:pPr>
              <w:spacing w:after="0" w:lineRule="auto"/>
              <w:rPr>
                <w:sz w:val="20"/>
                <w:szCs w:val="20"/>
              </w:rPr>
            </w:pPr>
            <w:r w:rsidDel="00000000" w:rsidR="00000000" w:rsidRPr="00000000">
              <w:rPr>
                <w:sz w:val="20"/>
                <w:szCs w:val="20"/>
                <w:rtl w:val="0"/>
              </w:rPr>
              <w:t xml:space="preserve">CLASSIFICATION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E">
            <w:pPr>
              <w:spacing w:after="0" w:lineRule="auto"/>
              <w:rPr>
                <w:sz w:val="20"/>
                <w:szCs w:val="20"/>
              </w:rPr>
            </w:pPr>
            <w:r w:rsidDel="00000000" w:rsidR="00000000" w:rsidRPr="00000000">
              <w:rPr>
                <w:sz w:val="20"/>
                <w:szCs w:val="20"/>
                <w:rtl w:val="0"/>
              </w:rPr>
              <w:t xml:space="preserve">Collateral Vehicle Detail=&gt;Vehicle Type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1EF">
            <w:pPr>
              <w:spacing w:after="0" w:lineRule="auto"/>
              <w:rPr>
                <w:sz w:val="20"/>
                <w:szCs w:val="20"/>
              </w:rPr>
            </w:pPr>
            <w:r w:rsidDel="00000000" w:rsidR="00000000" w:rsidRPr="00000000">
              <w:rPr>
                <w:sz w:val="20"/>
                <w:szCs w:val="20"/>
                <w:rtl w:val="0"/>
              </w:rPr>
              <w:t xml:space="preserve">V_MAKE_CODE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1F0">
            <w:pPr>
              <w:spacing w:after="0" w:lineRule="auto"/>
              <w:rPr>
                <w:sz w:val="20"/>
                <w:szCs w:val="20"/>
              </w:rPr>
            </w:pPr>
            <w:r w:rsidDel="00000000" w:rsidR="00000000" w:rsidRPr="00000000">
              <w:rPr>
                <w:sz w:val="20"/>
                <w:szCs w:val="20"/>
                <w:rtl w:val="0"/>
              </w:rPr>
              <w:t xml:space="preserve">Collateral Vehicle Detail=&gt;Make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1F1">
            <w:pPr>
              <w:spacing w:after="0" w:lineRule="auto"/>
              <w:rPr>
                <w:sz w:val="20"/>
                <w:szCs w:val="20"/>
              </w:rPr>
            </w:pPr>
            <w:r w:rsidDel="00000000" w:rsidR="00000000" w:rsidRPr="00000000">
              <w:rPr>
                <w:sz w:val="20"/>
                <w:szCs w:val="20"/>
                <w:rtl w:val="0"/>
              </w:rPr>
              <w:t xml:space="preserve">V_MODEL_CODE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1F2">
            <w:pPr>
              <w:spacing w:after="0" w:lineRule="auto"/>
              <w:rPr>
                <w:sz w:val="20"/>
                <w:szCs w:val="20"/>
              </w:rPr>
            </w:pPr>
            <w:r w:rsidDel="00000000" w:rsidR="00000000" w:rsidRPr="00000000">
              <w:rPr>
                <w:sz w:val="20"/>
                <w:szCs w:val="20"/>
                <w:rtl w:val="0"/>
              </w:rPr>
              <w:t xml:space="preserve">Collateral Vehicle Detail=&gt;Model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1F3">
            <w:pPr>
              <w:spacing w:after="0" w:lineRule="auto"/>
              <w:rPr>
                <w:sz w:val="20"/>
                <w:szCs w:val="20"/>
              </w:rPr>
            </w:pPr>
            <w:r w:rsidDel="00000000" w:rsidR="00000000" w:rsidRPr="00000000">
              <w:rPr>
                <w:sz w:val="20"/>
                <w:szCs w:val="20"/>
                <w:rtl w:val="0"/>
              </w:rPr>
              <w:t xml:space="preserve">HP_LOAN_PURPOSE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4">
            <w:pPr>
              <w:spacing w:after="0" w:lineRule="auto"/>
              <w:rPr>
                <w:sz w:val="20"/>
                <w:szCs w:val="20"/>
              </w:rPr>
            </w:pPr>
            <w:r w:rsidDel="00000000" w:rsidR="00000000" w:rsidRPr="00000000">
              <w:rPr>
                <w:sz w:val="20"/>
                <w:szCs w:val="20"/>
                <w:rtl w:val="0"/>
              </w:rPr>
              <w:t xml:space="preserve">Collateral Vehicle Detail=&gt;Purpose</w:t>
            </w:r>
          </w:p>
        </w:tc>
      </w:tr>
    </w:tbl>
    <w:p w:rsidR="00000000" w:rsidDel="00000000" w:rsidP="00000000" w:rsidRDefault="00000000" w:rsidRPr="00000000" w14:paraId="000011F5">
      <w:pPr>
        <w:spacing w:after="0" w:lineRule="auto"/>
        <w:ind w:left="12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1F6">
      <w:pPr>
        <w:spacing w:after="60" w:before="60" w:lineRule="auto"/>
        <w:rPr/>
      </w:pPr>
      <w:r w:rsidDel="00000000" w:rsidR="00000000" w:rsidRPr="00000000">
        <w:rPr>
          <w:rtl w:val="0"/>
        </w:rPr>
        <w:t xml:space="preserve"> </w:t>
      </w:r>
    </w:p>
    <w:p w:rsidR="00000000" w:rsidDel="00000000" w:rsidP="00000000" w:rsidRDefault="00000000" w:rsidRPr="00000000" w14:paraId="000011F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6a7yockvt3kj" w:id="219"/>
      <w:bookmarkEnd w:id="219"/>
      <w:r w:rsidDel="00000000" w:rsidR="00000000" w:rsidRPr="00000000">
        <w:rPr>
          <w:sz w:val="22"/>
          <w:szCs w:val="22"/>
          <w:rtl w:val="0"/>
        </w:rPr>
        <w:t xml:space="preserve">18.26.</w:t>
      </w:r>
      <w:r w:rsidDel="00000000" w:rsidR="00000000" w:rsidRPr="00000000">
        <w:rPr>
          <w:sz w:val="22"/>
          <w:szCs w:val="22"/>
          <w:rtl w:val="0"/>
        </w:rPr>
        <w:t xml:space="preserve">       </w:t>
      </w:r>
      <w:r w:rsidDel="00000000" w:rsidR="00000000" w:rsidRPr="00000000">
        <w:rPr>
          <w:sz w:val="22"/>
          <w:szCs w:val="22"/>
          <w:rtl w:val="0"/>
        </w:rPr>
        <w:t xml:space="preserve">Disbursement Parameter Used in CRA Maintenance Process</w:t>
      </w:r>
    </w:p>
    <w:p w:rsidR="00000000" w:rsidDel="00000000" w:rsidP="00000000" w:rsidRDefault="00000000" w:rsidRPr="00000000" w14:paraId="000011F8">
      <w:pPr>
        <w:spacing w:after="60" w:before="60" w:lineRule="auto"/>
        <w:ind w:left="84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system to support configurate and update Disbursement Parameter used in CRA Maintenance Process.</w:t>
      </w:r>
    </w:p>
    <w:p w:rsidR="00000000" w:rsidDel="00000000" w:rsidP="00000000" w:rsidRDefault="00000000" w:rsidRPr="00000000" w14:paraId="000011F9">
      <w:pPr>
        <w:spacing w:after="0" w:lineRule="auto"/>
        <w:ind w:left="1600" w:hanging="360"/>
        <w:rPr>
          <w:sz w:val="21"/>
          <w:szCs w:val="21"/>
        </w:rPr>
      </w:pPr>
      <w:r w:rsidDel="00000000" w:rsidR="00000000" w:rsidRPr="00000000">
        <w:rPr>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Business Rule</w:t>
      </w:r>
    </w:p>
    <w:p w:rsidR="00000000" w:rsidDel="00000000" w:rsidP="00000000" w:rsidRDefault="00000000" w:rsidRPr="00000000" w14:paraId="000011FA">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Migration current disbursement parameter</w:t>
      </w:r>
    </w:p>
    <w:p w:rsidR="00000000" w:rsidDel="00000000" w:rsidP="00000000" w:rsidRDefault="00000000" w:rsidRPr="00000000" w14:paraId="000011FB">
      <w:pPr>
        <w:spacing w:after="0" w:lineRule="auto"/>
        <w:ind w:left="2120" w:hanging="440"/>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Create, Edit, Delete following </w:t>
      </w:r>
      <w:r w:rsidDel="00000000" w:rsidR="00000000" w:rsidRPr="00000000">
        <w:rPr>
          <w:rtl w:val="0"/>
        </w:rPr>
        <w:t xml:space="preserve">Common Page in Pay off Mode</w:t>
      </w:r>
    </w:p>
    <w:p w:rsidR="00000000" w:rsidDel="00000000" w:rsidP="00000000" w:rsidRDefault="00000000" w:rsidRPr="00000000" w14:paraId="000011FC">
      <w:pPr>
        <w:spacing w:after="0" w:lineRule="auto"/>
        <w:ind w:left="1600" w:hanging="36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Related Code Type</w:t>
      </w:r>
    </w:p>
    <w:tbl>
      <w:tblPr>
        <w:tblStyle w:val="Table6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00"/>
        <w:gridCol w:w="2175"/>
        <w:tblGridChange w:id="0">
          <w:tblGrid>
            <w:gridCol w:w="3030"/>
            <w:gridCol w:w="3600"/>
            <w:gridCol w:w="21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1FD">
            <w:pPr>
              <w:spacing w:after="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E">
            <w:pPr>
              <w:spacing w:after="0" w:lineRule="auto"/>
              <w:rPr>
                <w:rFonts w:ascii="Calibri" w:cs="Calibri" w:eastAsia="Calibri" w:hAnsi="Calibri"/>
              </w:rPr>
            </w:pPr>
            <w:r w:rsidDel="00000000" w:rsidR="00000000" w:rsidRPr="00000000">
              <w:rPr>
                <w:rFonts w:ascii="Calibri" w:cs="Calibri" w:eastAsia="Calibri" w:hAnsi="Calibri"/>
                <w:rtl w:val="0"/>
              </w:rPr>
              <w:t xml:space="preserve">Usage Scenario</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F">
            <w:pPr>
              <w:spacing w:after="0" w:lineRule="auto"/>
              <w:rPr>
                <w:rFonts w:ascii="Calibri" w:cs="Calibri" w:eastAsia="Calibri" w:hAnsi="Calibri"/>
              </w:rPr>
            </w:pPr>
            <w:r w:rsidDel="00000000" w:rsidR="00000000" w:rsidRPr="00000000">
              <w:rPr>
                <w:rFonts w:ascii="Calibri" w:cs="Calibri" w:eastAsia="Calibri" w:hAnsi="Calibri"/>
                <w:rtl w:val="0"/>
              </w:rPr>
              <w:t xml:space="preserve">Special field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00">
            <w:pPr>
              <w:spacing w:after="0" w:lineRule="auto"/>
              <w:rPr>
                <w:rFonts w:ascii="Calibri" w:cs="Calibri" w:eastAsia="Calibri" w:hAnsi="Calibri"/>
              </w:rPr>
            </w:pPr>
            <w:r w:rsidDel="00000000" w:rsidR="00000000" w:rsidRPr="00000000">
              <w:rPr>
                <w:rFonts w:ascii="Calibri" w:cs="Calibri" w:eastAsia="Calibri" w:hAnsi="Calibri"/>
                <w:rtl w:val="0"/>
              </w:rPr>
              <w:t xml:space="preserve">PAYOFF_MODE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1">
            <w:pPr>
              <w:spacing w:after="0" w:lineRule="auto"/>
              <w:rPr>
                <w:rFonts w:ascii="Calibri" w:cs="Calibri" w:eastAsia="Calibri" w:hAnsi="Calibri"/>
              </w:rPr>
            </w:pPr>
            <w:r w:rsidDel="00000000" w:rsidR="00000000" w:rsidRPr="00000000">
              <w:rPr>
                <w:rFonts w:ascii="Calibri" w:cs="Calibri" w:eastAsia="Calibri" w:hAnsi="Calibri"/>
                <w:rtl w:val="0"/>
              </w:rPr>
              <w:t xml:space="preserve">PAYOFF-&gt;MODE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2">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03">
            <w:pPr>
              <w:spacing w:after="0" w:lineRule="auto"/>
              <w:rPr>
                <w:rFonts w:ascii="Calibri" w:cs="Calibri" w:eastAsia="Calibri" w:hAnsi="Calibri"/>
              </w:rPr>
            </w:pPr>
            <w:r w:rsidDel="00000000" w:rsidR="00000000" w:rsidRPr="00000000">
              <w:rPr>
                <w:rFonts w:ascii="Calibri" w:cs="Calibri" w:eastAsia="Calibri" w:hAnsi="Calibri"/>
                <w:rtl w:val="0"/>
              </w:rPr>
              <w:t xml:space="preserve">PAYOFF_REASON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4">
            <w:pPr>
              <w:spacing w:after="0" w:lineRule="auto"/>
              <w:rPr>
                <w:rFonts w:ascii="Calibri" w:cs="Calibri" w:eastAsia="Calibri" w:hAnsi="Calibri"/>
              </w:rPr>
            </w:pPr>
            <w:r w:rsidDel="00000000" w:rsidR="00000000" w:rsidRPr="00000000">
              <w:rPr>
                <w:rFonts w:ascii="Calibri" w:cs="Calibri" w:eastAsia="Calibri" w:hAnsi="Calibri"/>
                <w:rtl w:val="0"/>
              </w:rPr>
              <w:t xml:space="preserve">PAYOFF-&gt;REASON 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5">
            <w:pPr>
              <w:spacing w:after="0" w:lineRule="auto"/>
              <w:rPr>
                <w:rFonts w:ascii="Calibri" w:cs="Calibri" w:eastAsia="Calibri" w:hAnsi="Calibri"/>
              </w:rPr>
            </w:pPr>
            <w:r w:rsidDel="00000000" w:rsidR="00000000" w:rsidRPr="00000000">
              <w:rPr>
                <w:rFonts w:ascii="Calibri" w:cs="Calibri" w:eastAsia="Calibri" w:hAnsi="Calibri"/>
                <w:rtl w:val="0"/>
              </w:rPr>
              <w:t xml:space="preserve">Host mapping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06">
            <w:pPr>
              <w:spacing w:after="0" w:lineRule="auto"/>
              <w:rPr>
                <w:rFonts w:ascii="Calibri" w:cs="Calibri" w:eastAsia="Calibri" w:hAnsi="Calibri"/>
              </w:rPr>
            </w:pPr>
            <w:r w:rsidDel="00000000" w:rsidR="00000000" w:rsidRPr="00000000">
              <w:rPr>
                <w:rFonts w:ascii="Calibri" w:cs="Calibri" w:eastAsia="Calibri" w:hAnsi="Calibri"/>
                <w:rtl w:val="0"/>
              </w:rPr>
              <w:t xml:space="preserve">REC_PAY_REF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7">
            <w:pPr>
              <w:spacing w:after="0" w:lineRule="auto"/>
              <w:rPr>
                <w:rFonts w:ascii="Calibri" w:cs="Calibri" w:eastAsia="Calibri" w:hAnsi="Calibri"/>
              </w:rPr>
            </w:pPr>
            <w:r w:rsidDel="00000000" w:rsidR="00000000" w:rsidRPr="00000000">
              <w:rPr>
                <w:rFonts w:ascii="Calibri" w:cs="Calibri" w:eastAsia="Calibri" w:hAnsi="Calibri"/>
                <w:rtl w:val="0"/>
              </w:rPr>
              <w:t xml:space="preserve">IBG-&gt;Recipient Payment Reference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8">
            <w:pPr>
              <w:spacing w:after="0" w:lineRule="auto"/>
              <w:rPr>
                <w:rFonts w:ascii="Calibri" w:cs="Calibri" w:eastAsia="Calibri" w:hAnsi="Calibri"/>
              </w:rPr>
            </w:pPr>
            <w:r w:rsidDel="00000000" w:rsidR="00000000" w:rsidRPr="00000000">
              <w:rPr>
                <w:rFonts w:ascii="Calibri" w:cs="Calibri" w:eastAsia="Calibri" w:hAnsi="Calibri"/>
                <w:rtl w:val="0"/>
              </w:rPr>
              <w:t xml:space="preserve">Host mapping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09">
            <w:pPr>
              <w:spacing w:after="0" w:lineRule="auto"/>
              <w:rPr>
                <w:rFonts w:ascii="Calibri" w:cs="Calibri" w:eastAsia="Calibri" w:hAnsi="Calibri"/>
              </w:rPr>
            </w:pPr>
            <w:r w:rsidDel="00000000" w:rsidR="00000000" w:rsidRPr="00000000">
              <w:rPr>
                <w:rFonts w:ascii="Calibri" w:cs="Calibri" w:eastAsia="Calibri" w:hAnsi="Calibri"/>
                <w:rtl w:val="0"/>
              </w:rPr>
              <w:t xml:space="preserve">MSG_SEVERITY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A">
            <w:pPr>
              <w:spacing w:after="0" w:lineRule="auto"/>
              <w:rPr>
                <w:rFonts w:ascii="Calibri" w:cs="Calibri" w:eastAsia="Calibri" w:hAnsi="Calibri"/>
              </w:rPr>
            </w:pPr>
            <w:r w:rsidDel="00000000" w:rsidR="00000000" w:rsidRPr="00000000">
              <w:rPr>
                <w:rFonts w:ascii="Calibri" w:cs="Calibri" w:eastAsia="Calibri" w:hAnsi="Calibri"/>
                <w:rtl w:val="0"/>
              </w:rPr>
              <w:t xml:space="preserve">Maintenance-&gt;Message Severity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B">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0C">
            <w:pPr>
              <w:spacing w:after="0" w:lineRule="auto"/>
              <w:rPr>
                <w:rFonts w:ascii="Calibri" w:cs="Calibri" w:eastAsia="Calibri" w:hAnsi="Calibri"/>
              </w:rPr>
            </w:pPr>
            <w:r w:rsidDel="00000000" w:rsidR="00000000" w:rsidRPr="00000000">
              <w:rPr>
                <w:rFonts w:ascii="Calibri" w:cs="Calibri" w:eastAsia="Calibri" w:hAnsi="Calibri"/>
                <w:rtl w:val="0"/>
              </w:rPr>
              <w:t xml:space="preserve">MSG_TYPE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D">
            <w:pPr>
              <w:spacing w:after="0" w:lineRule="auto"/>
              <w:rPr>
                <w:rFonts w:ascii="Calibri" w:cs="Calibri" w:eastAsia="Calibri" w:hAnsi="Calibri"/>
              </w:rPr>
            </w:pPr>
            <w:r w:rsidDel="00000000" w:rsidR="00000000" w:rsidRPr="00000000">
              <w:rPr>
                <w:rFonts w:ascii="Calibri" w:cs="Calibri" w:eastAsia="Calibri" w:hAnsi="Calibri"/>
                <w:rtl w:val="0"/>
              </w:rPr>
              <w:t xml:space="preserve">Maintenance-&gt;Message 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E">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bl>
    <w:p w:rsidR="00000000" w:rsidDel="00000000" w:rsidP="00000000" w:rsidRDefault="00000000" w:rsidRPr="00000000" w14:paraId="0000120F">
      <w:pPr>
        <w:spacing w:after="0" w:lineRule="auto"/>
        <w:ind w:left="12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21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niiws6dgs3ap" w:id="220"/>
      <w:bookmarkEnd w:id="220"/>
      <w:r w:rsidDel="00000000" w:rsidR="00000000" w:rsidRPr="00000000">
        <w:rPr>
          <w:sz w:val="22"/>
          <w:szCs w:val="22"/>
          <w:rtl w:val="0"/>
        </w:rPr>
        <w:t xml:space="preserve">18.27.</w:t>
      </w:r>
      <w:r w:rsidDel="00000000" w:rsidR="00000000" w:rsidRPr="00000000">
        <w:rPr>
          <w:sz w:val="22"/>
          <w:szCs w:val="22"/>
          <w:rtl w:val="0"/>
        </w:rPr>
        <w:t xml:space="preserve">       </w:t>
      </w:r>
      <w:r w:rsidDel="00000000" w:rsidR="00000000" w:rsidRPr="00000000">
        <w:rPr>
          <w:sz w:val="22"/>
          <w:szCs w:val="22"/>
          <w:rtl w:val="0"/>
        </w:rPr>
        <w:t xml:space="preserve">FIS Parameters</w:t>
      </w:r>
    </w:p>
    <w:p w:rsidR="00000000" w:rsidDel="00000000" w:rsidP="00000000" w:rsidRDefault="00000000" w:rsidRPr="00000000" w14:paraId="00001211">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system to support configurate and update </w:t>
      </w:r>
      <w:r w:rsidDel="00000000" w:rsidR="00000000" w:rsidRPr="00000000">
        <w:rPr>
          <w:strike w:val="1"/>
          <w:sz w:val="21"/>
          <w:szCs w:val="21"/>
          <w:rtl w:val="0"/>
        </w:rPr>
        <w:t xml:space="preserve">Vehicle</w:t>
      </w:r>
      <w:r w:rsidDel="00000000" w:rsidR="00000000" w:rsidRPr="00000000">
        <w:rPr>
          <w:sz w:val="21"/>
          <w:szCs w:val="21"/>
          <w:rtl w:val="0"/>
        </w:rPr>
        <w:t xml:space="preserve"> Parameter provided by FIS, </w:t>
      </w:r>
      <w:r w:rsidDel="00000000" w:rsidR="00000000" w:rsidRPr="00000000">
        <w:rPr>
          <w:b w:val="1"/>
          <w:bCs w:val="1"/>
          <w:sz w:val="21"/>
          <w:szCs w:val="21"/>
          <w:rtl w:val="0"/>
        </w:rPr>
        <w:t xml:space="preserve">IN ORDER TO </w:t>
      </w:r>
      <w:r w:rsidDel="00000000" w:rsidR="00000000" w:rsidRPr="00000000">
        <w:rPr>
          <w:sz w:val="21"/>
          <w:szCs w:val="21"/>
          <w:rtl w:val="0"/>
        </w:rPr>
        <w:t xml:space="preserve">use them while e-Hakmilik lodgment.</w:t>
      </w:r>
    </w:p>
    <w:p w:rsidR="00000000" w:rsidDel="00000000" w:rsidP="00000000" w:rsidRDefault="00000000" w:rsidRPr="00000000" w14:paraId="00001212">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1213">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Migration current FIS parameter</w:t>
      </w:r>
    </w:p>
    <w:p w:rsidR="00000000" w:rsidDel="00000000" w:rsidP="00000000" w:rsidRDefault="00000000" w:rsidRPr="00000000" w14:paraId="00001214">
      <w:pPr>
        <w:spacing w:after="0" w:lineRule="auto"/>
        <w:ind w:left="2120" w:hanging="440"/>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Create, Edit, Delete following </w:t>
      </w:r>
      <w:r w:rsidDel="00000000" w:rsidR="00000000" w:rsidRPr="00000000">
        <w:rPr>
          <w:rtl w:val="0"/>
        </w:rPr>
        <w:t xml:space="preserve">Common Page in Pay off Mode</w:t>
      </w:r>
    </w:p>
    <w:p w:rsidR="00000000" w:rsidDel="00000000" w:rsidP="00000000" w:rsidRDefault="00000000" w:rsidRPr="00000000" w14:paraId="00001215">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Related Code Type</w:t>
      </w:r>
    </w:p>
    <w:tbl>
      <w:tblPr>
        <w:tblStyle w:val="Table66"/>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3585"/>
        <w:gridCol w:w="3210"/>
        <w:tblGridChange w:id="0">
          <w:tblGrid>
            <w:gridCol w:w="3180"/>
            <w:gridCol w:w="3585"/>
            <w:gridCol w:w="32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16">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7">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Usage Scenario</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8">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Special field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19">
            <w:pPr>
              <w:spacing w:after="0" w:lineRule="auto"/>
              <w:ind w:left="32.24409448818932" w:right="-82.91338582677156" w:firstLine="0"/>
              <w:rPr>
                <w:sz w:val="20"/>
                <w:szCs w:val="20"/>
              </w:rPr>
            </w:pPr>
            <w:r w:rsidDel="00000000" w:rsidR="00000000" w:rsidRPr="00000000">
              <w:rPr>
                <w:sz w:val="20"/>
                <w:szCs w:val="20"/>
                <w:rtl w:val="0"/>
              </w:rPr>
              <w:t xml:space="preserve">FIS_BIZ_CODE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A">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Trigger lodgment -&gt; Business 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B">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1C">
            <w:pPr>
              <w:spacing w:after="0" w:lineRule="auto"/>
              <w:ind w:left="32.24409448818932" w:right="-82.91338582677156" w:firstLine="0"/>
              <w:rPr>
                <w:sz w:val="20"/>
                <w:szCs w:val="20"/>
              </w:rPr>
            </w:pPr>
            <w:r w:rsidDel="00000000" w:rsidR="00000000" w:rsidRPr="00000000">
              <w:rPr>
                <w:sz w:val="20"/>
                <w:szCs w:val="20"/>
                <w:rtl w:val="0"/>
              </w:rPr>
              <w:t xml:space="preserve">FIS_CLAIM_TYPE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D">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Trigger lodgment -&gt; Claim Type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E">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1F">
            <w:pPr>
              <w:spacing w:after="0" w:lineRule="auto"/>
              <w:ind w:left="32.24409448818932" w:right="-82.91338582677156" w:firstLine="0"/>
              <w:rPr>
                <w:sz w:val="20"/>
                <w:szCs w:val="20"/>
              </w:rPr>
            </w:pPr>
            <w:r w:rsidDel="00000000" w:rsidR="00000000" w:rsidRPr="00000000">
              <w:rPr>
                <w:sz w:val="20"/>
                <w:szCs w:val="20"/>
                <w:rtl w:val="0"/>
              </w:rPr>
              <w:t xml:space="preserve">FIS_VEHICLE_MAKE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0">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Trigger lodgment -&gt; Vehicle Make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1">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22">
            <w:pPr>
              <w:spacing w:after="0" w:lineRule="auto"/>
              <w:ind w:left="32.24409448818932" w:right="-82.91338582677156" w:firstLine="0"/>
              <w:rPr>
                <w:sz w:val="20"/>
                <w:szCs w:val="20"/>
              </w:rPr>
            </w:pPr>
            <w:r w:rsidDel="00000000" w:rsidR="00000000" w:rsidRPr="00000000">
              <w:rPr>
                <w:sz w:val="20"/>
                <w:szCs w:val="20"/>
                <w:rtl w:val="0"/>
              </w:rPr>
              <w:t xml:space="preserve">FIS_VEHICLE_MODEL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3">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Trigger lodgment -&gt; Vehicle Family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4">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FIS family code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25">
            <w:pPr>
              <w:spacing w:after="0" w:lineRule="auto"/>
              <w:ind w:left="32.24409448818932" w:right="-82.91338582677156" w:firstLine="0"/>
              <w:rPr>
                <w:sz w:val="20"/>
                <w:szCs w:val="20"/>
              </w:rPr>
            </w:pPr>
            <w:r w:rsidDel="00000000" w:rsidR="00000000" w:rsidRPr="00000000">
              <w:rPr>
                <w:sz w:val="20"/>
                <w:szCs w:val="20"/>
                <w:rtl w:val="0"/>
              </w:rPr>
              <w:t xml:space="preserve">FIS_VEHICLE_MODEL_DTL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6">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Trigger lodgment -&gt; Vehicle Model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7">
            <w:pPr>
              <w:spacing w:after="0" w:lineRule="auto"/>
              <w:ind w:left="32.24409448818932" w:right="-82.9133858267715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FIS family</w:t>
            </w:r>
          </w:p>
          <w:p w:rsidR="00000000" w:rsidDel="00000000" w:rsidP="00000000" w:rsidRDefault="00000000" w:rsidRPr="00000000" w14:paraId="00001228">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FIS Mode Code</w:t>
            </w:r>
          </w:p>
          <w:p w:rsidR="00000000" w:rsidDel="00000000" w:rsidP="00000000" w:rsidRDefault="00000000" w:rsidRPr="00000000" w14:paraId="00001229">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Year Group</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2A">
            <w:pPr>
              <w:spacing w:after="0" w:lineRule="auto"/>
              <w:ind w:left="32.24409448818932" w:right="-82.91338582677156" w:firstLine="0"/>
              <w:rPr>
                <w:sz w:val="20"/>
                <w:szCs w:val="20"/>
              </w:rPr>
            </w:pPr>
            <w:r w:rsidDel="00000000" w:rsidR="00000000" w:rsidRPr="00000000">
              <w:rPr>
                <w:sz w:val="20"/>
                <w:szCs w:val="20"/>
                <w:rtl w:val="0"/>
              </w:rPr>
              <w:t xml:space="preserve">FIS_CRPD_MODE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B">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Trigger lodgment -&gt; Correspondence Mode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C">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2D">
            <w:pPr>
              <w:spacing w:after="0" w:lineRule="auto"/>
              <w:ind w:left="32.24409448818932" w:right="-82.91338582677156" w:firstLine="0"/>
              <w:rPr>
                <w:sz w:val="20"/>
                <w:szCs w:val="20"/>
              </w:rPr>
            </w:pPr>
            <w:r w:rsidDel="00000000" w:rsidR="00000000" w:rsidRPr="00000000">
              <w:rPr>
                <w:sz w:val="20"/>
                <w:szCs w:val="20"/>
                <w:rtl w:val="0"/>
              </w:rPr>
              <w:t xml:space="preserve">FIS_STATUS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E">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FIS interface process 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F">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1230">
            <w:pPr>
              <w:spacing w:after="0" w:lineRule="auto"/>
              <w:ind w:left="32.24409448818932" w:right="-82.91338582677156" w:firstLine="0"/>
              <w:rPr>
                <w:sz w:val="20"/>
                <w:szCs w:val="20"/>
              </w:rPr>
            </w:pPr>
            <w:r w:rsidDel="00000000" w:rsidR="00000000" w:rsidRPr="00000000">
              <w:rPr>
                <w:sz w:val="20"/>
                <w:szCs w:val="20"/>
                <w:rtl w:val="0"/>
              </w:rPr>
              <w:t xml:space="preserve">FIS_VEH_STATUS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1">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Trigger lodgment -&gt; Vehicle 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2">
            <w:pPr>
              <w:spacing w:after="0" w:lineRule="auto"/>
              <w:ind w:left="32.24409448818932" w:right="-82.91338582677156" w:firstLine="0"/>
              <w:rPr>
                <w:rFonts w:ascii="Calibri" w:cs="Calibri" w:eastAsia="Calibri" w:hAnsi="Calibri"/>
              </w:rPr>
            </w:pPr>
            <w:r w:rsidDel="00000000" w:rsidR="00000000" w:rsidRPr="00000000">
              <w:rPr>
                <w:rFonts w:ascii="Calibri" w:cs="Calibri" w:eastAsia="Calibri" w:hAnsi="Calibri"/>
                <w:rtl w:val="0"/>
              </w:rPr>
              <w:t xml:space="preserve">N/A</w:t>
            </w:r>
          </w:p>
        </w:tc>
      </w:tr>
    </w:tbl>
    <w:p w:rsidR="00000000" w:rsidDel="00000000" w:rsidP="00000000" w:rsidRDefault="00000000" w:rsidRPr="00000000" w14:paraId="00001233">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123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4b70o2vrcme6" w:id="221"/>
      <w:bookmarkEnd w:id="221"/>
      <w:r w:rsidDel="00000000" w:rsidR="00000000" w:rsidRPr="00000000">
        <w:rPr>
          <w:sz w:val="22"/>
          <w:szCs w:val="22"/>
          <w:rtl w:val="0"/>
        </w:rPr>
        <w:t xml:space="preserve">18.28.</w:t>
      </w:r>
      <w:r w:rsidDel="00000000" w:rsidR="00000000" w:rsidRPr="00000000">
        <w:rPr>
          <w:sz w:val="22"/>
          <w:szCs w:val="22"/>
          <w:rtl w:val="0"/>
        </w:rPr>
        <w:t xml:space="preserve">       </w:t>
      </w:r>
      <w:r w:rsidDel="00000000" w:rsidR="00000000" w:rsidRPr="00000000">
        <w:rPr>
          <w:sz w:val="22"/>
          <w:szCs w:val="22"/>
          <w:rtl w:val="0"/>
        </w:rPr>
        <w:t xml:space="preserve">Defect Code</w:t>
      </w:r>
    </w:p>
    <w:p w:rsidR="00000000" w:rsidDel="00000000" w:rsidP="00000000" w:rsidRDefault="00000000" w:rsidRPr="00000000" w14:paraId="00001235">
      <w:pPr>
        <w:spacing w:after="0" w:lineRule="auto"/>
        <w:ind w:left="880" w:firstLine="420"/>
        <w:rPr>
          <w:sz w:val="21"/>
          <w:szCs w:val="21"/>
        </w:rPr>
      </w:pPr>
      <w:r w:rsidDel="00000000" w:rsidR="00000000" w:rsidRPr="00000000">
        <w:rPr>
          <w:b w:val="1"/>
          <w:bCs w:val="1"/>
          <w:sz w:val="21"/>
          <w:szCs w:val="21"/>
          <w:rtl w:val="0"/>
        </w:rPr>
        <w:t xml:space="preserve">AS </w:t>
      </w:r>
      <w:r w:rsidDel="00000000" w:rsidR="00000000" w:rsidRPr="00000000">
        <w:rPr>
          <w:sz w:val="21"/>
          <w:szCs w:val="21"/>
          <w:rtl w:val="0"/>
        </w:rPr>
        <w:t xml:space="preserve">CRA Team</w:t>
      </w:r>
      <w:r w:rsidDel="00000000" w:rsidR="00000000" w:rsidRPr="00000000">
        <w:rPr>
          <w:b w:val="1"/>
          <w:bCs w:val="1"/>
          <w:sz w:val="21"/>
          <w:szCs w:val="21"/>
          <w:rtl w:val="0"/>
        </w:rPr>
        <w:t xml:space="preserve"> I WANT </w:t>
      </w:r>
      <w:r w:rsidDel="00000000" w:rsidR="00000000" w:rsidRPr="00000000">
        <w:rPr>
          <w:sz w:val="21"/>
          <w:szCs w:val="21"/>
          <w:rtl w:val="0"/>
        </w:rPr>
        <w:t xml:space="preserve">system to support configurate Defect Code and corresponding reason, </w:t>
      </w:r>
      <w:r w:rsidDel="00000000" w:rsidR="00000000" w:rsidRPr="00000000">
        <w:rPr>
          <w:b w:val="1"/>
          <w:bCs w:val="1"/>
          <w:sz w:val="21"/>
          <w:szCs w:val="21"/>
          <w:rtl w:val="0"/>
        </w:rPr>
        <w:t xml:space="preserve">IN ORDER TO </w:t>
      </w:r>
      <w:r w:rsidDel="00000000" w:rsidR="00000000" w:rsidRPr="00000000">
        <w:rPr>
          <w:sz w:val="21"/>
          <w:szCs w:val="21"/>
          <w:rtl w:val="0"/>
        </w:rPr>
        <w:t xml:space="preserve">display specific reason and to use when create new defect.</w:t>
      </w:r>
    </w:p>
    <w:p w:rsidR="00000000" w:rsidDel="00000000" w:rsidP="00000000" w:rsidRDefault="00000000" w:rsidRPr="00000000" w14:paraId="00001236">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1237">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Follow CRA current defect code definition and management structure</w:t>
      </w:r>
    </w:p>
    <w:p w:rsidR="00000000" w:rsidDel="00000000" w:rsidP="00000000" w:rsidRDefault="00000000" w:rsidRPr="00000000" w14:paraId="00001238">
      <w:pPr>
        <w:spacing w:after="0" w:lineRule="auto"/>
        <w:ind w:left="2500" w:hanging="440"/>
        <w:rPr>
          <w:sz w:val="21"/>
          <w:szCs w:val="21"/>
        </w:rPr>
      </w:pPr>
      <w:r w:rsidDel="00000000" w:rsidR="00000000" w:rsidRPr="00000000">
        <w:rPr>
          <w:rFonts w:ascii="Arial Unicode MS" w:cs="Arial Unicode MS" w:eastAsia="Arial Unicode MS" w:hAnsi="Arial Unicode MS"/>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DEFECT_ID, DEFECT_CODE, DEFECT_CATEGORY, DEFECT_TYPE</w:t>
      </w:r>
    </w:p>
    <w:p w:rsidR="00000000" w:rsidDel="00000000" w:rsidP="00000000" w:rsidRDefault="00000000" w:rsidRPr="00000000" w14:paraId="00001239">
      <w:pPr>
        <w:spacing w:after="0" w:lineRule="auto"/>
        <w:ind w:left="2500" w:hanging="440"/>
        <w:rPr>
          <w:sz w:val="21"/>
          <w:szCs w:val="21"/>
        </w:rPr>
      </w:pPr>
      <w:r w:rsidDel="00000000" w:rsidR="00000000" w:rsidRPr="00000000">
        <w:rPr>
          <w:rFonts w:ascii="Arial Unicode MS" w:cs="Arial Unicode MS" w:eastAsia="Arial Unicode MS" w:hAnsi="Arial Unicode MS"/>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Existing Defect codes continue to be used.</w:t>
      </w:r>
    </w:p>
    <w:p w:rsidR="00000000" w:rsidDel="00000000" w:rsidP="00000000" w:rsidRDefault="00000000" w:rsidRPr="00000000" w14:paraId="0000123A">
      <w:pPr>
        <w:spacing w:after="0" w:lineRule="auto"/>
        <w:ind w:left="2500" w:hanging="440"/>
        <w:rPr>
          <w:sz w:val="21"/>
          <w:szCs w:val="21"/>
        </w:rPr>
      </w:pPr>
      <w:r w:rsidDel="00000000" w:rsidR="00000000" w:rsidRPr="00000000">
        <w:rPr>
          <w:rFonts w:ascii="Arial Unicode MS" w:cs="Arial Unicode MS" w:eastAsia="Arial Unicode MS" w:hAnsi="Arial Unicode MS"/>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 new error scenarios generated by automatic validation rules, define new Defect codes following the existing management structure.</w:t>
      </w:r>
    </w:p>
    <w:p w:rsidR="00000000" w:rsidDel="00000000" w:rsidP="00000000" w:rsidRDefault="00000000" w:rsidRPr="00000000" w14:paraId="0000123B">
      <w:pPr>
        <w:spacing w:after="0"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Examples</w:t>
      </w:r>
    </w:p>
    <w:p w:rsidR="00000000" w:rsidDel="00000000" w:rsidP="00000000" w:rsidRDefault="00000000" w:rsidRPr="00000000" w14:paraId="0000123C">
      <w:pPr>
        <w:spacing w:after="0" w:lineRule="auto"/>
        <w:ind w:left="2400" w:hanging="360"/>
        <w:rPr>
          <w:sz w:val="21"/>
          <w:szCs w:val="21"/>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Existing Scenario:</w:t>
      </w:r>
    </w:p>
    <w:p w:rsidR="00000000" w:rsidDel="00000000" w:rsidP="00000000" w:rsidRDefault="00000000" w:rsidRPr="00000000" w14:paraId="0000123D">
      <w:pPr>
        <w:spacing w:after="0" w:lineRule="auto"/>
        <w:ind w:left="29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Hirer's date in the HP Agreement must be greater than the approval date.</w:t>
      </w:r>
    </w:p>
    <w:p w:rsidR="00000000" w:rsidDel="00000000" w:rsidP="00000000" w:rsidRDefault="00000000" w:rsidRPr="00000000" w14:paraId="0000123E">
      <w:pPr>
        <w:spacing w:after="0" w:lineRule="auto"/>
        <w:ind w:left="298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Corresponding parameters:</w:t>
      </w:r>
    </w:p>
    <w:p w:rsidR="00000000" w:rsidDel="00000000" w:rsidP="00000000" w:rsidRDefault="00000000" w:rsidRPr="00000000" w14:paraId="0000123F">
      <w:pPr>
        <w:spacing w:after="0" w:lineRule="auto"/>
        <w:ind w:left="2540" w:firstLine="0"/>
        <w:rPr>
          <w:sz w:val="21"/>
          <w:szCs w:val="21"/>
        </w:rPr>
      </w:pPr>
      <w:r w:rsidDel="00000000" w:rsidR="00000000" w:rsidRPr="00000000">
        <w:rPr>
          <w:sz w:val="21"/>
          <w:szCs w:val="21"/>
          <w:rtl w:val="0"/>
        </w:rPr>
        <w:t xml:space="preserve">DEFECT_CODE: A130 </w:t>
        <w:tab/>
      </w:r>
    </w:p>
    <w:p w:rsidR="00000000" w:rsidDel="00000000" w:rsidP="00000000" w:rsidRDefault="00000000" w:rsidRPr="00000000" w14:paraId="00001240">
      <w:pPr>
        <w:spacing w:after="0" w:lineRule="auto"/>
        <w:ind w:left="2540" w:firstLine="0"/>
        <w:rPr>
          <w:sz w:val="21"/>
          <w:szCs w:val="21"/>
        </w:rPr>
      </w:pPr>
      <w:r w:rsidDel="00000000" w:rsidR="00000000" w:rsidRPr="00000000">
        <w:rPr>
          <w:sz w:val="21"/>
          <w:szCs w:val="21"/>
          <w:rtl w:val="0"/>
        </w:rPr>
        <w:t xml:space="preserve">DEFECT_CATEGORY: DFC0002 AGREEMENT - MASTER </w:t>
      </w:r>
    </w:p>
    <w:p w:rsidR="00000000" w:rsidDel="00000000" w:rsidP="00000000" w:rsidRDefault="00000000" w:rsidRPr="00000000" w14:paraId="00001241">
      <w:pPr>
        <w:spacing w:after="0" w:lineRule="auto"/>
        <w:ind w:left="2540" w:firstLine="0"/>
        <w:rPr>
          <w:sz w:val="21"/>
          <w:szCs w:val="21"/>
        </w:rPr>
      </w:pPr>
      <w:r w:rsidDel="00000000" w:rsidR="00000000" w:rsidRPr="00000000">
        <w:rPr>
          <w:sz w:val="21"/>
          <w:szCs w:val="21"/>
          <w:rtl w:val="0"/>
        </w:rPr>
        <w:t xml:space="preserve">DEFECT_TYPE: Agreement and all printed documents - Wrongly Dated</w:t>
      </w:r>
    </w:p>
    <w:p w:rsidR="00000000" w:rsidDel="00000000" w:rsidP="00000000" w:rsidRDefault="00000000" w:rsidRPr="00000000" w14:paraId="00001242">
      <w:pPr>
        <w:spacing w:after="0" w:lineRule="auto"/>
        <w:ind w:left="2380" w:hanging="36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New Scenario:</w:t>
      </w:r>
    </w:p>
    <w:p w:rsidR="00000000" w:rsidDel="00000000" w:rsidP="00000000" w:rsidRDefault="00000000" w:rsidRPr="00000000" w14:paraId="00001243">
      <w:pPr>
        <w:spacing w:after="0" w:lineRule="auto"/>
        <w:ind w:left="298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Mapping relationship between the application date and the Application Form Version.</w:t>
      </w:r>
    </w:p>
    <w:p w:rsidR="00000000" w:rsidDel="00000000" w:rsidP="00000000" w:rsidRDefault="00000000" w:rsidRPr="00000000" w14:paraId="00001244">
      <w:pPr>
        <w:spacing w:after="0" w:lineRule="auto"/>
        <w:ind w:left="2980" w:hanging="440"/>
        <w:rPr>
          <w:sz w:val="21"/>
          <w:szCs w:val="21"/>
        </w:rPr>
      </w:pPr>
      <w:r w:rsidDel="00000000" w:rsidR="00000000" w:rsidRPr="00000000">
        <w:rPr>
          <w:sz w:val="21"/>
          <w:szCs w:val="2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Corresponding parameters:</w:t>
      </w:r>
    </w:p>
    <w:p w:rsidR="00000000" w:rsidDel="00000000" w:rsidP="00000000" w:rsidRDefault="00000000" w:rsidRPr="00000000" w14:paraId="00001245">
      <w:pPr>
        <w:spacing w:after="0" w:lineRule="auto"/>
        <w:ind w:left="2540" w:firstLine="0"/>
        <w:rPr>
          <w:sz w:val="21"/>
          <w:szCs w:val="21"/>
        </w:rPr>
      </w:pPr>
      <w:r w:rsidDel="00000000" w:rsidR="00000000" w:rsidRPr="00000000">
        <w:rPr>
          <w:sz w:val="21"/>
          <w:szCs w:val="21"/>
          <w:rtl w:val="0"/>
        </w:rPr>
        <w:t xml:space="preserve">DEFECT_CODE: TBD   </w:t>
        <w:tab/>
      </w:r>
    </w:p>
    <w:p w:rsidR="00000000" w:rsidDel="00000000" w:rsidP="00000000" w:rsidRDefault="00000000" w:rsidRPr="00000000" w14:paraId="00001246">
      <w:pPr>
        <w:spacing w:after="0" w:lineRule="auto"/>
        <w:ind w:left="2540" w:firstLine="0"/>
        <w:rPr>
          <w:sz w:val="21"/>
          <w:szCs w:val="21"/>
        </w:rPr>
      </w:pPr>
      <w:r w:rsidDel="00000000" w:rsidR="00000000" w:rsidRPr="00000000">
        <w:rPr>
          <w:sz w:val="21"/>
          <w:szCs w:val="21"/>
          <w:rtl w:val="0"/>
        </w:rPr>
        <w:t xml:space="preserve">DEFECT_CATEGORY: DFC0002 AGREEMENT - MASTER </w:t>
      </w:r>
    </w:p>
    <w:p w:rsidR="00000000" w:rsidDel="00000000" w:rsidP="00000000" w:rsidRDefault="00000000" w:rsidRPr="00000000" w14:paraId="00001247">
      <w:pPr>
        <w:spacing w:after="0" w:lineRule="auto"/>
        <w:ind w:left="2540" w:firstLine="0"/>
        <w:rPr>
          <w:sz w:val="21"/>
          <w:szCs w:val="21"/>
        </w:rPr>
      </w:pPr>
      <w:r w:rsidDel="00000000" w:rsidR="00000000" w:rsidRPr="00000000">
        <w:rPr>
          <w:sz w:val="21"/>
          <w:szCs w:val="21"/>
          <w:rtl w:val="0"/>
        </w:rPr>
        <w:t xml:space="preserve">DEFECT_TPYE: TBD</w:t>
      </w:r>
    </w:p>
    <w:p w:rsidR="00000000" w:rsidDel="00000000" w:rsidP="00000000" w:rsidRDefault="00000000" w:rsidRPr="00000000" w14:paraId="00001248">
      <w:pPr>
        <w:spacing w:after="0" w:lineRule="auto"/>
        <w:ind w:left="1600" w:hanging="36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Defect Code List refers to Appendix - CRA Business Rules &amp; Defect Code</w:t>
      </w:r>
    </w:p>
    <w:p w:rsidR="00000000" w:rsidDel="00000000" w:rsidP="00000000" w:rsidRDefault="00000000" w:rsidRPr="00000000" w14:paraId="00001249">
      <w:pPr>
        <w:spacing w:after="0" w:lineRule="auto"/>
        <w:ind w:left="1600" w:hanging="360"/>
        <w:rPr>
          <w:b w:val="1"/>
          <w:bCs w:val="1"/>
          <w:sz w:val="21"/>
          <w:szCs w:val="21"/>
        </w:rPr>
      </w:pPr>
      <w:r w:rsidDel="00000000" w:rsidR="00000000" w:rsidRPr="00000000">
        <w:rPr>
          <w:b w:val="1"/>
          <w:bCs w:val="1"/>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Defect Category Common Code</w:t>
      </w:r>
    </w:p>
    <w:p w:rsidR="00000000" w:rsidDel="00000000" w:rsidP="00000000" w:rsidRDefault="00000000" w:rsidRPr="00000000" w14:paraId="0000124A">
      <w:pPr>
        <w:spacing w:after="0" w:line="398.40000000000003"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User pages follow Common Page in Pay off Mode</w:t>
      </w:r>
    </w:p>
    <w:p w:rsidR="00000000" w:rsidDel="00000000" w:rsidP="00000000" w:rsidRDefault="00000000" w:rsidRPr="00000000" w14:paraId="0000124B">
      <w:pPr>
        <w:spacing w:after="0" w:line="398.40000000000003"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Code type: DEFECT_CATEGORY</w:t>
      </w:r>
    </w:p>
    <w:p w:rsidR="00000000" w:rsidDel="00000000" w:rsidP="00000000" w:rsidRDefault="00000000" w:rsidRPr="00000000" w14:paraId="0000124C">
      <w:pPr>
        <w:spacing w:after="0" w:line="398.40000000000003"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Maker and Checker</w:t>
      </w:r>
    </w:p>
    <w:p w:rsidR="00000000" w:rsidDel="00000000" w:rsidP="00000000" w:rsidRDefault="00000000" w:rsidRPr="00000000" w14:paraId="0000124D">
      <w:pPr>
        <w:spacing w:after="0" w:line="398.40000000000003" w:lineRule="auto"/>
        <w:ind w:left="196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Field listactive</w:t>
      </w:r>
    </w:p>
    <w:tbl>
      <w:tblPr>
        <w:tblStyle w:val="Table6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200"/>
        <w:gridCol w:w="1500"/>
        <w:gridCol w:w="960"/>
        <w:gridCol w:w="3825"/>
        <w:tblGridChange w:id="0">
          <w:tblGrid>
            <w:gridCol w:w="1350"/>
            <w:gridCol w:w="1200"/>
            <w:gridCol w:w="1500"/>
            <w:gridCol w:w="960"/>
            <w:gridCol w:w="382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4E">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4F">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50">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51">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52">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3">
            <w:pPr>
              <w:spacing w:after="0" w:lineRule="auto"/>
              <w:ind w:left="0" w:firstLine="0"/>
              <w:rPr>
                <w:sz w:val="20"/>
                <w:szCs w:val="20"/>
              </w:rPr>
            </w:pPr>
            <w:r w:rsidDel="00000000" w:rsidR="00000000" w:rsidRPr="00000000">
              <w:rPr>
                <w:sz w:val="20"/>
                <w:szCs w:val="20"/>
                <w:rtl w:val="0"/>
              </w:rPr>
              <w:t xml:space="preserve">Start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4">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5">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6">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7">
            <w:pPr>
              <w:spacing w:after="0" w:lineRule="auto"/>
              <w:ind w:left="0" w:firstLine="0"/>
              <w:rPr>
                <w:sz w:val="20"/>
                <w:szCs w:val="20"/>
              </w:rPr>
            </w:pPr>
            <w:r w:rsidDel="00000000" w:rsidR="00000000" w:rsidRPr="00000000">
              <w:rPr>
                <w:sz w:val="20"/>
                <w:szCs w:val="20"/>
                <w:rtl w:val="0"/>
              </w:rPr>
              <w:t xml:space="preserve">The date the Common Code will take effect.</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8">
            <w:pPr>
              <w:spacing w:after="0" w:lineRule="auto"/>
              <w:ind w:left="0" w:firstLine="0"/>
              <w:rPr>
                <w:sz w:val="20"/>
                <w:szCs w:val="20"/>
              </w:rPr>
            </w:pPr>
            <w:r w:rsidDel="00000000" w:rsidR="00000000" w:rsidRPr="00000000">
              <w:rPr>
                <w:sz w:val="20"/>
                <w:szCs w:val="20"/>
                <w:rtl w:val="0"/>
              </w:rPr>
              <w:t xml:space="preserve">Last Date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9">
            <w:pPr>
              <w:spacing w:after="0" w:lineRule="auto"/>
              <w:ind w:left="0" w:firstLine="0"/>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A">
            <w:pPr>
              <w:spacing w:after="0" w:lineRule="auto"/>
              <w:ind w:left="0" w:firstLine="0"/>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B">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C">
            <w:pPr>
              <w:spacing w:after="0" w:lineRule="auto"/>
              <w:ind w:left="0" w:firstLine="0"/>
              <w:rPr>
                <w:sz w:val="20"/>
                <w:szCs w:val="20"/>
              </w:rPr>
            </w:pPr>
            <w:r w:rsidDel="00000000" w:rsidR="00000000" w:rsidRPr="00000000">
              <w:rPr>
                <w:sz w:val="20"/>
                <w:szCs w:val="20"/>
                <w:rtl w:val="0"/>
              </w:rPr>
              <w:t xml:space="preserve">The date the Common Code will expire.</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D">
            <w:pPr>
              <w:spacing w:after="0" w:lineRule="auto"/>
              <w:ind w:left="0" w:firstLine="0"/>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E">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F">
            <w:pPr>
              <w:spacing w:after="0" w:lineRule="auto"/>
              <w:ind w:left="0" w:firstLine="0"/>
              <w:rPr>
                <w:sz w:val="20"/>
                <w:szCs w:val="20"/>
              </w:rPr>
            </w:pPr>
            <w:r w:rsidDel="00000000" w:rsidR="00000000" w:rsidRPr="00000000">
              <w:rPr>
                <w:sz w:val="20"/>
                <w:szCs w:val="20"/>
                <w:rtl w:val="0"/>
              </w:rPr>
              <w:t xml:space="preserve">VARCHAR2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0">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1">
            <w:pPr>
              <w:spacing w:after="0" w:lineRule="auto"/>
              <w:ind w:left="0" w:firstLine="0"/>
              <w:rPr>
                <w:sz w:val="20"/>
                <w:szCs w:val="20"/>
              </w:rPr>
            </w:pPr>
            <w:r w:rsidDel="00000000" w:rsidR="00000000" w:rsidRPr="00000000">
              <w:rPr>
                <w:sz w:val="20"/>
                <w:szCs w:val="20"/>
                <w:rtl w:val="0"/>
              </w:rPr>
              <w:t xml:space="preserve">Primary Key Code for the Configuration.</w:t>
            </w:r>
          </w:p>
        </w:tc>
      </w:tr>
      <w:tr>
        <w:trPr>
          <w:cantSplit w:val="0"/>
          <w:trHeight w:val="5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2">
            <w:pPr>
              <w:spacing w:after="0" w:lineRule="auto"/>
              <w:ind w:left="0" w:firstLine="0"/>
              <w:rPr>
                <w:sz w:val="20"/>
                <w:szCs w:val="20"/>
              </w:rPr>
            </w:pPr>
            <w:r w:rsidDel="00000000" w:rsidR="00000000" w:rsidRPr="00000000">
              <w:rPr>
                <w:sz w:val="20"/>
                <w:szCs w:val="20"/>
                <w:rtl w:val="0"/>
              </w:rPr>
              <w:t xml:space="preserve">Detail 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3">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4">
            <w:pPr>
              <w:spacing w:after="0" w:lineRule="auto"/>
              <w:ind w:left="0" w:firstLine="0"/>
              <w:rPr>
                <w:sz w:val="20"/>
                <w:szCs w:val="20"/>
              </w:rPr>
            </w:pPr>
            <w:r w:rsidDel="00000000" w:rsidR="00000000" w:rsidRPr="00000000">
              <w:rPr>
                <w:sz w:val="20"/>
                <w:szCs w:val="20"/>
                <w:rtl w:val="0"/>
              </w:rPr>
              <w:t xml:space="preserve">VARCHAR2 (50)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5">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6">
            <w:pPr>
              <w:spacing w:after="0" w:lineRule="auto"/>
              <w:ind w:left="0" w:firstLine="0"/>
              <w:rPr>
                <w:sz w:val="20"/>
                <w:szCs w:val="20"/>
              </w:rPr>
            </w:pPr>
            <w:r w:rsidDel="00000000" w:rsidR="00000000" w:rsidRPr="00000000">
              <w:rPr>
                <w:sz w:val="20"/>
                <w:szCs w:val="20"/>
                <w:rtl w:val="0"/>
              </w:rPr>
              <w:t xml:space="preserve">Description to display for the configuration.</w:t>
            </w:r>
          </w:p>
        </w:tc>
      </w:tr>
      <w:tr>
        <w:trPr>
          <w:cantSplit w:val="0"/>
          <w:trHeight w:val="14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7">
            <w:pPr>
              <w:spacing w:after="0" w:lineRule="auto"/>
              <w:ind w:left="0" w:firstLine="0"/>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8">
            <w:pPr>
              <w:spacing w:after="0" w:lineRule="auto"/>
              <w:ind w:left="0" w:firstLine="0"/>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9">
            <w:pPr>
              <w:spacing w:after="0" w:lineRule="auto"/>
              <w:ind w:left="0" w:firstLine="0"/>
              <w:rPr>
                <w:sz w:val="20"/>
                <w:szCs w:val="20"/>
              </w:rPr>
            </w:pPr>
            <w:r w:rsidDel="00000000" w:rsidR="00000000" w:rsidRPr="00000000">
              <w:rPr>
                <w:sz w:val="20"/>
                <w:szCs w:val="20"/>
                <w:rtl w:val="0"/>
              </w:rPr>
              <w:t xml:space="preserve">VARCAHR2 (1)</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A">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B">
            <w:pPr>
              <w:spacing w:after="0" w:lineRule="auto"/>
              <w:ind w:left="0" w:firstLine="0"/>
              <w:rPr>
                <w:sz w:val="20"/>
                <w:szCs w:val="20"/>
              </w:rPr>
            </w:pPr>
            <w:r w:rsidDel="00000000" w:rsidR="00000000" w:rsidRPr="00000000">
              <w:rPr>
                <w:sz w:val="20"/>
                <w:szCs w:val="20"/>
                <w:rtl w:val="0"/>
              </w:rPr>
              <w:t xml:space="preserve">Status of the Common Code</w:t>
            </w:r>
          </w:p>
          <w:p w:rsidR="00000000" w:rsidDel="00000000" w:rsidP="00000000" w:rsidRDefault="00000000" w:rsidRPr="00000000" w14:paraId="0000126C">
            <w:pPr>
              <w:spacing w:after="0" w:lineRule="auto"/>
              <w:ind w:left="0" w:firstLine="0"/>
              <w:rPr>
                <w:sz w:val="20"/>
                <w:szCs w:val="20"/>
              </w:rPr>
            </w:pPr>
            <w:r w:rsidDel="00000000" w:rsidR="00000000" w:rsidRPr="00000000">
              <w:rPr>
                <w:sz w:val="20"/>
                <w:szCs w:val="20"/>
                <w:rtl w:val="0"/>
              </w:rPr>
              <w:t xml:space="preserve">A-Active</w:t>
              <w:br w:type="textWrapping"/>
              <w:t xml:space="preserve"> D-Deleted</w:t>
              <w:br w:type="textWrapping"/>
              <w:t xml:space="preserve"> E-Expired</w:t>
              <w:br w:type="textWrapping"/>
              <w:t xml:space="preserve"> I-Inactive</w:t>
            </w:r>
          </w:p>
          <w:p w:rsidR="00000000" w:rsidDel="00000000" w:rsidP="00000000" w:rsidRDefault="00000000" w:rsidRPr="00000000" w14:paraId="0000126D">
            <w:pPr>
              <w:spacing w:after="0" w:lineRule="auto"/>
              <w:ind w:left="0" w:firstLine="0"/>
              <w:rPr>
                <w:sz w:val="20"/>
                <w:szCs w:val="20"/>
              </w:rPr>
            </w:pPr>
            <w:r w:rsidDel="00000000" w:rsidR="00000000" w:rsidRPr="00000000">
              <w:rPr>
                <w:sz w:val="20"/>
                <w:szCs w:val="20"/>
                <w:rtl w:val="0"/>
              </w:rPr>
              <w:t xml:space="preserve">SOURCE_CODE:COMMON_CODE.</w:t>
            </w:r>
            <w:r w:rsidDel="00000000" w:rsidR="00000000" w:rsidRPr="00000000">
              <w:rPr>
                <w:rtl w:val="0"/>
              </w:rPr>
              <w:t xml:space="preserve"> </w:t>
            </w:r>
            <w:r w:rsidDel="00000000" w:rsidR="00000000" w:rsidRPr="00000000">
              <w:rPr>
                <w:sz w:val="20"/>
                <w:szCs w:val="20"/>
                <w:rtl w:val="0"/>
              </w:rPr>
              <w:t xml:space="preserve">DEFECT_STATUS</w:t>
            </w:r>
          </w:p>
        </w:tc>
      </w:tr>
      <w:tr>
        <w:trPr>
          <w:cantSplit w:val="0"/>
          <w:trHeight w:val="159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E">
            <w:pPr>
              <w:spacing w:after="0" w:lineRule="auto"/>
              <w:ind w:left="0" w:firstLine="0"/>
              <w:rPr>
                <w:sz w:val="20"/>
                <w:szCs w:val="20"/>
              </w:rPr>
            </w:pPr>
            <w:r w:rsidDel="00000000" w:rsidR="00000000" w:rsidRPr="00000000">
              <w:rPr>
                <w:sz w:val="20"/>
                <w:szCs w:val="20"/>
                <w:rtl w:val="0"/>
              </w:rPr>
              <w:t xml:space="preserve">Sequence Number</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F">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0">
            <w:pPr>
              <w:spacing w:after="0" w:lineRule="auto"/>
              <w:ind w:left="0" w:firstLine="0"/>
              <w:rPr>
                <w:sz w:val="20"/>
                <w:szCs w:val="20"/>
              </w:rPr>
            </w:pPr>
            <w:r w:rsidDel="00000000" w:rsidR="00000000" w:rsidRPr="00000000">
              <w:rPr>
                <w:sz w:val="20"/>
                <w:szCs w:val="20"/>
                <w:rtl w:val="0"/>
              </w:rPr>
              <w:t xml:space="preserve">NUMBERS (10)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1">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2">
            <w:pPr>
              <w:spacing w:after="0" w:lineRule="auto"/>
              <w:ind w:left="0" w:firstLine="0"/>
              <w:rPr>
                <w:sz w:val="20"/>
                <w:szCs w:val="20"/>
              </w:rPr>
            </w:pPr>
            <w:r w:rsidDel="00000000" w:rsidR="00000000" w:rsidRPr="00000000">
              <w:rPr>
                <w:sz w:val="20"/>
                <w:szCs w:val="20"/>
                <w:rtl w:val="0"/>
              </w:rPr>
              <w:t xml:space="preserve">The sequence order of the parameter. If multiple common codes are configured it will base on the sequence to determine the order.</w:t>
            </w:r>
          </w:p>
        </w:tc>
      </w:tr>
    </w:tbl>
    <w:p w:rsidR="00000000" w:rsidDel="00000000" w:rsidP="00000000" w:rsidRDefault="00000000" w:rsidRPr="00000000" w14:paraId="00001273">
      <w:pPr>
        <w:spacing w:after="0" w:line="398.40000000000003"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1274">
      <w:pPr>
        <w:spacing w:after="0" w:lineRule="auto"/>
        <w:ind w:left="1600" w:hanging="360"/>
        <w:rPr>
          <w:b w:val="1"/>
          <w:bCs w:val="1"/>
          <w:sz w:val="21"/>
          <w:szCs w:val="21"/>
        </w:rPr>
      </w:pPr>
      <w:r w:rsidDel="00000000" w:rsidR="00000000" w:rsidRPr="00000000">
        <w:rPr>
          <w:b w:val="1"/>
          <w:bCs w:val="1"/>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Defect Code</w:t>
      </w:r>
    </w:p>
    <w:p w:rsidR="00000000" w:rsidDel="00000000" w:rsidP="00000000" w:rsidRDefault="00000000" w:rsidRPr="00000000" w14:paraId="00001275">
      <w:pPr>
        <w:spacing w:after="0" w:lineRule="auto"/>
        <w:ind w:left="2120" w:hanging="4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Search Defect Code</w:t>
      </w:r>
    </w:p>
    <w:p w:rsidR="00000000" w:rsidDel="00000000" w:rsidP="00000000" w:rsidRDefault="00000000" w:rsidRPr="00000000" w14:paraId="00001276">
      <w:pPr>
        <w:spacing w:after="0" w:lineRule="auto"/>
        <w:rPr>
          <w:b w:val="1"/>
          <w:bCs w:val="1"/>
          <w:sz w:val="21"/>
          <w:szCs w:val="21"/>
        </w:rPr>
      </w:pPr>
      <w:r w:rsidDel="00000000" w:rsidR="00000000" w:rsidRPr="00000000">
        <w:rPr>
          <w:b w:val="1"/>
          <w:bCs w:val="1"/>
          <w:sz w:val="21"/>
          <w:szCs w:val="21"/>
        </w:rPr>
        <w:drawing>
          <wp:inline distB="114300" distT="114300" distL="114300" distR="114300">
            <wp:extent cx="5727700" cy="1155700"/>
            <wp:effectExtent b="0" l="0" r="0" t="0"/>
            <wp:docPr id="24" name="image7.jpg"/>
            <a:graphic>
              <a:graphicData uri="http://schemas.openxmlformats.org/drawingml/2006/picture">
                <pic:pic>
                  <pic:nvPicPr>
                    <pic:cNvPr id="0" name="image7.jpg"/>
                    <pic:cNvPicPr preferRelativeResize="0"/>
                  </pic:nvPicPr>
                  <pic:blipFill>
                    <a:blip r:embed="rId123"/>
                    <a:srcRect b="0" l="0" r="0" t="0"/>
                    <a:stretch>
                      <a:fillRect/>
                    </a:stretch>
                  </pic:blipFill>
                  <pic:spPr>
                    <a:xfrm>
                      <a:off x="0" y="0"/>
                      <a:ext cx="57277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1277">
      <w:pPr>
        <w:spacing w:after="0" w:lineRule="auto"/>
        <w:rPr>
          <w:b w:val="1"/>
          <w:bCs w:val="1"/>
          <w:sz w:val="21"/>
          <w:szCs w:val="21"/>
        </w:rPr>
      </w:pPr>
      <w:r w:rsidDel="00000000" w:rsidR="00000000" w:rsidRPr="00000000">
        <w:rPr>
          <w:b w:val="1"/>
          <w:bCs w:val="1"/>
          <w:sz w:val="21"/>
          <w:szCs w:val="21"/>
        </w:rPr>
        <w:drawing>
          <wp:inline distB="114300" distT="114300" distL="114300" distR="114300">
            <wp:extent cx="5740400" cy="1054100"/>
            <wp:effectExtent b="0" l="0" r="0" t="0"/>
            <wp:docPr descr="图形用户界面, 应用程序  AI 生成的内容可能不正确。" id="28" name="image13.jpg"/>
            <a:graphic>
              <a:graphicData uri="http://schemas.openxmlformats.org/drawingml/2006/picture">
                <pic:pic>
                  <pic:nvPicPr>
                    <pic:cNvPr descr="图形用户界面, 应用程序  AI 生成的内容可能不正确。" id="0" name="image13.jpg"/>
                    <pic:cNvPicPr preferRelativeResize="0"/>
                  </pic:nvPicPr>
                  <pic:blipFill>
                    <a:blip r:embed="rId124"/>
                    <a:srcRect b="0" l="0" r="0" t="0"/>
                    <a:stretch>
                      <a:fillRect/>
                    </a:stretch>
                  </pic:blipFill>
                  <pic:spPr>
                    <a:xfrm>
                      <a:off x="0" y="0"/>
                      <a:ext cx="57404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1278">
      <w:pPr>
        <w:spacing w:after="0" w:lineRule="auto"/>
        <w:ind w:left="2120" w:hanging="4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Create Defect code</w:t>
      </w:r>
    </w:p>
    <w:p w:rsidR="00000000" w:rsidDel="00000000" w:rsidP="00000000" w:rsidRDefault="00000000" w:rsidRPr="00000000" w14:paraId="00001279">
      <w:pPr>
        <w:spacing w:after="0" w:lineRule="auto"/>
        <w:rPr>
          <w:b w:val="1"/>
          <w:bCs w:val="1"/>
          <w:sz w:val="21"/>
          <w:szCs w:val="21"/>
        </w:rPr>
      </w:pPr>
      <w:r w:rsidDel="00000000" w:rsidR="00000000" w:rsidRPr="00000000">
        <w:rPr>
          <w:b w:val="1"/>
          <w:bCs w:val="1"/>
          <w:sz w:val="21"/>
          <w:szCs w:val="21"/>
        </w:rPr>
        <w:drawing>
          <wp:inline distB="114300" distT="114300" distL="114300" distR="114300">
            <wp:extent cx="5727700" cy="520700"/>
            <wp:effectExtent b="0" l="0" r="0" t="0"/>
            <wp:docPr id="1" name="image23.jpg"/>
            <a:graphic>
              <a:graphicData uri="http://schemas.openxmlformats.org/drawingml/2006/picture">
                <pic:pic>
                  <pic:nvPicPr>
                    <pic:cNvPr id="0" name="image23.jpg"/>
                    <pic:cNvPicPr preferRelativeResize="0"/>
                  </pic:nvPicPr>
                  <pic:blipFill>
                    <a:blip r:embed="rId125"/>
                    <a:srcRect b="0" l="0" r="0" t="0"/>
                    <a:stretch>
                      <a:fillRect/>
                    </a:stretch>
                  </pic:blipFill>
                  <pic:spPr>
                    <a:xfrm>
                      <a:off x="0" y="0"/>
                      <a:ext cx="57277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127A">
      <w:pPr>
        <w:spacing w:after="0" w:lineRule="auto"/>
        <w:ind w:left="2120" w:hanging="440"/>
        <w:rPr>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Support modify and delete defect code</w:t>
      </w:r>
    </w:p>
    <w:p w:rsidR="00000000" w:rsidDel="00000000" w:rsidP="00000000" w:rsidRDefault="00000000" w:rsidRPr="00000000" w14:paraId="0000127B">
      <w:pPr>
        <w:spacing w:after="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127C">
      <w:pPr>
        <w:spacing w:after="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127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554ce8eb2fdz" w:id="222"/>
      <w:bookmarkEnd w:id="222"/>
      <w:r w:rsidDel="00000000" w:rsidR="00000000" w:rsidRPr="00000000">
        <w:rPr>
          <w:sz w:val="22"/>
          <w:szCs w:val="22"/>
          <w:rtl w:val="0"/>
        </w:rPr>
        <w:t xml:space="preserve">18.29.</w:t>
      </w:r>
      <w:r w:rsidDel="00000000" w:rsidR="00000000" w:rsidRPr="00000000">
        <w:rPr>
          <w:sz w:val="22"/>
          <w:szCs w:val="22"/>
          <w:rtl w:val="0"/>
        </w:rPr>
        <w:t xml:space="preserve">       </w:t>
      </w:r>
      <w:r w:rsidDel="00000000" w:rsidR="00000000" w:rsidRPr="00000000">
        <w:rPr>
          <w:sz w:val="22"/>
          <w:szCs w:val="22"/>
          <w:rtl w:val="0"/>
        </w:rPr>
        <w:t xml:space="preserve">Email Notification for Additional Document Day Sequence</w:t>
      </w:r>
    </w:p>
    <w:p w:rsidR="00000000" w:rsidDel="00000000" w:rsidP="00000000" w:rsidRDefault="00000000" w:rsidRPr="00000000" w14:paraId="0000127E">
      <w:pPr>
        <w:numPr>
          <w:ilvl w:val="0"/>
          <w:numId w:val="57"/>
        </w:numPr>
        <w:spacing w:after="0" w:lineRule="auto"/>
        <w:ind w:left="720" w:hanging="360"/>
      </w:pPr>
      <w:r w:rsidDel="00000000" w:rsidR="00000000" w:rsidRPr="00000000">
        <w:rPr>
          <w:rtl w:val="0"/>
        </w:rPr>
        <w:t xml:space="preserve">Constant setting same as GST Tax Code</w:t>
      </w:r>
    </w:p>
    <w:p w:rsidR="00000000" w:rsidDel="00000000" w:rsidP="00000000" w:rsidRDefault="00000000" w:rsidRPr="00000000" w14:paraId="0000127F">
      <w:pPr>
        <w:numPr>
          <w:ilvl w:val="0"/>
          <w:numId w:val="57"/>
        </w:numPr>
        <w:spacing w:after="0" w:lineRule="auto"/>
        <w:ind w:left="720" w:hanging="360"/>
      </w:pPr>
      <w:r w:rsidDel="00000000" w:rsidR="00000000" w:rsidRPr="00000000">
        <w:rPr>
          <w:rtl w:val="0"/>
        </w:rPr>
        <w:t xml:space="preserve">Constant Code: </w:t>
      </w:r>
      <w:r w:rsidDel="00000000" w:rsidR="00000000" w:rsidRPr="00000000">
        <w:rPr>
          <w:sz w:val="21"/>
          <w:szCs w:val="21"/>
          <w:rtl w:val="0"/>
        </w:rPr>
        <w:t xml:space="preserve">NOTIFICATION_DAY_SEQUENCE</w:t>
      </w:r>
    </w:p>
    <w:p w:rsidR="00000000" w:rsidDel="00000000" w:rsidP="00000000" w:rsidRDefault="00000000" w:rsidRPr="00000000" w14:paraId="00001280">
      <w:pPr>
        <w:numPr>
          <w:ilvl w:val="0"/>
          <w:numId w:val="57"/>
        </w:numPr>
        <w:spacing w:after="0" w:lineRule="auto"/>
        <w:ind w:left="720" w:hanging="360"/>
      </w:pPr>
      <w:r w:rsidDel="00000000" w:rsidR="00000000" w:rsidRPr="00000000">
        <w:rPr>
          <w:rtl w:val="0"/>
        </w:rPr>
        <w:t xml:space="preserve">Field</w:t>
      </w:r>
    </w:p>
    <w:tbl>
      <w:tblPr>
        <w:tblStyle w:val="Table6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170"/>
        <w:gridCol w:w="1845"/>
        <w:gridCol w:w="1005"/>
        <w:gridCol w:w="3375"/>
        <w:tblGridChange w:id="0">
          <w:tblGrid>
            <w:gridCol w:w="1425"/>
            <w:gridCol w:w="1170"/>
            <w:gridCol w:w="1845"/>
            <w:gridCol w:w="1005"/>
            <w:gridCol w:w="337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81">
            <w:pPr>
              <w:spacing w:after="0" w:lineRule="auto"/>
              <w:ind w:left="46.299212598425754"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82">
            <w:pPr>
              <w:spacing w:after="0" w:lineRule="auto"/>
              <w:ind w:left="46.299212598425754"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83">
            <w:pPr>
              <w:spacing w:after="0" w:lineRule="auto"/>
              <w:ind w:left="46.299212598425754"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84">
            <w:pPr>
              <w:spacing w:after="0" w:lineRule="auto"/>
              <w:ind w:left="46.299212598425754"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85">
            <w:pPr>
              <w:spacing w:after="0" w:lineRule="auto"/>
              <w:ind w:left="46.299212598425754"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6">
            <w:pPr>
              <w:spacing w:after="0" w:lineRule="auto"/>
              <w:ind w:left="46.299212598425754"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7">
            <w:pPr>
              <w:spacing w:after="0" w:lineRule="auto"/>
              <w:ind w:left="46.299212598425754"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8">
            <w:pPr>
              <w:spacing w:after="0" w:lineRule="auto"/>
              <w:ind w:left="46.299212598425754"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9">
            <w:pPr>
              <w:spacing w:after="0" w:lineRule="auto"/>
              <w:ind w:left="46.299212598425754"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A">
            <w:pPr>
              <w:spacing w:after="0" w:lineRule="auto"/>
              <w:ind w:left="46.299212598425754" w:firstLine="0"/>
              <w:rPr>
                <w:sz w:val="20"/>
                <w:szCs w:val="20"/>
              </w:rPr>
            </w:pPr>
            <w:r w:rsidDel="00000000" w:rsidR="00000000" w:rsidRPr="00000000">
              <w:rPr>
                <w:sz w:val="20"/>
                <w:szCs w:val="20"/>
                <w:rtl w:val="0"/>
              </w:rPr>
              <w:t xml:space="preserve">Description of the Constant</w:t>
            </w:r>
          </w:p>
        </w:tc>
      </w:tr>
      <w:tr>
        <w:trPr>
          <w:cantSplit w:val="0"/>
          <w:trHeight w:val="142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B">
            <w:pPr>
              <w:spacing w:after="0" w:lineRule="auto"/>
              <w:ind w:left="46.299212598425754"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C">
            <w:pPr>
              <w:spacing w:after="0" w:lineRule="auto"/>
              <w:ind w:left="46.299212598425754"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D">
            <w:pPr>
              <w:spacing w:after="0" w:lineRule="auto"/>
              <w:ind w:left="46.299212598425754"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E">
            <w:pPr>
              <w:spacing w:after="0" w:lineRule="auto"/>
              <w:ind w:left="46.299212598425754"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F">
            <w:pPr>
              <w:spacing w:after="60" w:before="60" w:lineRule="auto"/>
              <w:ind w:left="46.299212598425754" w:firstLine="0"/>
              <w:rPr>
                <w:sz w:val="21"/>
                <w:szCs w:val="21"/>
              </w:rPr>
            </w:pPr>
            <w:r w:rsidDel="00000000" w:rsidR="00000000" w:rsidRPr="00000000">
              <w:rPr>
                <w:sz w:val="21"/>
                <w:szCs w:val="21"/>
                <w:rtl w:val="0"/>
              </w:rPr>
              <w:t xml:space="preserve">Configurated in Constant</w:t>
            </w:r>
          </w:p>
          <w:p w:rsidR="00000000" w:rsidDel="00000000" w:rsidP="00000000" w:rsidRDefault="00000000" w:rsidRPr="00000000" w14:paraId="00001290">
            <w:pPr>
              <w:spacing w:after="60" w:before="60" w:lineRule="auto"/>
              <w:ind w:left="46.299212598425754" w:firstLine="0"/>
              <w:rPr>
                <w:sz w:val="21"/>
                <w:szCs w:val="21"/>
              </w:rPr>
            </w:pPr>
            <w:r w:rsidDel="00000000" w:rsidR="00000000" w:rsidRPr="00000000">
              <w:rPr>
                <w:sz w:val="21"/>
                <w:szCs w:val="21"/>
                <w:rtl w:val="0"/>
              </w:rPr>
              <w:t xml:space="preserve">Days post-disbursement to trigger notifications</w:t>
            </w:r>
          </w:p>
          <w:p w:rsidR="00000000" w:rsidDel="00000000" w:rsidP="00000000" w:rsidRDefault="00000000" w:rsidRPr="00000000" w14:paraId="00001291">
            <w:pPr>
              <w:spacing w:after="60" w:before="60" w:lineRule="auto"/>
              <w:ind w:left="46.299212598425754" w:firstLine="0"/>
              <w:rPr>
                <w:sz w:val="21"/>
                <w:szCs w:val="21"/>
              </w:rPr>
            </w:pPr>
            <w:r w:rsidDel="00000000" w:rsidR="00000000" w:rsidRPr="00000000">
              <w:rPr>
                <w:sz w:val="21"/>
                <w:szCs w:val="21"/>
                <w:rtl w:val="0"/>
              </w:rPr>
              <w:t xml:space="preserve">separated by “|”, e.g. 3|5|7</w:t>
            </w:r>
          </w:p>
          <w:p w:rsidR="00000000" w:rsidDel="00000000" w:rsidP="00000000" w:rsidRDefault="00000000" w:rsidRPr="00000000" w14:paraId="00001292">
            <w:pPr>
              <w:spacing w:after="0" w:lineRule="auto"/>
              <w:ind w:left="46.299212598425754"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129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fvw4vg5najm" w:id="223"/>
      <w:bookmarkEnd w:id="223"/>
      <w:r w:rsidDel="00000000" w:rsidR="00000000" w:rsidRPr="00000000">
        <w:rPr>
          <w:sz w:val="22"/>
          <w:szCs w:val="22"/>
          <w:rtl w:val="0"/>
        </w:rPr>
        <w:t xml:space="preserve">18.30.</w:t>
      </w:r>
      <w:r w:rsidDel="00000000" w:rsidR="00000000" w:rsidRPr="00000000">
        <w:rPr>
          <w:sz w:val="22"/>
          <w:szCs w:val="22"/>
          <w:rtl w:val="0"/>
        </w:rPr>
        <w:t xml:space="preserve">       </w:t>
      </w:r>
      <w:r w:rsidDel="00000000" w:rsidR="00000000" w:rsidRPr="00000000">
        <w:rPr>
          <w:sz w:val="22"/>
          <w:szCs w:val="22"/>
          <w:rtl w:val="0"/>
        </w:rPr>
        <w:t xml:space="preserve">Admin fee amount</w:t>
      </w:r>
    </w:p>
    <w:p w:rsidR="00000000" w:rsidDel="00000000" w:rsidP="00000000" w:rsidRDefault="00000000" w:rsidRPr="00000000" w14:paraId="00001294">
      <w:pPr>
        <w:numPr>
          <w:ilvl w:val="0"/>
          <w:numId w:val="77"/>
        </w:numPr>
        <w:spacing w:after="0" w:lineRule="auto"/>
        <w:ind w:left="720" w:hanging="360"/>
      </w:pPr>
      <w:r w:rsidDel="00000000" w:rsidR="00000000" w:rsidRPr="00000000">
        <w:rPr>
          <w:rtl w:val="0"/>
        </w:rPr>
        <w:t xml:space="preserve">Constant setting same as GST Tax Code</w:t>
      </w:r>
    </w:p>
    <w:p w:rsidR="00000000" w:rsidDel="00000000" w:rsidP="00000000" w:rsidRDefault="00000000" w:rsidRPr="00000000" w14:paraId="00001295">
      <w:pPr>
        <w:numPr>
          <w:ilvl w:val="0"/>
          <w:numId w:val="77"/>
        </w:numPr>
        <w:spacing w:after="0" w:lineRule="auto"/>
        <w:ind w:left="720" w:hanging="360"/>
      </w:pPr>
      <w:r w:rsidDel="00000000" w:rsidR="00000000" w:rsidRPr="00000000">
        <w:rPr>
          <w:rtl w:val="0"/>
        </w:rPr>
        <w:t xml:space="preserve">Constant Code: </w:t>
      </w:r>
      <w:r w:rsidDel="00000000" w:rsidR="00000000" w:rsidRPr="00000000">
        <w:rPr>
          <w:sz w:val="21"/>
          <w:szCs w:val="21"/>
          <w:rtl w:val="0"/>
        </w:rPr>
        <w:t xml:space="preserve">ADM_FEE_AMOUNT</w:t>
      </w:r>
    </w:p>
    <w:p w:rsidR="00000000" w:rsidDel="00000000" w:rsidP="00000000" w:rsidRDefault="00000000" w:rsidRPr="00000000" w14:paraId="00001296">
      <w:pPr>
        <w:numPr>
          <w:ilvl w:val="0"/>
          <w:numId w:val="77"/>
        </w:numPr>
        <w:spacing w:after="0" w:lineRule="auto"/>
        <w:ind w:left="720" w:hanging="360"/>
      </w:pPr>
      <w:r w:rsidDel="00000000" w:rsidR="00000000" w:rsidRPr="00000000">
        <w:rPr>
          <w:rtl w:val="0"/>
        </w:rPr>
        <w:t xml:space="preserve">Field</w:t>
      </w:r>
    </w:p>
    <w:tbl>
      <w:tblPr>
        <w:tblStyle w:val="Table6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140"/>
        <w:gridCol w:w="1815"/>
        <w:gridCol w:w="975"/>
        <w:gridCol w:w="3495"/>
        <w:tblGridChange w:id="0">
          <w:tblGrid>
            <w:gridCol w:w="1395"/>
            <w:gridCol w:w="1140"/>
            <w:gridCol w:w="1815"/>
            <w:gridCol w:w="975"/>
            <w:gridCol w:w="349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97">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98">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99">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9A">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9B">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C">
            <w:pPr>
              <w:spacing w:after="0" w:lineRule="auto"/>
              <w:ind w:left="0"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D">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E">
            <w:pPr>
              <w:spacing w:after="0" w:lineRule="auto"/>
              <w:ind w:left="0"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F">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0">
            <w:pPr>
              <w:spacing w:after="0" w:lineRule="auto"/>
              <w:ind w:left="0" w:firstLine="0"/>
              <w:rPr>
                <w:sz w:val="20"/>
                <w:szCs w:val="20"/>
              </w:rPr>
            </w:pPr>
            <w:r w:rsidDel="00000000" w:rsidR="00000000" w:rsidRPr="00000000">
              <w:rPr>
                <w:sz w:val="20"/>
                <w:szCs w:val="20"/>
                <w:rtl w:val="0"/>
              </w:rPr>
              <w:t xml:space="preserve">Description of the Constant</w:t>
            </w:r>
          </w:p>
        </w:tc>
      </w:tr>
      <w:tr>
        <w:trPr>
          <w:cantSplit w:val="0"/>
          <w:trHeight w:val="112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1">
            <w:pPr>
              <w:spacing w:after="0" w:lineRule="auto"/>
              <w:ind w:left="0"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2">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3">
            <w:pPr>
              <w:spacing w:after="0" w:lineRule="auto"/>
              <w:ind w:left="0"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4">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5">
            <w:pPr>
              <w:spacing w:after="60" w:before="60" w:lineRule="auto"/>
              <w:ind w:left="0" w:firstLine="0"/>
              <w:rPr>
                <w:sz w:val="21"/>
                <w:szCs w:val="21"/>
              </w:rPr>
            </w:pPr>
            <w:r w:rsidDel="00000000" w:rsidR="00000000" w:rsidRPr="00000000">
              <w:rPr>
                <w:sz w:val="21"/>
                <w:szCs w:val="21"/>
                <w:rtl w:val="0"/>
              </w:rPr>
              <w:t xml:space="preserve">Configurated in Constant</w:t>
            </w:r>
          </w:p>
          <w:p w:rsidR="00000000" w:rsidDel="00000000" w:rsidP="00000000" w:rsidRDefault="00000000" w:rsidRPr="00000000" w14:paraId="000012A6">
            <w:pPr>
              <w:spacing w:after="60" w:before="60" w:lineRule="auto"/>
              <w:ind w:left="0" w:firstLine="0"/>
              <w:rPr>
                <w:sz w:val="21"/>
                <w:szCs w:val="21"/>
              </w:rPr>
            </w:pPr>
            <w:r w:rsidDel="00000000" w:rsidR="00000000" w:rsidRPr="00000000">
              <w:rPr>
                <w:sz w:val="21"/>
                <w:szCs w:val="21"/>
                <w:rtl w:val="0"/>
              </w:rPr>
              <w:t xml:space="preserve">ADM_FEE_AMOUNT, used in CRA Expert Rule Validation.</w:t>
            </w:r>
          </w:p>
          <w:p w:rsidR="00000000" w:rsidDel="00000000" w:rsidP="00000000" w:rsidRDefault="00000000" w:rsidRPr="00000000" w14:paraId="000012A7">
            <w:pPr>
              <w:spacing w:after="0" w:lineRule="auto"/>
              <w:ind w:left="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12A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s641n7js9p4r" w:id="224"/>
      <w:bookmarkEnd w:id="224"/>
      <w:r w:rsidDel="00000000" w:rsidR="00000000" w:rsidRPr="00000000">
        <w:rPr>
          <w:sz w:val="22"/>
          <w:szCs w:val="22"/>
          <w:rtl w:val="0"/>
        </w:rPr>
        <w:t xml:space="preserve">18.31.</w:t>
      </w:r>
      <w:r w:rsidDel="00000000" w:rsidR="00000000" w:rsidRPr="00000000">
        <w:rPr>
          <w:sz w:val="22"/>
          <w:szCs w:val="22"/>
          <w:rtl w:val="0"/>
        </w:rPr>
        <w:t xml:space="preserve">       </w:t>
      </w:r>
      <w:r w:rsidDel="00000000" w:rsidR="00000000" w:rsidRPr="00000000">
        <w:rPr>
          <w:sz w:val="22"/>
          <w:szCs w:val="22"/>
          <w:rtl w:val="0"/>
        </w:rPr>
        <w:t xml:space="preserve">MOF Upper Limit</w:t>
      </w:r>
    </w:p>
    <w:p w:rsidR="00000000" w:rsidDel="00000000" w:rsidP="00000000" w:rsidRDefault="00000000" w:rsidRPr="00000000" w14:paraId="000012A9">
      <w:pPr>
        <w:numPr>
          <w:ilvl w:val="0"/>
          <w:numId w:val="55"/>
        </w:numPr>
        <w:spacing w:after="0" w:lineRule="auto"/>
        <w:ind w:left="720" w:hanging="360"/>
      </w:pPr>
      <w:r w:rsidDel="00000000" w:rsidR="00000000" w:rsidRPr="00000000">
        <w:rPr>
          <w:rtl w:val="0"/>
        </w:rPr>
        <w:t xml:space="preserve">Constant setting same as GST Tax Code</w:t>
      </w:r>
    </w:p>
    <w:p w:rsidR="00000000" w:rsidDel="00000000" w:rsidP="00000000" w:rsidRDefault="00000000" w:rsidRPr="00000000" w14:paraId="000012AA">
      <w:pPr>
        <w:numPr>
          <w:ilvl w:val="0"/>
          <w:numId w:val="55"/>
        </w:numPr>
        <w:spacing w:after="0" w:lineRule="auto"/>
        <w:ind w:left="720" w:hanging="360"/>
      </w:pPr>
      <w:r w:rsidDel="00000000" w:rsidR="00000000" w:rsidRPr="00000000">
        <w:rPr>
          <w:rtl w:val="0"/>
        </w:rPr>
        <w:t xml:space="preserve">Constant Code: </w:t>
      </w:r>
      <w:r w:rsidDel="00000000" w:rsidR="00000000" w:rsidRPr="00000000">
        <w:rPr>
          <w:sz w:val="21"/>
          <w:szCs w:val="21"/>
          <w:rtl w:val="0"/>
        </w:rPr>
        <w:t xml:space="preserve">MOF_UPPER_LIMIT</w:t>
      </w:r>
    </w:p>
    <w:p w:rsidR="00000000" w:rsidDel="00000000" w:rsidP="00000000" w:rsidRDefault="00000000" w:rsidRPr="00000000" w14:paraId="000012AB">
      <w:pPr>
        <w:numPr>
          <w:ilvl w:val="0"/>
          <w:numId w:val="55"/>
        </w:numPr>
        <w:spacing w:after="0" w:lineRule="auto"/>
        <w:ind w:left="720" w:hanging="360"/>
      </w:pPr>
      <w:r w:rsidDel="00000000" w:rsidR="00000000" w:rsidRPr="00000000">
        <w:rPr>
          <w:rtl w:val="0"/>
        </w:rPr>
        <w:t xml:space="preserve">Field</w:t>
      </w:r>
    </w:p>
    <w:tbl>
      <w:tblPr>
        <w:tblStyle w:val="Table7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15"/>
        <w:gridCol w:w="1950"/>
        <w:gridCol w:w="1050"/>
        <w:gridCol w:w="3735"/>
        <w:tblGridChange w:id="0">
          <w:tblGrid>
            <w:gridCol w:w="1500"/>
            <w:gridCol w:w="1215"/>
            <w:gridCol w:w="1950"/>
            <w:gridCol w:w="1050"/>
            <w:gridCol w:w="373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AC">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AD">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AE">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AF">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B0">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1">
            <w:pPr>
              <w:spacing w:after="0" w:lineRule="auto"/>
              <w:ind w:left="0"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2">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3">
            <w:pPr>
              <w:spacing w:after="0" w:lineRule="auto"/>
              <w:ind w:left="0"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4">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5">
            <w:pPr>
              <w:spacing w:after="0" w:lineRule="auto"/>
              <w:ind w:left="0" w:firstLine="0"/>
              <w:rPr>
                <w:sz w:val="20"/>
                <w:szCs w:val="20"/>
              </w:rPr>
            </w:pPr>
            <w:r w:rsidDel="00000000" w:rsidR="00000000" w:rsidRPr="00000000">
              <w:rPr>
                <w:sz w:val="20"/>
                <w:szCs w:val="20"/>
                <w:rtl w:val="0"/>
              </w:rPr>
              <w:t xml:space="preserve">Description of the Constant</w:t>
            </w:r>
          </w:p>
        </w:tc>
      </w:tr>
      <w:tr>
        <w:trPr>
          <w:cantSplit w:val="0"/>
          <w:trHeight w:val="112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6">
            <w:pPr>
              <w:spacing w:after="0" w:lineRule="auto"/>
              <w:ind w:left="0"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7">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8">
            <w:pPr>
              <w:spacing w:after="0" w:lineRule="auto"/>
              <w:ind w:left="0"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9">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A">
            <w:pPr>
              <w:spacing w:after="60" w:before="60" w:lineRule="auto"/>
              <w:ind w:left="0" w:firstLine="0"/>
              <w:rPr>
                <w:sz w:val="21"/>
                <w:szCs w:val="21"/>
              </w:rPr>
            </w:pPr>
            <w:r w:rsidDel="00000000" w:rsidR="00000000" w:rsidRPr="00000000">
              <w:rPr>
                <w:sz w:val="21"/>
                <w:szCs w:val="21"/>
                <w:rtl w:val="0"/>
              </w:rPr>
              <w:t xml:space="preserve">Configurated in Constant</w:t>
            </w:r>
          </w:p>
          <w:p w:rsidR="00000000" w:rsidDel="00000000" w:rsidP="00000000" w:rsidRDefault="00000000" w:rsidRPr="00000000" w14:paraId="000012BB">
            <w:pPr>
              <w:spacing w:after="60" w:before="60" w:lineRule="auto"/>
              <w:ind w:left="0" w:firstLine="0"/>
              <w:rPr>
                <w:sz w:val="21"/>
                <w:szCs w:val="21"/>
              </w:rPr>
            </w:pPr>
            <w:r w:rsidDel="00000000" w:rsidR="00000000" w:rsidRPr="00000000">
              <w:rPr>
                <w:sz w:val="21"/>
                <w:szCs w:val="21"/>
                <w:rtl w:val="0"/>
              </w:rPr>
              <w:t xml:space="preserve">MOF_UPPER_LIMIT, used in MOF validation.</w:t>
            </w:r>
          </w:p>
          <w:p w:rsidR="00000000" w:rsidDel="00000000" w:rsidP="00000000" w:rsidRDefault="00000000" w:rsidRPr="00000000" w14:paraId="000012BC">
            <w:pPr>
              <w:spacing w:after="0" w:lineRule="auto"/>
              <w:ind w:left="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12B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gm7txxq891xd" w:id="225"/>
      <w:bookmarkEnd w:id="225"/>
      <w:r w:rsidDel="00000000" w:rsidR="00000000" w:rsidRPr="00000000">
        <w:rPr>
          <w:sz w:val="22"/>
          <w:szCs w:val="22"/>
          <w:rtl w:val="0"/>
        </w:rPr>
        <w:t xml:space="preserve">18.32.</w:t>
      </w:r>
      <w:r w:rsidDel="00000000" w:rsidR="00000000" w:rsidRPr="00000000">
        <w:rPr>
          <w:sz w:val="22"/>
          <w:szCs w:val="22"/>
          <w:rtl w:val="0"/>
        </w:rPr>
        <w:t xml:space="preserve">       </w:t>
      </w:r>
      <w:r w:rsidDel="00000000" w:rsidR="00000000" w:rsidRPr="00000000">
        <w:rPr>
          <w:sz w:val="22"/>
          <w:szCs w:val="22"/>
          <w:rtl w:val="0"/>
        </w:rPr>
        <w:t xml:space="preserve"> FIS Auto Inquiry Span</w:t>
      </w:r>
    </w:p>
    <w:p w:rsidR="00000000" w:rsidDel="00000000" w:rsidP="00000000" w:rsidRDefault="00000000" w:rsidRPr="00000000" w14:paraId="000012BE">
      <w:pPr>
        <w:numPr>
          <w:ilvl w:val="0"/>
          <w:numId w:val="45"/>
        </w:numPr>
        <w:spacing w:after="0" w:lineRule="auto"/>
        <w:ind w:left="720" w:hanging="360"/>
      </w:pPr>
      <w:r w:rsidDel="00000000" w:rsidR="00000000" w:rsidRPr="00000000">
        <w:rPr>
          <w:rtl w:val="0"/>
        </w:rPr>
        <w:t xml:space="preserve">Constant setting same as GST Tax Code</w:t>
      </w:r>
    </w:p>
    <w:p w:rsidR="00000000" w:rsidDel="00000000" w:rsidP="00000000" w:rsidRDefault="00000000" w:rsidRPr="00000000" w14:paraId="000012BF">
      <w:pPr>
        <w:numPr>
          <w:ilvl w:val="0"/>
          <w:numId w:val="45"/>
        </w:numPr>
        <w:spacing w:after="0" w:lineRule="auto"/>
        <w:ind w:left="720" w:hanging="360"/>
      </w:pPr>
      <w:r w:rsidDel="00000000" w:rsidR="00000000" w:rsidRPr="00000000">
        <w:rPr>
          <w:rtl w:val="0"/>
        </w:rPr>
        <w:t xml:space="preserve">Constant Code: </w:t>
      </w:r>
      <w:r w:rsidDel="00000000" w:rsidR="00000000" w:rsidRPr="00000000">
        <w:rPr>
          <w:b w:val="1"/>
          <w:bCs w:val="1"/>
          <w:sz w:val="21"/>
          <w:szCs w:val="21"/>
          <w:rtl w:val="0"/>
        </w:rPr>
        <w:t xml:space="preserve">FIS_AUTO_INQUIRY_SPAN</w:t>
      </w:r>
    </w:p>
    <w:p w:rsidR="00000000" w:rsidDel="00000000" w:rsidP="00000000" w:rsidRDefault="00000000" w:rsidRPr="00000000" w14:paraId="000012C0">
      <w:pPr>
        <w:numPr>
          <w:ilvl w:val="0"/>
          <w:numId w:val="45"/>
        </w:numPr>
        <w:spacing w:after="0" w:lineRule="auto"/>
        <w:ind w:left="720" w:hanging="360"/>
      </w:pPr>
      <w:r w:rsidDel="00000000" w:rsidR="00000000" w:rsidRPr="00000000">
        <w:rPr>
          <w:rtl w:val="0"/>
        </w:rPr>
        <w:t xml:space="preserve">Field</w:t>
      </w:r>
    </w:p>
    <w:tbl>
      <w:tblPr>
        <w:tblStyle w:val="Table7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080"/>
        <w:gridCol w:w="1980"/>
        <w:gridCol w:w="1050"/>
        <w:gridCol w:w="3765"/>
        <w:tblGridChange w:id="0">
          <w:tblGrid>
            <w:gridCol w:w="1470"/>
            <w:gridCol w:w="1080"/>
            <w:gridCol w:w="1980"/>
            <w:gridCol w:w="1050"/>
            <w:gridCol w:w="3765"/>
          </w:tblGrid>
        </w:tblGridChange>
      </w:tblGrid>
      <w:tr>
        <w:trPr>
          <w:cantSplit w:val="0"/>
          <w:trHeight w:val="420"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C1">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C2">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C3">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C4">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C5">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28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6">
            <w:pPr>
              <w:spacing w:after="0" w:lineRule="auto"/>
              <w:ind w:left="0"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7">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8">
            <w:pPr>
              <w:spacing w:after="0" w:lineRule="auto"/>
              <w:ind w:left="0"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9">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A">
            <w:pPr>
              <w:spacing w:after="0" w:lineRule="auto"/>
              <w:ind w:left="0" w:firstLine="0"/>
              <w:rPr>
                <w:sz w:val="20"/>
                <w:szCs w:val="20"/>
              </w:rPr>
            </w:pPr>
            <w:r w:rsidDel="00000000" w:rsidR="00000000" w:rsidRPr="00000000">
              <w:rPr>
                <w:sz w:val="20"/>
                <w:szCs w:val="20"/>
                <w:rtl w:val="0"/>
              </w:rPr>
              <w:t xml:space="preserve">Description of the Constant</w:t>
            </w:r>
          </w:p>
        </w:tc>
      </w:tr>
      <w:tr>
        <w:trPr>
          <w:cantSplit w:val="0"/>
          <w:trHeight w:val="1037.9846191406252"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B">
            <w:pPr>
              <w:spacing w:after="0" w:lineRule="auto"/>
              <w:ind w:left="0"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C">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D">
            <w:pPr>
              <w:spacing w:after="0" w:lineRule="auto"/>
              <w:ind w:left="0"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E">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F">
            <w:pPr>
              <w:spacing w:after="60" w:before="60" w:lineRule="auto"/>
              <w:ind w:left="0" w:firstLine="0"/>
              <w:rPr>
                <w:sz w:val="21"/>
                <w:szCs w:val="21"/>
              </w:rPr>
            </w:pPr>
            <w:r w:rsidDel="00000000" w:rsidR="00000000" w:rsidRPr="00000000">
              <w:rPr>
                <w:sz w:val="21"/>
                <w:szCs w:val="21"/>
                <w:rtl w:val="0"/>
              </w:rPr>
              <w:t xml:space="preserve">Configurated in Constant</w:t>
            </w:r>
          </w:p>
          <w:p w:rsidR="00000000" w:rsidDel="00000000" w:rsidP="00000000" w:rsidRDefault="00000000" w:rsidRPr="00000000" w14:paraId="000012D0">
            <w:pPr>
              <w:spacing w:after="60" w:before="60" w:lineRule="auto"/>
              <w:ind w:left="0" w:firstLine="0"/>
              <w:rPr>
                <w:sz w:val="21"/>
                <w:szCs w:val="21"/>
              </w:rPr>
            </w:pPr>
            <w:r w:rsidDel="00000000" w:rsidR="00000000" w:rsidRPr="00000000">
              <w:rPr>
                <w:b w:val="1"/>
                <w:bCs w:val="1"/>
                <w:sz w:val="21"/>
                <w:szCs w:val="21"/>
                <w:rtl w:val="0"/>
              </w:rPr>
              <w:t xml:space="preserve">FIS_AUTO_INQUIRY_SPAN</w:t>
            </w:r>
            <w:r w:rsidDel="00000000" w:rsidR="00000000" w:rsidRPr="00000000">
              <w:rPr>
                <w:sz w:val="21"/>
                <w:szCs w:val="21"/>
                <w:rtl w:val="0"/>
              </w:rPr>
              <w:t xml:space="preserve">, FIS automatic inquiry time span, used to control whether to query the latest result from FIS.</w:t>
            </w:r>
          </w:p>
          <w:p w:rsidR="00000000" w:rsidDel="00000000" w:rsidP="00000000" w:rsidRDefault="00000000" w:rsidRPr="00000000" w14:paraId="000012D1">
            <w:pPr>
              <w:spacing w:after="0" w:lineRule="auto"/>
              <w:ind w:left="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12D2">
      <w:pPr>
        <w:spacing w:after="60" w:before="60" w:lineRule="auto"/>
        <w:rPr/>
      </w:pPr>
      <w:r w:rsidDel="00000000" w:rsidR="00000000" w:rsidRPr="00000000">
        <w:rPr>
          <w:rtl w:val="0"/>
        </w:rPr>
        <w:t xml:space="preserve"> </w:t>
      </w:r>
    </w:p>
    <w:p w:rsidR="00000000" w:rsidDel="00000000" w:rsidP="00000000" w:rsidRDefault="00000000" w:rsidRPr="00000000" w14:paraId="000012D3">
      <w:pPr>
        <w:spacing w:after="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12D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iugquwcnc0d2" w:id="226"/>
      <w:bookmarkEnd w:id="226"/>
      <w:r w:rsidDel="00000000" w:rsidR="00000000" w:rsidRPr="00000000">
        <w:br w:type="page"/>
      </w:r>
      <w:r w:rsidDel="00000000" w:rsidR="00000000" w:rsidRPr="00000000">
        <w:rPr>
          <w:rtl w:val="0"/>
        </w:rPr>
      </w:r>
    </w:p>
    <w:p w:rsidR="00000000" w:rsidDel="00000000" w:rsidP="00000000" w:rsidRDefault="00000000" w:rsidRPr="00000000" w14:paraId="000012D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159q687uqe09" w:id="227"/>
      <w:bookmarkEnd w:id="227"/>
      <w:r w:rsidDel="00000000" w:rsidR="00000000" w:rsidRPr="00000000">
        <w:rPr>
          <w:rFonts w:ascii="Arial Unicode MS" w:cs="Arial Unicode MS" w:eastAsia="Arial Unicode MS" w:hAnsi="Arial Unicode MS"/>
          <w:rtl w:val="0"/>
        </w:rPr>
        <w:t xml:space="preserve">19.【Same as Batch2】Business Switch Maintenance</w:t>
      </w:r>
    </w:p>
    <w:p w:rsidR="00000000" w:rsidDel="00000000" w:rsidP="00000000" w:rsidRDefault="00000000" w:rsidRPr="00000000" w14:paraId="000012D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1"/>
          <w:szCs w:val="21"/>
        </w:rPr>
      </w:pPr>
      <w:bookmarkStart w:colFirst="0" w:colLast="0" w:name="_kz4pr9wimt81" w:id="228"/>
      <w:bookmarkEnd w:id="228"/>
      <w:r w:rsidDel="00000000" w:rsidR="00000000" w:rsidRPr="00000000">
        <w:rPr>
          <w:sz w:val="22"/>
          <w:szCs w:val="22"/>
          <w:rtl w:val="0"/>
        </w:rPr>
        <w:t xml:space="preserve">19.1.</w:t>
      </w:r>
      <w:r w:rsidDel="00000000" w:rsidR="00000000" w:rsidRPr="00000000">
        <w:rPr>
          <w:sz w:val="22"/>
          <w:szCs w:val="22"/>
          <w:rtl w:val="0"/>
        </w:rPr>
        <w:t xml:space="preserve"> </w:t>
      </w:r>
      <w:r w:rsidDel="00000000" w:rsidR="00000000" w:rsidRPr="00000000">
        <w:rPr>
          <w:sz w:val="21"/>
          <w:szCs w:val="21"/>
          <w:rtl w:val="0"/>
        </w:rPr>
        <w:t xml:space="preserve">Expert Rule Switch</w:t>
      </w:r>
    </w:p>
    <w:p w:rsidR="00000000" w:rsidDel="00000000" w:rsidP="00000000" w:rsidRDefault="00000000" w:rsidRPr="00000000" w14:paraId="000012D7">
      <w:pPr>
        <w:rPr/>
      </w:pPr>
      <w:r w:rsidDel="00000000" w:rsidR="00000000" w:rsidRPr="00000000">
        <w:rPr>
          <w:rtl w:val="0"/>
        </w:rPr>
        <w:t xml:space="preserve">Expert Rule validation is provided to facilitate faster Case data entry and processing. The function is enabled by default and is not subject to parameter configuration or switch control. </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cpveegshh0py" w:id="229"/>
      <w:bookmarkEnd w:id="229"/>
      <w:r w:rsidDel="00000000" w:rsidR="00000000" w:rsidRPr="00000000">
        <w:rPr>
          <w:sz w:val="22"/>
          <w:szCs w:val="22"/>
          <w:rtl w:val="0"/>
        </w:rPr>
        <w:t xml:space="preserve">19.2. E-Hakmilik Service Switch</w:t>
      </w:r>
    </w:p>
    <w:p w:rsidR="00000000" w:rsidDel="00000000" w:rsidP="00000000" w:rsidRDefault="00000000" w:rsidRPr="00000000" w14:paraId="000012DA">
      <w:pPr>
        <w:rPr/>
      </w:pPr>
      <w:r w:rsidDel="00000000" w:rsidR="00000000" w:rsidRPr="00000000">
        <w:rPr>
          <w:rtl w:val="0"/>
        </w:rPr>
        <w:t xml:space="preserve">●           Switch parameter management follows General Constant Mode</w:t>
      </w:r>
    </w:p>
    <w:p w:rsidR="00000000" w:rsidDel="00000000" w:rsidP="00000000" w:rsidRDefault="00000000" w:rsidRPr="00000000" w14:paraId="000012DB">
      <w:pPr>
        <w:rPr/>
      </w:pPr>
      <w:r w:rsidDel="00000000" w:rsidR="00000000" w:rsidRPr="00000000">
        <w:rPr>
          <w:rtl w:val="0"/>
        </w:rPr>
        <w:t xml:space="preserve">●           Constant setting same as GST Tax Code</w:t>
      </w:r>
    </w:p>
    <w:p w:rsidR="00000000" w:rsidDel="00000000" w:rsidP="00000000" w:rsidRDefault="00000000" w:rsidRPr="00000000" w14:paraId="000012DC">
      <w:pPr>
        <w:rPr/>
      </w:pPr>
      <w:r w:rsidDel="00000000" w:rsidR="00000000" w:rsidRPr="00000000">
        <w:rPr>
          <w:rtl w:val="0"/>
        </w:rPr>
        <w:t xml:space="preserve">●           Constant Code: EHAK_LODGEMENT_SWITCH</w:t>
      </w:r>
    </w:p>
    <w:p w:rsidR="00000000" w:rsidDel="00000000" w:rsidP="00000000" w:rsidRDefault="00000000" w:rsidRPr="00000000" w14:paraId="000012DD">
      <w:pPr>
        <w:rPr/>
      </w:pPr>
      <w:r w:rsidDel="00000000" w:rsidR="00000000" w:rsidRPr="00000000">
        <w:rPr>
          <w:rtl w:val="0"/>
        </w:rPr>
        <w:t xml:space="preserve">●           Field</w:t>
      </w:r>
    </w:p>
    <w:tbl>
      <w:tblPr>
        <w:tblStyle w:val="Table7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15"/>
        <w:gridCol w:w="2040"/>
        <w:gridCol w:w="1035"/>
        <w:gridCol w:w="2895"/>
        <w:tblGridChange w:id="0">
          <w:tblGrid>
            <w:gridCol w:w="1665"/>
            <w:gridCol w:w="1515"/>
            <w:gridCol w:w="2040"/>
            <w:gridCol w:w="1035"/>
            <w:gridCol w:w="2895"/>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DE">
            <w:pPr>
              <w:spacing w:after="0" w:lineRule="auto"/>
              <w:ind w:left="0" w:right="-104.05511811023601"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DF">
            <w:pPr>
              <w:spacing w:after="0" w:lineRule="auto"/>
              <w:ind w:left="0" w:right="-104.05511811023601"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E0">
            <w:pPr>
              <w:spacing w:after="0" w:lineRule="auto"/>
              <w:ind w:left="0" w:right="-104.05511811023601"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E1">
            <w:pPr>
              <w:spacing w:after="0" w:lineRule="auto"/>
              <w:ind w:left="0" w:right="-104.05511811023601"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E2">
            <w:pPr>
              <w:spacing w:after="0" w:lineRule="auto"/>
              <w:ind w:left="0" w:right="-104.05511811023601"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3">
            <w:pPr>
              <w:spacing w:after="0" w:lineRule="auto"/>
              <w:ind w:left="0" w:right="-104.05511811023601"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4">
            <w:pPr>
              <w:spacing w:after="0" w:lineRule="auto"/>
              <w:ind w:left="0" w:right="-104.05511811023601"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5">
            <w:pPr>
              <w:spacing w:after="0" w:lineRule="auto"/>
              <w:ind w:left="0" w:right="-104.05511811023601"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6">
            <w:pPr>
              <w:spacing w:after="0" w:lineRule="auto"/>
              <w:ind w:left="0" w:right="-104.05511811023601"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7">
            <w:pPr>
              <w:spacing w:after="0" w:lineRule="auto"/>
              <w:ind w:left="0" w:right="-104.05511811023601" w:firstLine="0"/>
              <w:rPr>
                <w:sz w:val="20"/>
                <w:szCs w:val="20"/>
              </w:rPr>
            </w:pPr>
            <w:r w:rsidDel="00000000" w:rsidR="00000000" w:rsidRPr="00000000">
              <w:rPr>
                <w:sz w:val="20"/>
                <w:szCs w:val="20"/>
                <w:rtl w:val="0"/>
              </w:rPr>
              <w:t xml:space="preserve">Description of the Constant</w:t>
            </w:r>
          </w:p>
        </w:tc>
      </w:tr>
      <w:tr>
        <w:trPr>
          <w:cantSplit w:val="0"/>
          <w:trHeight w:val="10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8">
            <w:pPr>
              <w:spacing w:after="0" w:lineRule="auto"/>
              <w:ind w:left="0" w:right="-104.05511811023601"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9">
            <w:pPr>
              <w:spacing w:after="0" w:lineRule="auto"/>
              <w:ind w:left="0" w:right="-104.05511811023601"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A">
            <w:pPr>
              <w:spacing w:after="0" w:lineRule="auto"/>
              <w:ind w:left="0" w:right="-104.05511811023601"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B">
            <w:pPr>
              <w:spacing w:after="0" w:lineRule="auto"/>
              <w:ind w:left="0" w:right="-104.05511811023601"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C">
            <w:pPr>
              <w:spacing w:after="0" w:lineRule="auto"/>
              <w:ind w:left="0" w:right="-104.05511811023601" w:firstLine="0"/>
              <w:rPr>
                <w:sz w:val="20"/>
                <w:szCs w:val="20"/>
              </w:rPr>
            </w:pPr>
            <w:r w:rsidDel="00000000" w:rsidR="00000000" w:rsidRPr="00000000">
              <w:rPr>
                <w:sz w:val="20"/>
                <w:szCs w:val="20"/>
                <w:rtl w:val="0"/>
              </w:rPr>
              <w:t xml:space="preserve">Input:</w:t>
              <w:br w:type="textWrapping"/>
              <w:t xml:space="preserve"> ON – lodgement service is online</w:t>
              <w:br w:type="textWrapping"/>
              <w:t xml:space="preserve"> OFF – lodgement service is offline</w:t>
            </w:r>
          </w:p>
        </w:tc>
      </w:tr>
    </w:tbl>
    <w:p w:rsidR="00000000" w:rsidDel="00000000" w:rsidP="00000000" w:rsidRDefault="00000000" w:rsidRPr="00000000" w14:paraId="000012E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opr55m8aebzx" w:id="230"/>
      <w:bookmarkEnd w:id="230"/>
      <w:r w:rsidDel="00000000" w:rsidR="00000000" w:rsidRPr="00000000">
        <w:rPr>
          <w:rtl w:val="0"/>
        </w:rPr>
      </w:r>
    </w:p>
    <w:p w:rsidR="00000000" w:rsidDel="00000000" w:rsidP="00000000" w:rsidRDefault="00000000" w:rsidRPr="00000000" w14:paraId="000012E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6j4x8crl82tw" w:id="231"/>
      <w:bookmarkEnd w:id="231"/>
      <w:r w:rsidDel="00000000" w:rsidR="00000000" w:rsidRPr="00000000">
        <w:rPr>
          <w:sz w:val="22"/>
          <w:szCs w:val="22"/>
          <w:rtl w:val="0"/>
        </w:rPr>
        <w:t xml:space="preserve">19.3. FIS Inquiry Switch</w:t>
      </w:r>
    </w:p>
    <w:p w:rsidR="00000000" w:rsidDel="00000000" w:rsidP="00000000" w:rsidRDefault="00000000" w:rsidRPr="00000000" w14:paraId="000012EF">
      <w:pPr>
        <w:rPr>
          <w:b w:val="1"/>
          <w:bCs w:val="1"/>
          <w:sz w:val="21"/>
          <w:szCs w:val="21"/>
        </w:rPr>
      </w:pPr>
      <w:r w:rsidDel="00000000" w:rsidR="00000000" w:rsidRPr="00000000">
        <w:rPr>
          <w:rtl w:val="0"/>
        </w:rPr>
        <w:t xml:space="preserve">When FIS Inquiry service is out of service, calling this interface will generate cost without obtaining valid results, so the user needs to turn off this service if necessary</w:t>
      </w: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Switch parameter management follows General Constant Mode</w:t>
      </w:r>
    </w:p>
    <w:p w:rsidR="00000000" w:rsidDel="00000000" w:rsidP="00000000" w:rsidRDefault="00000000" w:rsidRPr="00000000" w14:paraId="000012F1">
      <w:pPr>
        <w:rPr/>
      </w:pPr>
      <w:r w:rsidDel="00000000" w:rsidR="00000000" w:rsidRPr="00000000">
        <w:rPr>
          <w:rtl w:val="0"/>
        </w:rPr>
        <w:t xml:space="preserve">●           Constant setting same as GST Tax Code</w:t>
      </w:r>
    </w:p>
    <w:p w:rsidR="00000000" w:rsidDel="00000000" w:rsidP="00000000" w:rsidRDefault="00000000" w:rsidRPr="00000000" w14:paraId="000012F2">
      <w:pPr>
        <w:rPr/>
      </w:pPr>
      <w:r w:rsidDel="00000000" w:rsidR="00000000" w:rsidRPr="00000000">
        <w:rPr>
          <w:rtl w:val="0"/>
        </w:rPr>
        <w:t xml:space="preserve">●           Constant Code: FIS_INQUIRY_SWITCH</w:t>
      </w:r>
    </w:p>
    <w:p w:rsidR="00000000" w:rsidDel="00000000" w:rsidP="00000000" w:rsidRDefault="00000000" w:rsidRPr="00000000" w14:paraId="000012F3">
      <w:pPr>
        <w:rPr/>
      </w:pPr>
      <w:r w:rsidDel="00000000" w:rsidR="00000000" w:rsidRPr="00000000">
        <w:rPr>
          <w:rtl w:val="0"/>
        </w:rPr>
        <w:t xml:space="preserve">●           Field</w:t>
      </w:r>
    </w:p>
    <w:tbl>
      <w:tblPr>
        <w:tblStyle w:val="Table7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15"/>
        <w:gridCol w:w="2040"/>
        <w:gridCol w:w="1035"/>
        <w:gridCol w:w="2550"/>
        <w:tblGridChange w:id="0">
          <w:tblGrid>
            <w:gridCol w:w="1665"/>
            <w:gridCol w:w="1515"/>
            <w:gridCol w:w="2040"/>
            <w:gridCol w:w="1035"/>
            <w:gridCol w:w="2550"/>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F4">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F5">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F6">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F7">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2F8">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9">
            <w:pPr>
              <w:spacing w:after="0" w:lineRule="auto"/>
              <w:ind w:left="18.779527559055964"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A">
            <w:pPr>
              <w:spacing w:after="0" w:lineRule="auto"/>
              <w:ind w:left="18.779527559055964"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B">
            <w:pPr>
              <w:spacing w:after="0" w:lineRule="auto"/>
              <w:ind w:left="18.779527559055964"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C">
            <w:pPr>
              <w:spacing w:after="0" w:lineRule="auto"/>
              <w:ind w:left="18.779527559055964"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D">
            <w:pPr>
              <w:spacing w:after="0" w:lineRule="auto"/>
              <w:ind w:left="18.779527559055964" w:firstLine="0"/>
              <w:rPr>
                <w:sz w:val="20"/>
                <w:szCs w:val="20"/>
              </w:rPr>
            </w:pPr>
            <w:r w:rsidDel="00000000" w:rsidR="00000000" w:rsidRPr="00000000">
              <w:rPr>
                <w:sz w:val="20"/>
                <w:szCs w:val="20"/>
                <w:rtl w:val="0"/>
              </w:rPr>
              <w:t xml:space="preserve">Description of the Constant</w:t>
            </w:r>
          </w:p>
        </w:tc>
      </w:tr>
      <w:tr>
        <w:trPr>
          <w:cantSplit w:val="0"/>
          <w:trHeight w:val="10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E">
            <w:pPr>
              <w:spacing w:after="0" w:lineRule="auto"/>
              <w:ind w:left="18.779527559055964"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F">
            <w:pPr>
              <w:spacing w:after="0" w:lineRule="auto"/>
              <w:ind w:left="18.779527559055964"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0">
            <w:pPr>
              <w:spacing w:after="0" w:lineRule="auto"/>
              <w:ind w:left="18.779527559055964"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1">
            <w:pPr>
              <w:spacing w:after="0" w:lineRule="auto"/>
              <w:ind w:left="18.779527559055964"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2">
            <w:pPr>
              <w:spacing w:after="0" w:lineRule="auto"/>
              <w:ind w:left="18.779527559055964" w:firstLine="0"/>
              <w:rPr>
                <w:sz w:val="20"/>
                <w:szCs w:val="20"/>
              </w:rPr>
            </w:pPr>
            <w:r w:rsidDel="00000000" w:rsidR="00000000" w:rsidRPr="00000000">
              <w:rPr>
                <w:sz w:val="20"/>
                <w:szCs w:val="20"/>
                <w:rtl w:val="0"/>
              </w:rPr>
              <w:t xml:space="preserve">Input:</w:t>
              <w:br w:type="textWrapping"/>
              <w:t xml:space="preserve"> ON – FIS inquiry service is online</w:t>
              <w:br w:type="textWrapping"/>
              <w:t xml:space="preserve"> OFF – FIS inquiry service is offline</w:t>
            </w:r>
          </w:p>
        </w:tc>
      </w:tr>
    </w:tbl>
    <w:p w:rsidR="00000000" w:rsidDel="00000000" w:rsidP="00000000" w:rsidRDefault="00000000" w:rsidRPr="00000000" w14:paraId="0000130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aqxne139a86r" w:id="232"/>
      <w:bookmarkEnd w:id="232"/>
      <w:r w:rsidDel="00000000" w:rsidR="00000000" w:rsidRPr="00000000">
        <w:rPr>
          <w:rtl w:val="0"/>
        </w:rPr>
      </w:r>
    </w:p>
    <w:p w:rsidR="00000000" w:rsidDel="00000000" w:rsidP="00000000" w:rsidRDefault="00000000" w:rsidRPr="00000000" w14:paraId="0000130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6jhw8qfg2ety" w:id="233"/>
      <w:bookmarkEnd w:id="233"/>
      <w:r w:rsidDel="00000000" w:rsidR="00000000" w:rsidRPr="00000000">
        <w:rPr>
          <w:sz w:val="22"/>
          <w:szCs w:val="22"/>
          <w:rtl w:val="0"/>
        </w:rPr>
        <w:t xml:space="preserve">19.4.</w:t>
      </w:r>
      <w:r w:rsidDel="00000000" w:rsidR="00000000" w:rsidRPr="00000000">
        <w:rPr>
          <w:sz w:val="22"/>
          <w:szCs w:val="22"/>
          <w:rtl w:val="0"/>
        </w:rPr>
        <w:t xml:space="preserve">  </w:t>
      </w:r>
      <w:r w:rsidDel="00000000" w:rsidR="00000000" w:rsidRPr="00000000">
        <w:rPr>
          <w:sz w:val="22"/>
          <w:szCs w:val="22"/>
          <w:rtl w:val="0"/>
        </w:rPr>
        <w:t xml:space="preserve">STP SWITCH</w:t>
      </w:r>
    </w:p>
    <w:p w:rsidR="00000000" w:rsidDel="00000000" w:rsidP="00000000" w:rsidRDefault="00000000" w:rsidRPr="00000000" w14:paraId="00001305">
      <w:pPr>
        <w:rPr/>
      </w:pPr>
      <w:r w:rsidDel="00000000" w:rsidR="00000000" w:rsidRPr="00000000">
        <w:rPr>
          <w:rtl w:val="0"/>
        </w:rPr>
        <w:t xml:space="preserve">CRA Team initialize and modify STP SWITCH</w:t>
      </w:r>
    </w:p>
    <w:p w:rsidR="00000000" w:rsidDel="00000000" w:rsidP="00000000" w:rsidRDefault="00000000" w:rsidRPr="00000000" w14:paraId="00001306">
      <w:pPr>
        <w:numPr>
          <w:ilvl w:val="0"/>
          <w:numId w:val="22"/>
        </w:numPr>
        <w:spacing w:after="0" w:lineRule="auto"/>
        <w:ind w:left="720" w:hanging="360"/>
        <w:rPr>
          <w:u w:val="none"/>
        </w:rPr>
      </w:pPr>
      <w:r w:rsidDel="00000000" w:rsidR="00000000" w:rsidRPr="00000000">
        <w:rPr>
          <w:rtl w:val="0"/>
        </w:rPr>
        <w:t xml:space="preserve">Switch parameter management follows General Constant Mode</w:t>
      </w:r>
    </w:p>
    <w:p w:rsidR="00000000" w:rsidDel="00000000" w:rsidP="00000000" w:rsidRDefault="00000000" w:rsidRPr="00000000" w14:paraId="00001307">
      <w:pPr>
        <w:numPr>
          <w:ilvl w:val="0"/>
          <w:numId w:val="22"/>
        </w:numPr>
        <w:spacing w:after="0" w:lineRule="auto"/>
        <w:ind w:left="720" w:hanging="360"/>
        <w:rPr>
          <w:u w:val="none"/>
        </w:rPr>
      </w:pPr>
      <w:r w:rsidDel="00000000" w:rsidR="00000000" w:rsidRPr="00000000">
        <w:rPr>
          <w:rtl w:val="0"/>
        </w:rPr>
        <w:t xml:space="preserve">Constant setting same as GST Tax Code</w:t>
      </w:r>
    </w:p>
    <w:p w:rsidR="00000000" w:rsidDel="00000000" w:rsidP="00000000" w:rsidRDefault="00000000" w:rsidRPr="00000000" w14:paraId="00001308">
      <w:pPr>
        <w:numPr>
          <w:ilvl w:val="0"/>
          <w:numId w:val="22"/>
        </w:numPr>
        <w:spacing w:after="0" w:lineRule="auto"/>
        <w:ind w:left="720" w:hanging="360"/>
        <w:rPr>
          <w:u w:val="none"/>
        </w:rPr>
      </w:pPr>
      <w:r w:rsidDel="00000000" w:rsidR="00000000" w:rsidRPr="00000000">
        <w:rPr>
          <w:rtl w:val="0"/>
        </w:rPr>
        <w:t xml:space="preserve">Constant Code: STP_SWITCH</w:t>
      </w:r>
    </w:p>
    <w:p w:rsidR="00000000" w:rsidDel="00000000" w:rsidP="00000000" w:rsidRDefault="00000000" w:rsidRPr="00000000" w14:paraId="00001309">
      <w:pPr>
        <w:numPr>
          <w:ilvl w:val="0"/>
          <w:numId w:val="22"/>
        </w:numPr>
        <w:spacing w:after="0" w:lineRule="auto"/>
        <w:ind w:left="720" w:hanging="360"/>
        <w:rPr>
          <w:u w:val="none"/>
        </w:rPr>
      </w:pPr>
      <w:r w:rsidDel="00000000" w:rsidR="00000000" w:rsidRPr="00000000">
        <w:rPr>
          <w:rtl w:val="0"/>
        </w:rPr>
        <w:t xml:space="preserve">Field</w:t>
      </w:r>
    </w:p>
    <w:tbl>
      <w:tblPr>
        <w:tblStyle w:val="Table7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15"/>
        <w:gridCol w:w="2040"/>
        <w:gridCol w:w="1035"/>
        <w:gridCol w:w="2550"/>
        <w:tblGridChange w:id="0">
          <w:tblGrid>
            <w:gridCol w:w="1665"/>
            <w:gridCol w:w="1515"/>
            <w:gridCol w:w="2040"/>
            <w:gridCol w:w="1035"/>
            <w:gridCol w:w="2550"/>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0A">
            <w:pPr>
              <w:spacing w:after="0" w:lineRule="auto"/>
              <w:ind w:left="0"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0B">
            <w:pPr>
              <w:spacing w:after="0" w:lineRule="auto"/>
              <w:ind w:left="0"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0C">
            <w:pPr>
              <w:spacing w:after="0" w:lineRule="auto"/>
              <w:ind w:left="0"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0D">
            <w:pPr>
              <w:spacing w:after="0" w:lineRule="auto"/>
              <w:ind w:left="0"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0E">
            <w:pPr>
              <w:spacing w:after="0" w:lineRule="auto"/>
              <w:ind w:left="0"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F">
            <w:pPr>
              <w:spacing w:after="0" w:lineRule="auto"/>
              <w:ind w:left="0"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0">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1">
            <w:pPr>
              <w:spacing w:after="0" w:lineRule="auto"/>
              <w:ind w:left="0"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2">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3">
            <w:pPr>
              <w:spacing w:after="0" w:lineRule="auto"/>
              <w:ind w:left="0" w:firstLine="0"/>
              <w:rPr>
                <w:sz w:val="20"/>
                <w:szCs w:val="20"/>
              </w:rPr>
            </w:pPr>
            <w:r w:rsidDel="00000000" w:rsidR="00000000" w:rsidRPr="00000000">
              <w:rPr>
                <w:sz w:val="20"/>
                <w:szCs w:val="20"/>
                <w:rtl w:val="0"/>
              </w:rPr>
              <w:t xml:space="preserve">Description of the Constant</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4">
            <w:pPr>
              <w:spacing w:after="0" w:lineRule="auto"/>
              <w:ind w:left="0"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5">
            <w:pPr>
              <w:spacing w:after="0" w:lineRule="auto"/>
              <w:ind w:left="0"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6">
            <w:pPr>
              <w:spacing w:after="0" w:lineRule="auto"/>
              <w:ind w:left="0"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7">
            <w:pPr>
              <w:spacing w:after="0" w:lineRule="auto"/>
              <w:ind w:left="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8">
            <w:pPr>
              <w:spacing w:after="0" w:lineRule="auto"/>
              <w:ind w:left="0" w:firstLine="0"/>
              <w:rPr>
                <w:sz w:val="20"/>
                <w:szCs w:val="20"/>
              </w:rPr>
            </w:pPr>
            <w:r w:rsidDel="00000000" w:rsidR="00000000" w:rsidRPr="00000000">
              <w:rPr>
                <w:sz w:val="20"/>
                <w:szCs w:val="20"/>
                <w:rtl w:val="0"/>
              </w:rPr>
              <w:t xml:space="preserve">Input:</w:t>
              <w:br w:type="textWrapping"/>
              <w:t xml:space="preserve"> ON – Apply STP</w:t>
              <w:br w:type="textWrapping"/>
              <w:t xml:space="preserve"> OFF – Do Not Apply STP</w:t>
            </w:r>
          </w:p>
        </w:tc>
      </w:tr>
    </w:tbl>
    <w:p w:rsidR="00000000" w:rsidDel="00000000" w:rsidP="00000000" w:rsidRDefault="00000000" w:rsidRPr="00000000" w14:paraId="000013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153.54330708661507" w:hanging="360"/>
        <w:jc w:val="left"/>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Initialized to </w:t>
      </w:r>
      <w:r w:rsidDel="00000000" w:rsidR="00000000" w:rsidRPr="00000000">
        <w:rPr>
          <w:rtl w:val="0"/>
        </w:rPr>
        <w:t xml:space="preserve">OFF</w:t>
      </w:r>
      <w:r w:rsidDel="00000000" w:rsidR="00000000" w:rsidRPr="00000000">
        <w:rPr>
          <w:sz w:val="21"/>
          <w:szCs w:val="21"/>
          <w:rtl w:val="0"/>
        </w:rPr>
        <w:t xml:space="preserve"> as </w:t>
      </w:r>
      <w:r w:rsidDel="00000000" w:rsidR="00000000" w:rsidRPr="00000000">
        <w:rPr>
          <w:rtl w:val="0"/>
        </w:rPr>
        <w:t xml:space="preserve">default</w:t>
      </w:r>
      <w:r w:rsidDel="00000000" w:rsidR="00000000" w:rsidRPr="00000000">
        <w:rPr>
          <w:rtl w:val="0"/>
        </w:rPr>
      </w:r>
    </w:p>
    <w:p w:rsidR="00000000" w:rsidDel="00000000" w:rsidP="00000000" w:rsidRDefault="00000000" w:rsidRPr="00000000" w14:paraId="0000131A">
      <w:pPr>
        <w:spacing w:after="0" w:lineRule="auto"/>
        <w:ind w:left="160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31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7s7dkh4ghq8x" w:id="234"/>
      <w:bookmarkEnd w:id="234"/>
      <w:r w:rsidDel="00000000" w:rsidR="00000000" w:rsidRPr="00000000">
        <w:rPr>
          <w:sz w:val="22"/>
          <w:szCs w:val="22"/>
          <w:rtl w:val="0"/>
        </w:rPr>
        <w:t xml:space="preserve">19.5.</w:t>
      </w:r>
      <w:r w:rsidDel="00000000" w:rsidR="00000000" w:rsidRPr="00000000">
        <w:rPr>
          <w:sz w:val="22"/>
          <w:szCs w:val="22"/>
          <w:rtl w:val="0"/>
        </w:rPr>
        <w:t xml:space="preserve"> </w:t>
      </w:r>
      <w:r w:rsidDel="00000000" w:rsidR="00000000" w:rsidRPr="00000000">
        <w:rPr>
          <w:sz w:val="22"/>
          <w:szCs w:val="22"/>
          <w:rtl w:val="0"/>
        </w:rPr>
        <w:t xml:space="preserve">Hirer/Guarantor Document Generation Switch</w:t>
      </w:r>
    </w:p>
    <w:p w:rsidR="00000000" w:rsidDel="00000000" w:rsidP="00000000" w:rsidRDefault="00000000" w:rsidRPr="00000000" w14:paraId="0000131C">
      <w:pPr>
        <w:rPr/>
      </w:pPr>
      <w:r w:rsidDel="00000000" w:rsidR="00000000" w:rsidRPr="00000000">
        <w:rPr>
          <w:rtl w:val="0"/>
        </w:rPr>
        <w:t xml:space="preserve">●        Switch parameter management follows General Constant Mode</w:t>
      </w:r>
    </w:p>
    <w:p w:rsidR="00000000" w:rsidDel="00000000" w:rsidP="00000000" w:rsidRDefault="00000000" w:rsidRPr="00000000" w14:paraId="0000131D">
      <w:pPr>
        <w:rPr/>
      </w:pPr>
      <w:r w:rsidDel="00000000" w:rsidR="00000000" w:rsidRPr="00000000">
        <w:rPr>
          <w:rtl w:val="0"/>
        </w:rPr>
        <w:t xml:space="preserve">●        Constant setting same as GST Tax Code</w:t>
      </w:r>
    </w:p>
    <w:p w:rsidR="00000000" w:rsidDel="00000000" w:rsidP="00000000" w:rsidRDefault="00000000" w:rsidRPr="00000000" w14:paraId="0000131E">
      <w:pPr>
        <w:rPr/>
      </w:pPr>
      <w:r w:rsidDel="00000000" w:rsidR="00000000" w:rsidRPr="00000000">
        <w:rPr>
          <w:rtl w:val="0"/>
        </w:rPr>
        <w:t xml:space="preserve">●        Constant Code: AGREEMENT_DOC_GEN_SWITCH</w:t>
      </w:r>
    </w:p>
    <w:p w:rsidR="00000000" w:rsidDel="00000000" w:rsidP="00000000" w:rsidRDefault="00000000" w:rsidRPr="00000000" w14:paraId="0000131F">
      <w:pPr>
        <w:rPr/>
      </w:pPr>
      <w:r w:rsidDel="00000000" w:rsidR="00000000" w:rsidRPr="00000000">
        <w:rPr>
          <w:rtl w:val="0"/>
        </w:rPr>
        <w:t xml:space="preserve">●        Field</w:t>
      </w:r>
    </w:p>
    <w:tbl>
      <w:tblPr>
        <w:tblStyle w:val="Table7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15"/>
        <w:gridCol w:w="2040"/>
        <w:gridCol w:w="1035"/>
        <w:gridCol w:w="2550"/>
        <w:tblGridChange w:id="0">
          <w:tblGrid>
            <w:gridCol w:w="1665"/>
            <w:gridCol w:w="1515"/>
            <w:gridCol w:w="2040"/>
            <w:gridCol w:w="1035"/>
            <w:gridCol w:w="2550"/>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20">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21">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22">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23">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24">
            <w:pPr>
              <w:spacing w:after="0" w:lineRule="auto"/>
              <w:ind w:left="18.779527559055964" w:firstLine="0"/>
              <w:jc w:val="center"/>
              <w:rPr>
                <w:b w:val="1"/>
                <w:bCs w:val="1"/>
                <w:sz w:val="20"/>
                <w:szCs w:val="20"/>
              </w:rPr>
            </w:pPr>
            <w:r w:rsidDel="00000000" w:rsidR="00000000" w:rsidRPr="00000000">
              <w:rPr>
                <w:b w:val="1"/>
                <w:bCs w:val="1"/>
                <w:sz w:val="20"/>
                <w:szCs w:val="20"/>
                <w:rtl w:val="0"/>
              </w:rPr>
              <w:t xml:space="preserve">Remarks</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5">
            <w:pPr>
              <w:spacing w:after="0" w:lineRule="auto"/>
              <w:ind w:left="18.779527559055964" w:firstLine="0"/>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6">
            <w:pPr>
              <w:spacing w:after="0" w:lineRule="auto"/>
              <w:ind w:left="18.779527559055964"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7">
            <w:pPr>
              <w:spacing w:after="0" w:lineRule="auto"/>
              <w:ind w:left="18.779527559055964" w:firstLine="0"/>
              <w:rPr>
                <w:sz w:val="20"/>
                <w:szCs w:val="20"/>
              </w:rPr>
            </w:pPr>
            <w:r w:rsidDel="00000000" w:rsidR="00000000" w:rsidRPr="00000000">
              <w:rPr>
                <w:sz w:val="20"/>
                <w:szCs w:val="20"/>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8">
            <w:pPr>
              <w:spacing w:after="0" w:lineRule="auto"/>
              <w:ind w:left="18.779527559055964"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9">
            <w:pPr>
              <w:spacing w:after="0" w:lineRule="auto"/>
              <w:ind w:left="18.779527559055964" w:firstLine="0"/>
              <w:rPr>
                <w:sz w:val="20"/>
                <w:szCs w:val="20"/>
              </w:rPr>
            </w:pPr>
            <w:r w:rsidDel="00000000" w:rsidR="00000000" w:rsidRPr="00000000">
              <w:rPr>
                <w:sz w:val="20"/>
                <w:szCs w:val="20"/>
                <w:rtl w:val="0"/>
              </w:rPr>
              <w:t xml:space="preserve">Description of the Constant</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A">
            <w:pPr>
              <w:spacing w:after="0" w:lineRule="auto"/>
              <w:ind w:left="18.779527559055964" w:firstLine="0"/>
              <w:rPr>
                <w:sz w:val="20"/>
                <w:szCs w:val="20"/>
              </w:rPr>
            </w:pPr>
            <w:r w:rsidDel="00000000" w:rsidR="00000000" w:rsidRPr="00000000">
              <w:rPr>
                <w:sz w:val="20"/>
                <w:szCs w:val="20"/>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B">
            <w:pPr>
              <w:spacing w:after="0" w:lineRule="auto"/>
              <w:ind w:left="18.779527559055964" w:firstLine="0"/>
              <w:rPr>
                <w:sz w:val="20"/>
                <w:szCs w:val="20"/>
              </w:rPr>
            </w:pPr>
            <w:r w:rsidDel="00000000" w:rsidR="00000000" w:rsidRPr="00000000">
              <w:rPr>
                <w:sz w:val="20"/>
                <w:szCs w:val="20"/>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C">
            <w:pPr>
              <w:spacing w:after="0" w:lineRule="auto"/>
              <w:ind w:left="18.779527559055964" w:firstLine="0"/>
              <w:rPr>
                <w:sz w:val="20"/>
                <w:szCs w:val="20"/>
              </w:rPr>
            </w:pPr>
            <w:r w:rsidDel="00000000" w:rsidR="00000000" w:rsidRPr="00000000">
              <w:rPr>
                <w:sz w:val="20"/>
                <w:szCs w:val="20"/>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D">
            <w:pPr>
              <w:spacing w:after="0" w:lineRule="auto"/>
              <w:ind w:left="18.779527559055964"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E">
            <w:pPr>
              <w:spacing w:after="0" w:lineRule="auto"/>
              <w:ind w:left="18.779527559055964" w:firstLine="0"/>
              <w:rPr>
                <w:sz w:val="20"/>
                <w:szCs w:val="20"/>
              </w:rPr>
            </w:pPr>
            <w:r w:rsidDel="00000000" w:rsidR="00000000" w:rsidRPr="00000000">
              <w:rPr>
                <w:sz w:val="20"/>
                <w:szCs w:val="20"/>
                <w:rtl w:val="0"/>
              </w:rPr>
              <w:t xml:space="preserve">Input:</w:t>
              <w:br w:type="textWrapping"/>
              <w:t xml:space="preserve"> ON – Generate document for emailing</w:t>
              <w:br w:type="textWrapping"/>
              <w:t xml:space="preserve"> OFF – Do Not Generate</w:t>
            </w:r>
          </w:p>
        </w:tc>
      </w:tr>
    </w:tbl>
    <w:p w:rsidR="00000000" w:rsidDel="00000000" w:rsidP="00000000" w:rsidRDefault="00000000" w:rsidRPr="00000000" w14:paraId="0000132F">
      <w:pPr>
        <w:rPr/>
      </w:pPr>
      <w:r w:rsidDel="00000000" w:rsidR="00000000" w:rsidRPr="00000000">
        <w:rPr>
          <w:rtl w:val="0"/>
        </w:rPr>
        <w:t xml:space="preserve">●        Initialized to ON as default</w:t>
      </w:r>
    </w:p>
    <w:p w:rsidR="00000000" w:rsidDel="00000000" w:rsidP="00000000" w:rsidRDefault="00000000" w:rsidRPr="00000000" w14:paraId="00001330">
      <w:pPr>
        <w:spacing w:after="0" w:lineRule="auto"/>
        <w:ind w:left="160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33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siqqgv20pec0" w:id="235"/>
      <w:bookmarkEnd w:id="235"/>
      <w:r w:rsidDel="00000000" w:rsidR="00000000" w:rsidRPr="00000000">
        <w:rPr>
          <w:sz w:val="22"/>
          <w:szCs w:val="22"/>
          <w:rtl w:val="0"/>
        </w:rPr>
        <w:t xml:space="preserve">19.6.</w:t>
      </w:r>
      <w:r w:rsidDel="00000000" w:rsidR="00000000" w:rsidRPr="00000000">
        <w:rPr>
          <w:sz w:val="22"/>
          <w:szCs w:val="22"/>
          <w:rtl w:val="0"/>
        </w:rPr>
        <w:t xml:space="preserve">  </w:t>
      </w:r>
      <w:r w:rsidDel="00000000" w:rsidR="00000000" w:rsidRPr="00000000">
        <w:rPr>
          <w:sz w:val="22"/>
          <w:szCs w:val="22"/>
          <w:rtl w:val="0"/>
        </w:rPr>
        <w:t xml:space="preserve">Hirer/Guarantor document Email Generation Switch</w:t>
      </w:r>
    </w:p>
    <w:p w:rsidR="00000000" w:rsidDel="00000000" w:rsidP="00000000" w:rsidRDefault="00000000" w:rsidRPr="00000000" w14:paraId="00001332">
      <w:pPr>
        <w:spacing w:after="0" w:lineRule="auto"/>
        <w:ind w:left="1600" w:hanging="360"/>
        <w:rPr>
          <w:b w:val="1"/>
          <w:bCs w:val="1"/>
          <w:sz w:val="21"/>
          <w:szCs w:val="21"/>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           Switch parameter management follows General Constant Mode</w:t>
      </w:r>
    </w:p>
    <w:p w:rsidR="00000000" w:rsidDel="00000000" w:rsidP="00000000" w:rsidRDefault="00000000" w:rsidRPr="00000000" w14:paraId="00001334">
      <w:pPr>
        <w:rPr/>
      </w:pPr>
      <w:r w:rsidDel="00000000" w:rsidR="00000000" w:rsidRPr="00000000">
        <w:rPr>
          <w:rtl w:val="0"/>
        </w:rPr>
        <w:t xml:space="preserve">●           Constant setting same as GST Tax Code</w:t>
      </w:r>
    </w:p>
    <w:p w:rsidR="00000000" w:rsidDel="00000000" w:rsidP="00000000" w:rsidRDefault="00000000" w:rsidRPr="00000000" w14:paraId="00001335">
      <w:pPr>
        <w:rPr/>
      </w:pPr>
      <w:r w:rsidDel="00000000" w:rsidR="00000000" w:rsidRPr="00000000">
        <w:rPr>
          <w:rtl w:val="0"/>
        </w:rPr>
        <w:t xml:space="preserve">●           Constant Code: AGREEMENT_EMAIL_GEN_SWITCH</w:t>
      </w:r>
    </w:p>
    <w:p w:rsidR="00000000" w:rsidDel="00000000" w:rsidP="00000000" w:rsidRDefault="00000000" w:rsidRPr="00000000" w14:paraId="00001336">
      <w:pPr>
        <w:rPr/>
      </w:pPr>
      <w:r w:rsidDel="00000000" w:rsidR="00000000" w:rsidRPr="00000000">
        <w:rPr>
          <w:rtl w:val="0"/>
        </w:rPr>
        <w:t xml:space="preserve">●           Field</w:t>
      </w:r>
    </w:p>
    <w:tbl>
      <w:tblPr>
        <w:tblStyle w:val="Table7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15"/>
        <w:gridCol w:w="2250"/>
        <w:gridCol w:w="1050"/>
        <w:gridCol w:w="2910"/>
        <w:tblGridChange w:id="0">
          <w:tblGrid>
            <w:gridCol w:w="1665"/>
            <w:gridCol w:w="1515"/>
            <w:gridCol w:w="2250"/>
            <w:gridCol w:w="1050"/>
            <w:gridCol w:w="2910"/>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37">
            <w:pPr>
              <w:spacing w:after="0" w:line="240" w:lineRule="auto"/>
              <w:ind w:left="0" w:firstLine="0"/>
              <w:rPr/>
            </w:pPr>
            <w:r w:rsidDel="00000000" w:rsidR="00000000" w:rsidRPr="00000000">
              <w:rPr>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38">
            <w:pPr>
              <w:spacing w:after="0" w:line="240" w:lineRule="auto"/>
              <w:ind w:left="0" w:firstLine="0"/>
              <w:rPr/>
            </w:pPr>
            <w:r w:rsidDel="00000000" w:rsidR="00000000" w:rsidRPr="00000000">
              <w:rPr>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39">
            <w:pPr>
              <w:spacing w:after="0" w:line="240" w:lineRule="auto"/>
              <w:ind w:left="0" w:firstLine="0"/>
              <w:rPr/>
            </w:pPr>
            <w:r w:rsidDel="00000000" w:rsidR="00000000" w:rsidRPr="00000000">
              <w:rPr>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3A">
            <w:pPr>
              <w:spacing w:after="0" w:line="240" w:lineRule="auto"/>
              <w:ind w:left="0" w:firstLine="0"/>
              <w:rPr/>
            </w:pPr>
            <w:r w:rsidDel="00000000" w:rsidR="00000000" w:rsidRPr="00000000">
              <w:rPr>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3B">
            <w:pPr>
              <w:spacing w:after="0" w:line="240" w:lineRule="auto"/>
              <w:ind w:left="0" w:firstLine="0"/>
              <w:rPr/>
            </w:pPr>
            <w:r w:rsidDel="00000000" w:rsidR="00000000" w:rsidRPr="00000000">
              <w:rPr>
                <w:rtl w:val="0"/>
              </w:rPr>
              <w:t xml:space="preserve">Remarks</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C">
            <w:pPr>
              <w:spacing w:after="0" w:line="240" w:lineRule="auto"/>
              <w:ind w:left="0" w:firstLine="0"/>
              <w:rPr/>
            </w:pPr>
            <w:r w:rsidDel="00000000" w:rsidR="00000000" w:rsidRPr="00000000">
              <w:rPr>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D">
            <w:pPr>
              <w:spacing w:after="0" w:line="240" w:lineRule="auto"/>
              <w:ind w:left="0" w:firstLine="0"/>
              <w:rPr/>
            </w:pPr>
            <w:r w:rsidDel="00000000" w:rsidR="00000000" w:rsidRPr="00000000">
              <w:rPr>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E">
            <w:pPr>
              <w:spacing w:after="0" w:line="240" w:lineRule="auto"/>
              <w:ind w:left="0" w:firstLine="0"/>
              <w:rPr/>
            </w:pPr>
            <w:r w:rsidDel="00000000" w:rsidR="00000000" w:rsidRPr="00000000">
              <w:rPr>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F">
            <w:pPr>
              <w:spacing w:after="0" w:line="240" w:lineRule="auto"/>
              <w:ind w:left="0" w:firstLine="0"/>
              <w:rPr/>
            </w:pPr>
            <w:r w:rsidDel="00000000" w:rsidR="00000000" w:rsidRPr="00000000">
              <w:rPr>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0">
            <w:pPr>
              <w:spacing w:after="0" w:line="240" w:lineRule="auto"/>
              <w:ind w:left="0" w:firstLine="0"/>
              <w:rPr/>
            </w:pPr>
            <w:r w:rsidDel="00000000" w:rsidR="00000000" w:rsidRPr="00000000">
              <w:rPr>
                <w:rtl w:val="0"/>
              </w:rPr>
              <w:t xml:space="preserve">Description of the Constant</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1">
            <w:pPr>
              <w:spacing w:after="0" w:line="240" w:lineRule="auto"/>
              <w:ind w:left="0" w:firstLine="0"/>
              <w:rPr/>
            </w:pPr>
            <w:r w:rsidDel="00000000" w:rsidR="00000000" w:rsidRPr="00000000">
              <w:rPr>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2">
            <w:pPr>
              <w:spacing w:after="0" w:line="240" w:lineRule="auto"/>
              <w:ind w:left="0" w:firstLine="0"/>
              <w:rPr/>
            </w:pPr>
            <w:r w:rsidDel="00000000" w:rsidR="00000000" w:rsidRPr="00000000">
              <w:rPr>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3">
            <w:pPr>
              <w:spacing w:after="0" w:line="240" w:lineRule="auto"/>
              <w:ind w:left="0" w:firstLine="0"/>
              <w:rPr/>
            </w:pPr>
            <w:r w:rsidDel="00000000" w:rsidR="00000000" w:rsidRPr="00000000">
              <w:rPr>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4">
            <w:pPr>
              <w:spacing w:after="0" w:line="240" w:lineRule="auto"/>
              <w:ind w:left="0" w:firstLine="0"/>
              <w:rPr/>
            </w:pPr>
            <w:r w:rsidDel="00000000" w:rsidR="00000000" w:rsidRPr="00000000">
              <w:rPr>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5">
            <w:pPr>
              <w:spacing w:after="0" w:line="240" w:lineRule="auto"/>
              <w:ind w:left="0" w:firstLine="0"/>
              <w:rPr/>
            </w:pPr>
            <w:r w:rsidDel="00000000" w:rsidR="00000000" w:rsidRPr="00000000">
              <w:rPr>
                <w:rtl w:val="0"/>
              </w:rPr>
              <w:t xml:space="preserve">Input:</w:t>
              <w:br w:type="textWrapping"/>
              <w:t xml:space="preserve"> ON – Generate agreement email</w:t>
              <w:br w:type="textWrapping"/>
              <w:t xml:space="preserve"> OFF – Do Not Generate</w:t>
            </w:r>
          </w:p>
        </w:tc>
      </w:tr>
    </w:tbl>
    <w:p w:rsidR="00000000" w:rsidDel="00000000" w:rsidP="00000000" w:rsidRDefault="00000000" w:rsidRPr="00000000" w14:paraId="00001346">
      <w:pPr>
        <w:rPr/>
      </w:pPr>
      <w:r w:rsidDel="00000000" w:rsidR="00000000" w:rsidRPr="00000000">
        <w:rPr>
          <w:rtl w:val="0"/>
        </w:rPr>
        <w:t xml:space="preserve">●           Initialized to ON as default</w:t>
      </w:r>
    </w:p>
    <w:p w:rsidR="00000000" w:rsidDel="00000000" w:rsidP="00000000" w:rsidRDefault="00000000" w:rsidRPr="00000000" w14:paraId="00001347">
      <w:pPr>
        <w:spacing w:after="0" w:lineRule="auto"/>
        <w:ind w:left="132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34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l0qvih4t3yvy" w:id="236"/>
      <w:bookmarkEnd w:id="236"/>
      <w:r w:rsidDel="00000000" w:rsidR="00000000" w:rsidRPr="00000000">
        <w:rPr>
          <w:sz w:val="22"/>
          <w:szCs w:val="22"/>
          <w:rtl w:val="0"/>
        </w:rPr>
        <w:t xml:space="preserve">19.7. Hirer/Guarantor document Email Sending Switch</w:t>
      </w:r>
    </w:p>
    <w:p w:rsidR="00000000" w:rsidDel="00000000" w:rsidP="00000000" w:rsidRDefault="00000000" w:rsidRPr="00000000" w14:paraId="00001349">
      <w:pPr>
        <w:spacing w:after="0" w:lineRule="auto"/>
        <w:ind w:left="1600" w:hanging="360"/>
        <w:rPr>
          <w:b w:val="1"/>
          <w:bCs w:val="1"/>
          <w:sz w:val="21"/>
          <w:szCs w:val="21"/>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           Switch parameter management follows General Constant Mode</w:t>
      </w:r>
    </w:p>
    <w:p w:rsidR="00000000" w:rsidDel="00000000" w:rsidP="00000000" w:rsidRDefault="00000000" w:rsidRPr="00000000" w14:paraId="0000134B">
      <w:pPr>
        <w:rPr/>
      </w:pPr>
      <w:r w:rsidDel="00000000" w:rsidR="00000000" w:rsidRPr="00000000">
        <w:rPr>
          <w:rtl w:val="0"/>
        </w:rPr>
        <w:t xml:space="preserve">●           Constant setting same as GST Tax Code</w:t>
      </w:r>
    </w:p>
    <w:p w:rsidR="00000000" w:rsidDel="00000000" w:rsidP="00000000" w:rsidRDefault="00000000" w:rsidRPr="00000000" w14:paraId="0000134C">
      <w:pPr>
        <w:rPr/>
      </w:pPr>
      <w:r w:rsidDel="00000000" w:rsidR="00000000" w:rsidRPr="00000000">
        <w:rPr>
          <w:rtl w:val="0"/>
        </w:rPr>
        <w:t xml:space="preserve">●           Constant Code: AGREEMENT_EMAIL_SEND_SWITCH</w:t>
      </w:r>
    </w:p>
    <w:p w:rsidR="00000000" w:rsidDel="00000000" w:rsidP="00000000" w:rsidRDefault="00000000" w:rsidRPr="00000000" w14:paraId="0000134D">
      <w:pPr>
        <w:rPr/>
      </w:pPr>
      <w:r w:rsidDel="00000000" w:rsidR="00000000" w:rsidRPr="00000000">
        <w:rPr>
          <w:rtl w:val="0"/>
        </w:rPr>
        <w:t xml:space="preserve">●           Field</w:t>
      </w:r>
    </w:p>
    <w:tbl>
      <w:tblPr>
        <w:tblStyle w:val="Table77"/>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15"/>
        <w:gridCol w:w="2265"/>
        <w:gridCol w:w="810"/>
        <w:gridCol w:w="3405"/>
        <w:tblGridChange w:id="0">
          <w:tblGrid>
            <w:gridCol w:w="1665"/>
            <w:gridCol w:w="1515"/>
            <w:gridCol w:w="2265"/>
            <w:gridCol w:w="810"/>
            <w:gridCol w:w="3405"/>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4E">
            <w:pPr>
              <w:spacing w:after="0" w:line="240" w:lineRule="auto"/>
              <w:ind w:left="0" w:firstLine="0"/>
              <w:rPr/>
            </w:pPr>
            <w:r w:rsidDel="00000000" w:rsidR="00000000" w:rsidRPr="00000000">
              <w:rPr>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4F">
            <w:pPr>
              <w:spacing w:after="0" w:line="240" w:lineRule="auto"/>
              <w:ind w:left="0" w:firstLine="0"/>
              <w:rPr/>
            </w:pPr>
            <w:r w:rsidDel="00000000" w:rsidR="00000000" w:rsidRPr="00000000">
              <w:rPr>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50">
            <w:pPr>
              <w:spacing w:after="0" w:line="240" w:lineRule="auto"/>
              <w:ind w:left="0" w:firstLine="0"/>
              <w:rPr/>
            </w:pPr>
            <w:r w:rsidDel="00000000" w:rsidR="00000000" w:rsidRPr="00000000">
              <w:rPr>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51">
            <w:pPr>
              <w:spacing w:after="0" w:line="240" w:lineRule="auto"/>
              <w:ind w:left="0" w:firstLine="0"/>
              <w:rPr/>
            </w:pPr>
            <w:r w:rsidDel="00000000" w:rsidR="00000000" w:rsidRPr="00000000">
              <w:rPr>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52">
            <w:pPr>
              <w:spacing w:after="0" w:line="240" w:lineRule="auto"/>
              <w:ind w:left="0" w:firstLine="0"/>
              <w:rPr/>
            </w:pPr>
            <w:r w:rsidDel="00000000" w:rsidR="00000000" w:rsidRPr="00000000">
              <w:rPr>
                <w:rtl w:val="0"/>
              </w:rPr>
              <w:t xml:space="preserve">Remarks</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3">
            <w:pPr>
              <w:spacing w:after="0" w:line="240" w:lineRule="auto"/>
              <w:ind w:left="0" w:firstLine="0"/>
              <w:rPr/>
            </w:pPr>
            <w:r w:rsidDel="00000000" w:rsidR="00000000" w:rsidRPr="00000000">
              <w:rPr>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4">
            <w:pPr>
              <w:spacing w:after="0" w:line="240" w:lineRule="auto"/>
              <w:ind w:left="0" w:firstLine="0"/>
              <w:rPr/>
            </w:pPr>
            <w:r w:rsidDel="00000000" w:rsidR="00000000" w:rsidRPr="00000000">
              <w:rPr>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5">
            <w:pPr>
              <w:spacing w:after="0" w:line="240" w:lineRule="auto"/>
              <w:ind w:left="0" w:firstLine="0"/>
              <w:rPr/>
            </w:pPr>
            <w:r w:rsidDel="00000000" w:rsidR="00000000" w:rsidRPr="00000000">
              <w:rPr>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6">
            <w:pPr>
              <w:spacing w:after="0" w:line="240" w:lineRule="auto"/>
              <w:ind w:left="0" w:firstLine="0"/>
              <w:rPr/>
            </w:pPr>
            <w:r w:rsidDel="00000000" w:rsidR="00000000" w:rsidRPr="00000000">
              <w:rPr>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7">
            <w:pPr>
              <w:spacing w:after="0" w:line="240" w:lineRule="auto"/>
              <w:ind w:left="0" w:firstLine="0"/>
              <w:rPr/>
            </w:pPr>
            <w:r w:rsidDel="00000000" w:rsidR="00000000" w:rsidRPr="00000000">
              <w:rPr>
                <w:rtl w:val="0"/>
              </w:rPr>
              <w:t xml:space="preserve">Description of the Constant</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8">
            <w:pPr>
              <w:spacing w:after="0" w:line="240" w:lineRule="auto"/>
              <w:ind w:left="0" w:firstLine="0"/>
              <w:rPr/>
            </w:pPr>
            <w:r w:rsidDel="00000000" w:rsidR="00000000" w:rsidRPr="00000000">
              <w:rPr>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9">
            <w:pPr>
              <w:spacing w:after="0" w:line="240" w:lineRule="auto"/>
              <w:ind w:left="0" w:firstLine="0"/>
              <w:rPr/>
            </w:pPr>
            <w:r w:rsidDel="00000000" w:rsidR="00000000" w:rsidRPr="00000000">
              <w:rPr>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A">
            <w:pPr>
              <w:spacing w:after="0" w:line="240" w:lineRule="auto"/>
              <w:ind w:left="0" w:firstLine="0"/>
              <w:rPr/>
            </w:pPr>
            <w:r w:rsidDel="00000000" w:rsidR="00000000" w:rsidRPr="00000000">
              <w:rPr>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B">
            <w:pPr>
              <w:spacing w:after="0" w:line="240" w:lineRule="auto"/>
              <w:ind w:left="0" w:firstLine="0"/>
              <w:rPr/>
            </w:pPr>
            <w:r w:rsidDel="00000000" w:rsidR="00000000" w:rsidRPr="00000000">
              <w:rPr>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C">
            <w:pPr>
              <w:spacing w:after="0" w:line="240" w:lineRule="auto"/>
              <w:ind w:left="0" w:firstLine="0"/>
              <w:rPr/>
            </w:pPr>
            <w:r w:rsidDel="00000000" w:rsidR="00000000" w:rsidRPr="00000000">
              <w:rPr>
                <w:rtl w:val="0"/>
              </w:rPr>
              <w:t xml:space="preserve">Input:</w:t>
              <w:br w:type="textWrapping"/>
              <w:t xml:space="preserve"> ON – Send agreement email</w:t>
              <w:br w:type="textWrapping"/>
              <w:t xml:space="preserve"> OFF – Do Not send</w:t>
            </w:r>
          </w:p>
        </w:tc>
      </w:tr>
    </w:tbl>
    <w:p w:rsidR="00000000" w:rsidDel="00000000" w:rsidP="00000000" w:rsidRDefault="00000000" w:rsidRPr="00000000" w14:paraId="0000135D">
      <w:pPr>
        <w:rPr/>
      </w:pPr>
      <w:r w:rsidDel="00000000" w:rsidR="00000000" w:rsidRPr="00000000">
        <w:rPr>
          <w:rtl w:val="0"/>
        </w:rPr>
        <w:t xml:space="preserve">●           Initialized to OFF as default</w:t>
      </w:r>
    </w:p>
    <w:p w:rsidR="00000000" w:rsidDel="00000000" w:rsidP="00000000" w:rsidRDefault="00000000" w:rsidRPr="00000000" w14:paraId="0000135E">
      <w:pPr>
        <w:spacing w:after="0" w:lineRule="auto"/>
        <w:ind w:left="17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35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k332c8dsk8jy" w:id="237"/>
      <w:bookmarkEnd w:id="237"/>
      <w:r w:rsidDel="00000000" w:rsidR="00000000" w:rsidRPr="00000000">
        <w:rPr>
          <w:sz w:val="22"/>
          <w:szCs w:val="22"/>
          <w:rtl w:val="0"/>
        </w:rPr>
        <w:t xml:space="preserve">19.8. Disbursement Slip Email Sending Switch</w:t>
      </w:r>
    </w:p>
    <w:p w:rsidR="00000000" w:rsidDel="00000000" w:rsidP="00000000" w:rsidRDefault="00000000" w:rsidRPr="00000000" w14:paraId="00001360">
      <w:pPr>
        <w:rPr/>
      </w:pPr>
      <w:r w:rsidDel="00000000" w:rsidR="00000000" w:rsidRPr="00000000">
        <w:rPr>
          <w:rtl w:val="0"/>
        </w:rPr>
        <w:t xml:space="preserve">●           Switch parameter management follows General Constant Mode</w:t>
      </w:r>
    </w:p>
    <w:p w:rsidR="00000000" w:rsidDel="00000000" w:rsidP="00000000" w:rsidRDefault="00000000" w:rsidRPr="00000000" w14:paraId="00001361">
      <w:pPr>
        <w:rPr/>
      </w:pPr>
      <w:r w:rsidDel="00000000" w:rsidR="00000000" w:rsidRPr="00000000">
        <w:rPr>
          <w:rtl w:val="0"/>
        </w:rPr>
        <w:t xml:space="preserve">●           Constant setting same as GST Tax Code</w:t>
      </w:r>
    </w:p>
    <w:p w:rsidR="00000000" w:rsidDel="00000000" w:rsidP="00000000" w:rsidRDefault="00000000" w:rsidRPr="00000000" w14:paraId="00001362">
      <w:pPr>
        <w:rPr/>
      </w:pPr>
      <w:r w:rsidDel="00000000" w:rsidR="00000000" w:rsidRPr="00000000">
        <w:rPr>
          <w:rtl w:val="0"/>
        </w:rPr>
        <w:t xml:space="preserve">●           Constant Code: DISBSLP_EMAIL_SEND_SWITCH</w:t>
      </w:r>
    </w:p>
    <w:p w:rsidR="00000000" w:rsidDel="00000000" w:rsidP="00000000" w:rsidRDefault="00000000" w:rsidRPr="00000000" w14:paraId="00001363">
      <w:pPr>
        <w:rPr/>
      </w:pPr>
      <w:r w:rsidDel="00000000" w:rsidR="00000000" w:rsidRPr="00000000">
        <w:rPr>
          <w:rtl w:val="0"/>
        </w:rPr>
        <w:t xml:space="preserve">●           Field</w:t>
      </w:r>
    </w:p>
    <w:tbl>
      <w:tblPr>
        <w:tblStyle w:val="Table7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2040"/>
        <w:gridCol w:w="1035"/>
        <w:gridCol w:w="2565"/>
        <w:tblGridChange w:id="0">
          <w:tblGrid>
            <w:gridCol w:w="1665"/>
            <w:gridCol w:w="1500"/>
            <w:gridCol w:w="2040"/>
            <w:gridCol w:w="1035"/>
            <w:gridCol w:w="2565"/>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64">
            <w:pPr>
              <w:spacing w:after="0" w:line="240" w:lineRule="auto"/>
              <w:ind w:left="0" w:firstLine="0"/>
              <w:rPr/>
            </w:pPr>
            <w:r w:rsidDel="00000000" w:rsidR="00000000" w:rsidRPr="00000000">
              <w:rPr>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65">
            <w:pPr>
              <w:spacing w:after="0" w:line="240" w:lineRule="auto"/>
              <w:ind w:left="0" w:firstLine="0"/>
              <w:rPr/>
            </w:pPr>
            <w:r w:rsidDel="00000000" w:rsidR="00000000" w:rsidRPr="00000000">
              <w:rPr>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66">
            <w:pPr>
              <w:spacing w:after="0" w:line="240" w:lineRule="auto"/>
              <w:ind w:left="0" w:firstLine="0"/>
              <w:rPr/>
            </w:pPr>
            <w:r w:rsidDel="00000000" w:rsidR="00000000" w:rsidRPr="00000000">
              <w:rPr>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67">
            <w:pPr>
              <w:spacing w:after="0" w:line="240" w:lineRule="auto"/>
              <w:ind w:left="0" w:firstLine="0"/>
              <w:rPr/>
            </w:pPr>
            <w:r w:rsidDel="00000000" w:rsidR="00000000" w:rsidRPr="00000000">
              <w:rPr>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68">
            <w:pPr>
              <w:spacing w:after="0" w:line="240" w:lineRule="auto"/>
              <w:ind w:left="0" w:firstLine="0"/>
              <w:rPr/>
            </w:pPr>
            <w:r w:rsidDel="00000000" w:rsidR="00000000" w:rsidRPr="00000000">
              <w:rPr>
                <w:rtl w:val="0"/>
              </w:rPr>
              <w:t xml:space="preserve">Remarks</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9">
            <w:pPr>
              <w:spacing w:after="0" w:line="240" w:lineRule="auto"/>
              <w:ind w:left="0" w:firstLine="0"/>
              <w:rPr/>
            </w:pPr>
            <w:r w:rsidDel="00000000" w:rsidR="00000000" w:rsidRPr="00000000">
              <w:rPr>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A">
            <w:pPr>
              <w:spacing w:after="0" w:line="240" w:lineRule="auto"/>
              <w:ind w:left="0" w:firstLine="0"/>
              <w:rPr/>
            </w:pPr>
            <w:r w:rsidDel="00000000" w:rsidR="00000000" w:rsidRPr="00000000">
              <w:rPr>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B">
            <w:pPr>
              <w:spacing w:after="0" w:line="240" w:lineRule="auto"/>
              <w:ind w:left="0" w:firstLine="0"/>
              <w:rPr/>
            </w:pPr>
            <w:r w:rsidDel="00000000" w:rsidR="00000000" w:rsidRPr="00000000">
              <w:rPr>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C">
            <w:pPr>
              <w:spacing w:after="0" w:line="240" w:lineRule="auto"/>
              <w:ind w:left="0" w:firstLine="0"/>
              <w:rPr/>
            </w:pPr>
            <w:r w:rsidDel="00000000" w:rsidR="00000000" w:rsidRPr="00000000">
              <w:rPr>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D">
            <w:pPr>
              <w:spacing w:after="0" w:line="240" w:lineRule="auto"/>
              <w:ind w:left="0" w:firstLine="0"/>
              <w:rPr/>
            </w:pPr>
            <w:r w:rsidDel="00000000" w:rsidR="00000000" w:rsidRPr="00000000">
              <w:rPr>
                <w:rtl w:val="0"/>
              </w:rPr>
              <w:t xml:space="preserve">Description of the Constant</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E">
            <w:pPr>
              <w:spacing w:after="0" w:line="240" w:lineRule="auto"/>
              <w:ind w:left="0" w:firstLine="0"/>
              <w:rPr/>
            </w:pPr>
            <w:r w:rsidDel="00000000" w:rsidR="00000000" w:rsidRPr="00000000">
              <w:rPr>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F">
            <w:pPr>
              <w:spacing w:after="0" w:line="240" w:lineRule="auto"/>
              <w:ind w:left="0" w:firstLine="0"/>
              <w:rPr/>
            </w:pPr>
            <w:r w:rsidDel="00000000" w:rsidR="00000000" w:rsidRPr="00000000">
              <w:rPr>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0">
            <w:pPr>
              <w:spacing w:after="0" w:line="240" w:lineRule="auto"/>
              <w:ind w:left="0" w:firstLine="0"/>
              <w:rPr/>
            </w:pPr>
            <w:r w:rsidDel="00000000" w:rsidR="00000000" w:rsidRPr="00000000">
              <w:rPr>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1">
            <w:pPr>
              <w:spacing w:after="0" w:line="240" w:lineRule="auto"/>
              <w:ind w:left="0" w:firstLine="0"/>
              <w:rPr/>
            </w:pPr>
            <w:r w:rsidDel="00000000" w:rsidR="00000000" w:rsidRPr="00000000">
              <w:rPr>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2">
            <w:pPr>
              <w:spacing w:after="0" w:line="240" w:lineRule="auto"/>
              <w:ind w:left="0" w:firstLine="0"/>
              <w:rPr/>
            </w:pPr>
            <w:r w:rsidDel="00000000" w:rsidR="00000000" w:rsidRPr="00000000">
              <w:rPr>
                <w:rtl w:val="0"/>
              </w:rPr>
              <w:t xml:space="preserve">Input:</w:t>
              <w:br w:type="textWrapping"/>
              <w:t xml:space="preserve"> ON – Send disbursement slip email</w:t>
              <w:br w:type="textWrapping"/>
              <w:t xml:space="preserve"> OFF – Do Not send</w:t>
            </w:r>
          </w:p>
        </w:tc>
      </w:tr>
    </w:tbl>
    <w:p w:rsidR="00000000" w:rsidDel="00000000" w:rsidP="00000000" w:rsidRDefault="00000000" w:rsidRPr="00000000" w14:paraId="00001373">
      <w:pPr>
        <w:rPr/>
      </w:pPr>
      <w:r w:rsidDel="00000000" w:rsidR="00000000" w:rsidRPr="00000000">
        <w:rPr>
          <w:rtl w:val="0"/>
        </w:rPr>
        <w:t xml:space="preserve">●           Initialized to OFF as default</w:t>
      </w:r>
    </w:p>
    <w:p w:rsidR="00000000" w:rsidDel="00000000" w:rsidP="00000000" w:rsidRDefault="00000000" w:rsidRPr="00000000" w14:paraId="00001374">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137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drznc0w6vksk" w:id="238"/>
      <w:bookmarkEnd w:id="238"/>
      <w:r w:rsidDel="00000000" w:rsidR="00000000" w:rsidRPr="00000000">
        <w:rPr>
          <w:sz w:val="22"/>
          <w:szCs w:val="22"/>
          <w:rtl w:val="0"/>
        </w:rPr>
        <w:t xml:space="preserve">19.9. E-hakmilik Slip Email Sending Switch</w:t>
      </w:r>
    </w:p>
    <w:p w:rsidR="00000000" w:rsidDel="00000000" w:rsidP="00000000" w:rsidRDefault="00000000" w:rsidRPr="00000000" w14:paraId="00001376">
      <w:pPr>
        <w:rPr/>
      </w:pPr>
      <w:r w:rsidDel="00000000" w:rsidR="00000000" w:rsidRPr="00000000">
        <w:rPr>
          <w:rtl w:val="0"/>
        </w:rPr>
        <w:t xml:space="preserve">●           Switch parameter management follows General Constant Mode</w:t>
      </w:r>
    </w:p>
    <w:p w:rsidR="00000000" w:rsidDel="00000000" w:rsidP="00000000" w:rsidRDefault="00000000" w:rsidRPr="00000000" w14:paraId="00001377">
      <w:pPr>
        <w:rPr/>
      </w:pPr>
      <w:r w:rsidDel="00000000" w:rsidR="00000000" w:rsidRPr="00000000">
        <w:rPr>
          <w:rtl w:val="0"/>
        </w:rPr>
        <w:t xml:space="preserve">●           Constant setting same as GST Tax Code</w:t>
      </w:r>
    </w:p>
    <w:p w:rsidR="00000000" w:rsidDel="00000000" w:rsidP="00000000" w:rsidRDefault="00000000" w:rsidRPr="00000000" w14:paraId="00001378">
      <w:pPr>
        <w:rPr/>
      </w:pPr>
      <w:r w:rsidDel="00000000" w:rsidR="00000000" w:rsidRPr="00000000">
        <w:rPr>
          <w:rtl w:val="0"/>
        </w:rPr>
        <w:t xml:space="preserve">●           Constant Code: EHAKSLIP_EMAIL_SEND_SWITCH</w:t>
      </w:r>
    </w:p>
    <w:p w:rsidR="00000000" w:rsidDel="00000000" w:rsidP="00000000" w:rsidRDefault="00000000" w:rsidRPr="00000000" w14:paraId="00001379">
      <w:pPr>
        <w:rPr/>
      </w:pPr>
      <w:r w:rsidDel="00000000" w:rsidR="00000000" w:rsidRPr="00000000">
        <w:rPr>
          <w:rtl w:val="0"/>
        </w:rPr>
        <w:t xml:space="preserve">●           Field</w:t>
      </w:r>
    </w:p>
    <w:tbl>
      <w:tblPr>
        <w:tblStyle w:val="Table79"/>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650"/>
        <w:gridCol w:w="2220"/>
        <w:gridCol w:w="1125"/>
        <w:gridCol w:w="2775"/>
        <w:tblGridChange w:id="0">
          <w:tblGrid>
            <w:gridCol w:w="1815"/>
            <w:gridCol w:w="1650"/>
            <w:gridCol w:w="2220"/>
            <w:gridCol w:w="1125"/>
            <w:gridCol w:w="2775"/>
          </w:tblGrid>
        </w:tblGridChange>
      </w:tblGrid>
      <w:tr>
        <w:trPr>
          <w:cantSplit w:val="0"/>
          <w:trHeight w:val="285" w:hRule="atLeast"/>
          <w:tblHeader w:val="0"/>
        </w:trPr>
        <w:tc>
          <w:tcPr>
            <w:tcBorders>
              <w:top w:color="e0e0e0" w:space="0" w:sz="5" w:val="single"/>
              <w:left w:color="e0e0e0" w:space="0" w:sz="5" w:val="single"/>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7A">
            <w:pPr>
              <w:spacing w:after="0" w:line="240" w:lineRule="auto"/>
              <w:ind w:left="0" w:firstLine="0"/>
              <w:rPr/>
            </w:pPr>
            <w:r w:rsidDel="00000000" w:rsidR="00000000" w:rsidRPr="00000000">
              <w:rPr>
                <w:rtl w:val="0"/>
              </w:rPr>
              <w:t xml:space="preserve">Field Name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7B">
            <w:pPr>
              <w:spacing w:after="0" w:line="240" w:lineRule="auto"/>
              <w:ind w:left="0" w:firstLine="0"/>
              <w:rPr/>
            </w:pPr>
            <w:r w:rsidDel="00000000" w:rsidR="00000000" w:rsidRPr="00000000">
              <w:rPr>
                <w:rtl w:val="0"/>
              </w:rPr>
              <w:t xml:space="preserve">Control Type</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7C">
            <w:pPr>
              <w:spacing w:after="0" w:line="240" w:lineRule="auto"/>
              <w:ind w:left="0" w:firstLine="0"/>
              <w:rPr/>
            </w:pPr>
            <w:r w:rsidDel="00000000" w:rsidR="00000000" w:rsidRPr="00000000">
              <w:rPr>
                <w:rtl w:val="0"/>
              </w:rPr>
              <w:t xml:space="preserve">Input Field Format</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7D">
            <w:pPr>
              <w:spacing w:after="0" w:line="240" w:lineRule="auto"/>
              <w:ind w:left="0" w:firstLine="0"/>
              <w:rPr/>
            </w:pPr>
            <w:r w:rsidDel="00000000" w:rsidR="00000000" w:rsidRPr="00000000">
              <w:rPr>
                <w:rtl w:val="0"/>
              </w:rPr>
              <w:t xml:space="preserve">M/N/C</w:t>
            </w:r>
          </w:p>
        </w:tc>
        <w:tc>
          <w:tcPr>
            <w:tcBorders>
              <w:top w:color="e0e0e0" w:space="0" w:sz="5" w:val="single"/>
              <w:left w:color="000000" w:space="0" w:sz="0" w:val="nil"/>
              <w:bottom w:color="e0e0e0" w:space="0" w:sz="5" w:val="single"/>
              <w:right w:color="e0e0e0"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137E">
            <w:pPr>
              <w:spacing w:after="0" w:line="240" w:lineRule="auto"/>
              <w:ind w:left="0" w:firstLine="0"/>
              <w:rPr/>
            </w:pPr>
            <w:r w:rsidDel="00000000" w:rsidR="00000000" w:rsidRPr="00000000">
              <w:rPr>
                <w:rtl w:val="0"/>
              </w:rPr>
              <w:t xml:space="preserve">Remarks</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F">
            <w:pPr>
              <w:spacing w:after="0" w:line="240" w:lineRule="auto"/>
              <w:ind w:left="0" w:firstLine="0"/>
              <w:rPr/>
            </w:pPr>
            <w:r w:rsidDel="00000000" w:rsidR="00000000" w:rsidRPr="00000000">
              <w:rPr>
                <w:rtl w:val="0"/>
              </w:rPr>
              <w:t xml:space="preserve">Description</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0">
            <w:pPr>
              <w:spacing w:after="0" w:line="240" w:lineRule="auto"/>
              <w:ind w:left="0" w:firstLine="0"/>
              <w:rPr/>
            </w:pPr>
            <w:r w:rsidDel="00000000" w:rsidR="00000000" w:rsidRPr="00000000">
              <w:rPr>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1">
            <w:pPr>
              <w:spacing w:after="0" w:line="240" w:lineRule="auto"/>
              <w:ind w:left="0" w:firstLine="0"/>
              <w:rPr/>
            </w:pPr>
            <w:r w:rsidDel="00000000" w:rsidR="00000000" w:rsidRPr="00000000">
              <w:rPr>
                <w:rtl w:val="0"/>
              </w:rPr>
              <w:t xml:space="preserve">VARCHAR2(500)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2">
            <w:pPr>
              <w:spacing w:after="0" w:line="240" w:lineRule="auto"/>
              <w:ind w:left="0" w:firstLine="0"/>
              <w:rPr/>
            </w:pPr>
            <w:r w:rsidDel="00000000" w:rsidR="00000000" w:rsidRPr="00000000">
              <w:rPr>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3">
            <w:pPr>
              <w:spacing w:after="0" w:line="240" w:lineRule="auto"/>
              <w:ind w:left="0" w:firstLine="0"/>
              <w:rPr/>
            </w:pPr>
            <w:r w:rsidDel="00000000" w:rsidR="00000000" w:rsidRPr="00000000">
              <w:rPr>
                <w:rtl w:val="0"/>
              </w:rPr>
              <w:t xml:space="preserve">Description of the Constant</w:t>
            </w:r>
          </w:p>
        </w:tc>
      </w:tr>
      <w:tr>
        <w:trPr>
          <w:cantSplit w:val="0"/>
          <w:trHeight w:val="81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4">
            <w:pPr>
              <w:spacing w:after="0" w:line="240" w:lineRule="auto"/>
              <w:ind w:left="0" w:firstLine="0"/>
              <w:rPr/>
            </w:pPr>
            <w:r w:rsidDel="00000000" w:rsidR="00000000" w:rsidRPr="00000000">
              <w:rPr>
                <w:rtl w:val="0"/>
              </w:rPr>
              <w:t xml:space="preserve">Constant Value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5">
            <w:pPr>
              <w:spacing w:after="0" w:line="240" w:lineRule="auto"/>
              <w:ind w:left="0" w:firstLine="0"/>
              <w:rPr/>
            </w:pPr>
            <w:r w:rsidDel="00000000" w:rsidR="00000000" w:rsidRPr="00000000">
              <w:rPr>
                <w:rtl w:val="0"/>
              </w:rPr>
              <w:t xml:space="preserve">Input</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6">
            <w:pPr>
              <w:spacing w:after="0" w:line="240" w:lineRule="auto"/>
              <w:ind w:left="0" w:firstLine="0"/>
              <w:rPr/>
            </w:pPr>
            <w:r w:rsidDel="00000000" w:rsidR="00000000" w:rsidRPr="00000000">
              <w:rPr>
                <w:rtl w:val="0"/>
              </w:rPr>
              <w:t xml:space="preserve">VARCHAR2(700)</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7">
            <w:pPr>
              <w:spacing w:after="0" w:line="240" w:lineRule="auto"/>
              <w:ind w:left="0" w:firstLine="0"/>
              <w:rPr/>
            </w:pPr>
            <w:r w:rsidDel="00000000" w:rsidR="00000000" w:rsidRPr="00000000">
              <w:rPr>
                <w:rtl w:val="0"/>
              </w:rPr>
              <w:t xml:space="preserve">M</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8">
            <w:pPr>
              <w:spacing w:after="0" w:line="240" w:lineRule="auto"/>
              <w:ind w:left="0" w:firstLine="0"/>
              <w:rPr/>
            </w:pPr>
            <w:r w:rsidDel="00000000" w:rsidR="00000000" w:rsidRPr="00000000">
              <w:rPr>
                <w:rtl w:val="0"/>
              </w:rPr>
              <w:t xml:space="preserve">Input:</w:t>
              <w:br w:type="textWrapping"/>
              <w:t xml:space="preserve"> ON – Send e-haklimik slip email</w:t>
              <w:br w:type="textWrapping"/>
              <w:t xml:space="preserve"> OFF – Do Not Send</w:t>
            </w:r>
          </w:p>
        </w:tc>
      </w:tr>
    </w:tbl>
    <w:p w:rsidR="00000000" w:rsidDel="00000000" w:rsidP="00000000" w:rsidRDefault="00000000" w:rsidRPr="00000000" w14:paraId="00001389">
      <w:pPr>
        <w:rPr/>
      </w:pPr>
      <w:r w:rsidDel="00000000" w:rsidR="00000000" w:rsidRPr="00000000">
        <w:rPr>
          <w:rtl w:val="0"/>
        </w:rPr>
        <w:t xml:space="preserve">●           Initialized to OFF as default</w:t>
      </w:r>
    </w:p>
    <w:p w:rsidR="00000000" w:rsidDel="00000000" w:rsidP="00000000" w:rsidRDefault="00000000" w:rsidRPr="00000000" w14:paraId="0000138A">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138B">
      <w:pPr>
        <w:spacing w:after="0" w:lineRule="auto"/>
        <w:ind w:left="176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38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hjweh50ockk" w:id="239"/>
      <w:bookmarkEnd w:id="239"/>
      <w:r w:rsidDel="00000000" w:rsidR="00000000" w:rsidRPr="00000000">
        <w:br w:type="page"/>
      </w:r>
      <w:r w:rsidDel="00000000" w:rsidR="00000000" w:rsidRPr="00000000">
        <w:rPr>
          <w:rtl w:val="0"/>
        </w:rPr>
      </w:r>
    </w:p>
    <w:p w:rsidR="00000000" w:rsidDel="00000000" w:rsidP="00000000" w:rsidRDefault="00000000" w:rsidRPr="00000000" w14:paraId="0000138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ghou895tjg7z" w:id="240"/>
      <w:bookmarkEnd w:id="240"/>
      <w:r w:rsidDel="00000000" w:rsidR="00000000" w:rsidRPr="00000000">
        <w:rPr>
          <w:rtl w:val="0"/>
        </w:rPr>
        <w:t xml:space="preserve">20.</w:t>
      </w:r>
      <w:r w:rsidDel="00000000" w:rsidR="00000000" w:rsidRPr="00000000">
        <w:rPr>
          <w:rtl w:val="0"/>
        </w:rPr>
        <w:t xml:space="preserve">    </w:t>
      </w:r>
      <w:r w:rsidDel="00000000" w:rsidR="00000000" w:rsidRPr="00000000">
        <w:rPr>
          <w:rtl w:val="0"/>
        </w:rPr>
        <w:t xml:space="preserve">Report</w:t>
      </w:r>
    </w:p>
    <w:p w:rsidR="00000000" w:rsidDel="00000000" w:rsidP="00000000" w:rsidRDefault="00000000" w:rsidRPr="00000000" w14:paraId="0000138E">
      <w:pPr>
        <w:spacing w:after="0" w:lineRule="auto"/>
        <w:ind w:firstLine="420"/>
        <w:rPr>
          <w:sz w:val="21"/>
          <w:szCs w:val="21"/>
        </w:rPr>
      </w:pPr>
      <w:r w:rsidDel="00000000" w:rsidR="00000000" w:rsidRPr="00000000">
        <w:rPr>
          <w:sz w:val="21"/>
          <w:szCs w:val="21"/>
          <w:rtl w:val="0"/>
        </w:rPr>
        <w:t xml:space="preserve">The user selects the report type, sets the filter criteria for the report, clicks submit to generate the report, and downloads it upon completion.</w:t>
      </w:r>
    </w:p>
    <w:p w:rsidR="00000000" w:rsidDel="00000000" w:rsidP="00000000" w:rsidRDefault="00000000" w:rsidRPr="00000000" w14:paraId="0000138F">
      <w:pPr>
        <w:spacing w:after="0" w:lineRule="auto"/>
        <w:ind w:firstLine="420"/>
        <w:rPr>
          <w:sz w:val="21"/>
          <w:szCs w:val="21"/>
        </w:rPr>
      </w:pPr>
      <w:r w:rsidDel="00000000" w:rsidR="00000000" w:rsidRPr="00000000">
        <w:rPr>
          <w:rtl w:val="0"/>
        </w:rPr>
      </w:r>
    </w:p>
    <w:p w:rsidR="00000000" w:rsidDel="00000000" w:rsidP="00000000" w:rsidRDefault="00000000" w:rsidRPr="00000000" w14:paraId="0000139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gv8apmkra4kf" w:id="241"/>
      <w:bookmarkEnd w:id="241"/>
      <w:r w:rsidDel="00000000" w:rsidR="00000000" w:rsidRPr="00000000">
        <w:rPr>
          <w:sz w:val="22"/>
          <w:szCs w:val="22"/>
          <w:rtl w:val="0"/>
        </w:rPr>
        <w:t xml:space="preserve">20.1.</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Batch2】Report Downloading User Page</w:t>
      </w:r>
    </w:p>
    <w:p w:rsidR="00000000" w:rsidDel="00000000" w:rsidP="00000000" w:rsidRDefault="00000000" w:rsidRPr="00000000" w14:paraId="00001391">
      <w:pPr>
        <w:spacing w:after="0" w:lineRule="auto"/>
        <w:rPr>
          <w:b w:val="1"/>
          <w:bCs w:val="1"/>
          <w:sz w:val="21"/>
          <w:szCs w:val="21"/>
        </w:rPr>
      </w:pPr>
      <w:r w:rsidDel="00000000" w:rsidR="00000000" w:rsidRPr="00000000">
        <w:rPr>
          <w:b w:val="1"/>
          <w:bCs w:val="1"/>
          <w:sz w:val="21"/>
          <w:szCs w:val="21"/>
        </w:rPr>
        <w:drawing>
          <wp:inline distB="114300" distT="114300" distL="114300" distR="114300">
            <wp:extent cx="5740400" cy="3835400"/>
            <wp:effectExtent b="0" l="0" r="0" t="0"/>
            <wp:docPr id="81" name="image67.jpg"/>
            <a:graphic>
              <a:graphicData uri="http://schemas.openxmlformats.org/drawingml/2006/picture">
                <pic:pic>
                  <pic:nvPicPr>
                    <pic:cNvPr id="0" name="image67.jpg"/>
                    <pic:cNvPicPr preferRelativeResize="0"/>
                  </pic:nvPicPr>
                  <pic:blipFill>
                    <a:blip r:embed="rId126"/>
                    <a:srcRect b="0" l="0" r="0" t="0"/>
                    <a:stretch>
                      <a:fillRect/>
                    </a:stretch>
                  </pic:blipFill>
                  <pic:spPr>
                    <a:xfrm>
                      <a:off x="0" y="0"/>
                      <a:ext cx="5740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392">
      <w:pPr>
        <w:spacing w:after="0" w:before="60" w:lineRule="auto"/>
        <w:ind w:left="15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All filter conditions displayed in above picture should list in one column, the above display is only a demo.</w:t>
      </w:r>
    </w:p>
    <w:p w:rsidR="00000000" w:rsidDel="00000000" w:rsidP="00000000" w:rsidRDefault="00000000" w:rsidRPr="00000000" w14:paraId="00001393">
      <w:pPr>
        <w:spacing w:after="0" w:before="60" w:lineRule="auto"/>
        <w:ind w:left="15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Support select output file formats which is not displayed in above demo, include excel and csv</w:t>
      </w:r>
    </w:p>
    <w:p w:rsidR="00000000" w:rsidDel="00000000" w:rsidP="00000000" w:rsidRDefault="00000000" w:rsidRPr="00000000" w14:paraId="00001394">
      <w:pPr>
        <w:spacing w:after="0" w:before="60" w:lineRule="auto"/>
        <w:ind w:left="15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Business Rule</w:t>
      </w:r>
    </w:p>
    <w:p w:rsidR="00000000" w:rsidDel="00000000" w:rsidP="00000000" w:rsidRDefault="00000000" w:rsidRPr="00000000" w14:paraId="00001395">
      <w:pPr>
        <w:spacing w:after="0" w:lineRule="auto"/>
        <w:ind w:left="2080" w:hanging="44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first check available report and select the report to be downloaded</w:t>
      </w:r>
    </w:p>
    <w:p w:rsidR="00000000" w:rsidDel="00000000" w:rsidP="00000000" w:rsidRDefault="00000000" w:rsidRPr="00000000" w14:paraId="00001396">
      <w:pPr>
        <w:spacing w:after="0" w:lineRule="auto"/>
        <w:rPr/>
      </w:pPr>
      <w:r w:rsidDel="00000000" w:rsidR="00000000" w:rsidRPr="00000000">
        <w:rPr/>
        <w:drawing>
          <wp:inline distB="114300" distT="114300" distL="114300" distR="114300">
            <wp:extent cx="5727700" cy="1765300"/>
            <wp:effectExtent b="0" l="0" r="0" t="0"/>
            <wp:docPr id="94" name="image120.jpg"/>
            <a:graphic>
              <a:graphicData uri="http://schemas.openxmlformats.org/drawingml/2006/picture">
                <pic:pic>
                  <pic:nvPicPr>
                    <pic:cNvPr id="0" name="image120.jpg"/>
                    <pic:cNvPicPr preferRelativeResize="0"/>
                  </pic:nvPicPr>
                  <pic:blipFill>
                    <a:blip r:embed="rId127"/>
                    <a:srcRect b="0" l="0" r="0" t="0"/>
                    <a:stretch>
                      <a:fillRect/>
                    </a:stretch>
                  </pic:blipFill>
                  <pic:spPr>
                    <a:xfrm>
                      <a:off x="0" y="0"/>
                      <a:ext cx="57277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1397">
      <w:pPr>
        <w:spacing w:after="0" w:lineRule="auto"/>
        <w:ind w:left="2080" w:hanging="44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set Filter Condition, then click “Run” to trigger report generation</w:t>
      </w:r>
    </w:p>
    <w:p w:rsidR="00000000" w:rsidDel="00000000" w:rsidP="00000000" w:rsidRDefault="00000000" w:rsidRPr="00000000" w14:paraId="00001398">
      <w:pPr>
        <w:spacing w:after="0" w:lineRule="auto"/>
        <w:ind w:left="2080" w:hanging="44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Report[h12]  Filter Conditions except FROM DATE and TO DATE are optional, include:</w:t>
      </w:r>
    </w:p>
    <w:p w:rsidR="00000000" w:rsidDel="00000000" w:rsidP="00000000" w:rsidRDefault="00000000" w:rsidRPr="00000000" w14:paraId="00001399">
      <w:pPr>
        <w:spacing w:after="60" w:lineRule="auto"/>
        <w:rPr>
          <w:rFonts w:ascii="Verdana" w:cs="Verdana" w:eastAsia="Verdana" w:hAnsi="Verdana"/>
          <w:color w:val="555555"/>
        </w:rPr>
      </w:pPr>
      <w:r w:rsidDel="00000000" w:rsidR="00000000" w:rsidRPr="00000000">
        <w:rPr>
          <w:rFonts w:ascii="Verdana" w:cs="Verdana" w:eastAsia="Verdana" w:hAnsi="Verdana"/>
          <w:color w:val="555555"/>
          <w:rtl w:val="0"/>
        </w:rPr>
        <w:t xml:space="preserve"> </w:t>
      </w:r>
    </w:p>
    <w:tbl>
      <w:tblPr>
        <w:tblStyle w:val="Table80"/>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145"/>
        <w:gridCol w:w="240"/>
        <w:gridCol w:w="1800"/>
        <w:gridCol w:w="1170"/>
        <w:gridCol w:w="2325"/>
        <w:tblGridChange w:id="0">
          <w:tblGrid>
            <w:gridCol w:w="2580"/>
            <w:gridCol w:w="2145"/>
            <w:gridCol w:w="240"/>
            <w:gridCol w:w="1800"/>
            <w:gridCol w:w="1170"/>
            <w:gridCol w:w="2325"/>
          </w:tblGrid>
        </w:tblGridChange>
      </w:tblGrid>
      <w:tr>
        <w:trPr>
          <w:cantSplit w:val="0"/>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139A">
            <w:pPr>
              <w:spacing w:after="0" w:line="240" w:lineRule="auto"/>
              <w:ind w:left="141.73228346456688" w:firstLine="0"/>
              <w:rPr>
                <w:color w:val="0f1115"/>
                <w:sz w:val="20"/>
                <w:szCs w:val="20"/>
              </w:rPr>
            </w:pPr>
            <w:r w:rsidDel="00000000" w:rsidR="00000000" w:rsidRPr="00000000">
              <w:rPr>
                <w:color w:val="0f1115"/>
                <w:sz w:val="20"/>
                <w:szCs w:val="20"/>
                <w:rtl w:val="0"/>
              </w:rPr>
              <w:t xml:space="preserve">Field Name (Variable)</w:t>
            </w:r>
          </w:p>
        </w:tc>
        <w:tc>
          <w:tcPr>
            <w:gridSpan w:val="2"/>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139B">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Field Label / 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139D">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Selection Type</w:t>
            </w:r>
          </w:p>
        </w:tc>
        <w:tc>
          <w:tcPr>
            <w:tcBorders>
              <w:top w:color="0f1115" w:space="0" w:sz="5" w:val="single"/>
              <w:left w:color="000000" w:space="0" w:sz="0" w:val="nil"/>
              <w:bottom w:color="000000" w:space="0" w:sz="5" w:val="single"/>
              <w:right w:color="0f1115"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139E">
            <w:pPr>
              <w:spacing w:after="0" w:line="240" w:lineRule="auto"/>
              <w:ind w:left="20" w:firstLine="0"/>
              <w:jc w:val="center"/>
              <w:rPr>
                <w:color w:val="0f1115"/>
                <w:sz w:val="20"/>
                <w:szCs w:val="20"/>
              </w:rPr>
            </w:pPr>
            <w:r w:rsidDel="00000000" w:rsidR="00000000" w:rsidRPr="00000000">
              <w:rPr>
                <w:color w:val="0f1115"/>
                <w:sz w:val="20"/>
                <w:szCs w:val="20"/>
                <w:rtl w:val="0"/>
              </w:rPr>
              <w:t xml:space="preserve">Multiple selection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139F">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Notes</w:t>
            </w:r>
          </w:p>
        </w:tc>
      </w:tr>
      <w:tr>
        <w:trPr>
          <w:cantSplit w:val="0"/>
          <w:trHeight w:val="399.960937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A0">
            <w:pPr>
              <w:spacing w:after="0" w:line="240" w:lineRule="auto"/>
              <w:ind w:left="141.73228346456688" w:firstLine="0"/>
              <w:rPr>
                <w:color w:val="0f1115"/>
                <w:sz w:val="20"/>
                <w:szCs w:val="20"/>
              </w:rPr>
            </w:pPr>
            <w:r w:rsidDel="00000000" w:rsidR="00000000" w:rsidRPr="00000000">
              <w:rPr>
                <w:color w:val="0f1115"/>
                <w:sz w:val="20"/>
                <w:szCs w:val="20"/>
                <w:rtl w:val="0"/>
              </w:rPr>
              <w:t xml:space="preserve">CRA_STAFF</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A1">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CRA Staff Name</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A3">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4">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A5">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Select one or more CRA staff members</w:t>
            </w:r>
          </w:p>
        </w:tc>
      </w:tr>
      <w:tr>
        <w:trPr>
          <w:cantSplit w:val="0"/>
          <w:trHeight w:val="9.960937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A6">
            <w:pPr>
              <w:spacing w:after="0" w:line="240" w:lineRule="auto"/>
              <w:ind w:left="141.73228346456688" w:firstLine="0"/>
              <w:rPr>
                <w:color w:val="0f1115"/>
                <w:sz w:val="20"/>
                <w:szCs w:val="20"/>
              </w:rPr>
            </w:pPr>
            <w:r w:rsidDel="00000000" w:rsidR="00000000" w:rsidRPr="00000000">
              <w:rPr>
                <w:color w:val="0f1115"/>
                <w:sz w:val="20"/>
                <w:szCs w:val="20"/>
                <w:rtl w:val="0"/>
              </w:rPr>
              <w:t xml:space="preserve">FROM_DATE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A7">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From Date</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A9">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Date picker</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A">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AB">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Start date for filtering records</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AC">
            <w:pPr>
              <w:spacing w:after="0" w:line="240" w:lineRule="auto"/>
              <w:ind w:left="141.73228346456688" w:firstLine="0"/>
              <w:rPr>
                <w:color w:val="0f1115"/>
                <w:sz w:val="20"/>
                <w:szCs w:val="20"/>
              </w:rPr>
            </w:pPr>
            <w:r w:rsidDel="00000000" w:rsidR="00000000" w:rsidRPr="00000000">
              <w:rPr>
                <w:color w:val="0f1115"/>
                <w:sz w:val="20"/>
                <w:szCs w:val="20"/>
                <w:rtl w:val="0"/>
              </w:rPr>
              <w:t xml:space="preserve">TO_DATE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AD">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To Date</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AF">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Date picker</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0">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B1">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End date for filtering records</w:t>
            </w:r>
          </w:p>
        </w:tc>
      </w:tr>
      <w:tr>
        <w:trPr>
          <w:cantSplit w:val="0"/>
          <w:trHeight w:val="30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B2">
            <w:pPr>
              <w:spacing w:after="0" w:line="240" w:lineRule="auto"/>
              <w:ind w:left="141.73228346456688" w:firstLine="0"/>
              <w:rPr>
                <w:color w:val="0f1115"/>
                <w:sz w:val="20"/>
                <w:szCs w:val="20"/>
              </w:rPr>
            </w:pPr>
            <w:r w:rsidDel="00000000" w:rsidR="00000000" w:rsidRPr="00000000">
              <w:rPr>
                <w:color w:val="0f1115"/>
                <w:sz w:val="20"/>
                <w:szCs w:val="20"/>
                <w:rtl w:val="0"/>
              </w:rPr>
              <w:t xml:space="preserve">CHECKER_NAME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B3">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Checker Name</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B5">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6">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B7">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Select one or more checkers</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B8">
            <w:pPr>
              <w:spacing w:after="0" w:line="240" w:lineRule="auto"/>
              <w:ind w:left="141.73228346456688" w:firstLine="0"/>
              <w:rPr>
                <w:color w:val="0f1115"/>
                <w:sz w:val="20"/>
                <w:szCs w:val="20"/>
              </w:rPr>
            </w:pPr>
            <w:r w:rsidDel="00000000" w:rsidR="00000000" w:rsidRPr="00000000">
              <w:rPr>
                <w:color w:val="0f1115"/>
                <w:sz w:val="20"/>
                <w:szCs w:val="20"/>
                <w:rtl w:val="0"/>
              </w:rPr>
              <w:t xml:space="preserve">AUTHORIZER_NAME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B9">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Authorizer Name</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BB">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C">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BD">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Select one or more authorizers</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BE">
            <w:pPr>
              <w:spacing w:after="0" w:line="240" w:lineRule="auto"/>
              <w:ind w:left="141.73228346456688" w:firstLine="0"/>
              <w:rPr>
                <w:color w:val="0f1115"/>
                <w:sz w:val="20"/>
                <w:szCs w:val="20"/>
              </w:rPr>
            </w:pPr>
            <w:r w:rsidDel="00000000" w:rsidR="00000000" w:rsidRPr="00000000">
              <w:rPr>
                <w:color w:val="0f1115"/>
                <w:sz w:val="20"/>
                <w:szCs w:val="20"/>
                <w:rtl w:val="0"/>
              </w:rPr>
              <w:t xml:space="preserve">MAINT_NAME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BF">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Maintenance User Name</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C1">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2">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C3">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Select the maintenance user</w:t>
            </w:r>
          </w:p>
        </w:tc>
      </w:tr>
      <w:tr>
        <w:trPr>
          <w:cantSplit w:val="0"/>
          <w:trHeight w:val="58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C4">
            <w:pPr>
              <w:spacing w:after="0" w:line="240" w:lineRule="auto"/>
              <w:ind w:left="141.73228346456688" w:firstLine="0"/>
              <w:rPr>
                <w:color w:val="0f1115"/>
                <w:sz w:val="20"/>
                <w:szCs w:val="20"/>
              </w:rPr>
            </w:pPr>
            <w:r w:rsidDel="00000000" w:rsidR="00000000" w:rsidRPr="00000000">
              <w:rPr>
                <w:color w:val="0f1115"/>
                <w:sz w:val="20"/>
                <w:szCs w:val="20"/>
                <w:rtl w:val="0"/>
              </w:rPr>
              <w:t xml:space="preserve">SALES_OFFICER</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C5">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PFC/ERP Name (SALES_OFFICER)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C7">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8">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C9">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Select the sales officer</w:t>
            </w:r>
          </w:p>
        </w:tc>
      </w:tr>
      <w:tr>
        <w:trPr>
          <w:cantSplit w:val="0"/>
          <w:trHeight w:val="7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CA">
            <w:pPr>
              <w:spacing w:after="0" w:line="240" w:lineRule="auto"/>
              <w:ind w:left="141.73228346456688" w:firstLine="0"/>
              <w:rPr>
                <w:color w:val="0f1115"/>
                <w:sz w:val="20"/>
                <w:szCs w:val="20"/>
              </w:rPr>
            </w:pPr>
            <w:r w:rsidDel="00000000" w:rsidR="00000000" w:rsidRPr="00000000">
              <w:rPr>
                <w:color w:val="0f1115"/>
                <w:sz w:val="20"/>
                <w:szCs w:val="20"/>
                <w:rtl w:val="0"/>
              </w:rPr>
              <w:t xml:space="preserve">BRANCH_MANAGER</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CB">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BM/ALCM Name (BRANCH_MANAGER)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CD">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E">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CF">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Select the branch manager</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D0">
            <w:pPr>
              <w:spacing w:after="0" w:line="240" w:lineRule="auto"/>
              <w:ind w:left="141.73228346456688" w:firstLine="0"/>
              <w:rPr>
                <w:color w:val="0f1115"/>
                <w:sz w:val="20"/>
                <w:szCs w:val="20"/>
              </w:rPr>
            </w:pPr>
            <w:r w:rsidDel="00000000" w:rsidR="00000000" w:rsidRPr="00000000">
              <w:rPr>
                <w:color w:val="0f1115"/>
                <w:sz w:val="20"/>
                <w:szCs w:val="20"/>
                <w:rtl w:val="0"/>
              </w:rPr>
              <w:t xml:space="preserve">DELIVERY_CHANNEL</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D1">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Delivery Channel Code</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D3">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4">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D5">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Select the delivery channel code</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D6">
            <w:pPr>
              <w:spacing w:after="0" w:line="240" w:lineRule="auto"/>
              <w:ind w:left="141.73228346456688" w:firstLine="0"/>
              <w:rPr>
                <w:color w:val="0f1115"/>
                <w:sz w:val="20"/>
                <w:szCs w:val="20"/>
              </w:rPr>
            </w:pPr>
            <w:r w:rsidDel="00000000" w:rsidR="00000000" w:rsidRPr="00000000">
              <w:rPr>
                <w:color w:val="0f1115"/>
                <w:sz w:val="20"/>
                <w:szCs w:val="20"/>
                <w:rtl w:val="0"/>
              </w:rPr>
              <w:t xml:space="preserve">BRANCH_CENTRE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D7">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Branch Centre by Region</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D9">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A">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DB">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Select branch centre by region</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DC">
            <w:pPr>
              <w:spacing w:after="0" w:line="240" w:lineRule="auto"/>
              <w:ind w:left="141.73228346456688" w:firstLine="0"/>
              <w:rPr>
                <w:color w:val="0f1115"/>
                <w:sz w:val="20"/>
                <w:szCs w:val="20"/>
              </w:rPr>
            </w:pPr>
            <w:r w:rsidDel="00000000" w:rsidR="00000000" w:rsidRPr="00000000">
              <w:rPr>
                <w:color w:val="0f1115"/>
                <w:sz w:val="20"/>
                <w:szCs w:val="20"/>
                <w:rtl w:val="0"/>
              </w:rPr>
              <w:t xml:space="preserve">DEALER_NAME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DD">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Dealer Name</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DF">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0">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E1">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Select the dealer name</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E2">
            <w:pPr>
              <w:spacing w:after="0" w:line="240" w:lineRule="auto"/>
              <w:ind w:left="141.73228346456688" w:firstLine="0"/>
              <w:rPr>
                <w:color w:val="0f1115"/>
                <w:sz w:val="20"/>
                <w:szCs w:val="20"/>
              </w:rPr>
            </w:pPr>
            <w:r w:rsidDel="00000000" w:rsidR="00000000" w:rsidRPr="00000000">
              <w:rPr>
                <w:color w:val="0f1115"/>
                <w:sz w:val="20"/>
                <w:szCs w:val="20"/>
                <w:rtl w:val="0"/>
              </w:rPr>
              <w:t xml:space="preserve">PAYMENT_MODE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E3">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Payment Mode</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E5">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6">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E7">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Select the payment method</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E8">
            <w:pPr>
              <w:spacing w:after="0" w:line="240" w:lineRule="auto"/>
              <w:ind w:left="141.73228346456688" w:firstLine="0"/>
              <w:rPr>
                <w:color w:val="0f1115"/>
                <w:sz w:val="20"/>
                <w:szCs w:val="20"/>
              </w:rPr>
            </w:pPr>
            <w:r w:rsidDel="00000000" w:rsidR="00000000" w:rsidRPr="00000000">
              <w:rPr>
                <w:color w:val="0f1115"/>
                <w:sz w:val="20"/>
                <w:szCs w:val="20"/>
                <w:rtl w:val="0"/>
              </w:rPr>
              <w:t xml:space="preserve">LOU</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E9">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LOU Reassignment Indicator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EB">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C">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ED">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 indicator for LOU reassignment</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EE">
            <w:pPr>
              <w:spacing w:after="0" w:line="240" w:lineRule="auto"/>
              <w:ind w:left="141.73228346456688" w:firstLine="0"/>
              <w:rPr>
                <w:color w:val="0f1115"/>
                <w:sz w:val="20"/>
                <w:szCs w:val="20"/>
              </w:rPr>
            </w:pPr>
            <w:r w:rsidDel="00000000" w:rsidR="00000000" w:rsidRPr="00000000">
              <w:rPr>
                <w:color w:val="0f1115"/>
                <w:sz w:val="20"/>
                <w:szCs w:val="20"/>
                <w:rtl w:val="0"/>
              </w:rPr>
              <w:t xml:space="preserve">USED_CAR_STTL</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EF">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Used Car With Settlement Indicator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F1">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2">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F3">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 indicator for used car with settlement</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F4">
            <w:pPr>
              <w:spacing w:after="0" w:line="240" w:lineRule="auto"/>
              <w:ind w:left="141.73228346456688" w:firstLine="0"/>
              <w:rPr>
                <w:color w:val="0f1115"/>
                <w:sz w:val="20"/>
                <w:szCs w:val="20"/>
              </w:rPr>
            </w:pPr>
            <w:r w:rsidDel="00000000" w:rsidR="00000000" w:rsidRPr="00000000">
              <w:rPr>
                <w:color w:val="0f1115"/>
                <w:sz w:val="20"/>
                <w:szCs w:val="20"/>
                <w:rtl w:val="0"/>
              </w:rPr>
              <w:t xml:space="preserve">FD_PLEDGE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F5">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FD Pledge Indicator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F7">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8">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F9">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 indicator for FD pledge</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3FA">
            <w:pPr>
              <w:spacing w:after="0" w:line="240" w:lineRule="auto"/>
              <w:ind w:left="141.73228346456688" w:firstLine="0"/>
              <w:rPr>
                <w:color w:val="0f1115"/>
                <w:sz w:val="20"/>
                <w:szCs w:val="20"/>
              </w:rPr>
            </w:pPr>
            <w:r w:rsidDel="00000000" w:rsidR="00000000" w:rsidRPr="00000000">
              <w:rPr>
                <w:color w:val="0f1115"/>
                <w:sz w:val="20"/>
                <w:szCs w:val="20"/>
                <w:rtl w:val="0"/>
              </w:rPr>
              <w:t xml:space="preserve">Hold handling fee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FB">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Hold handling fee Indicator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3FD">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E">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3FF">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w:t>
            </w:r>
          </w:p>
        </w:tc>
      </w:tr>
      <w:tr>
        <w:trPr>
          <w:cantSplit w:val="0"/>
          <w:trHeight w:val="34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400">
            <w:pPr>
              <w:spacing w:after="0" w:line="240" w:lineRule="auto"/>
              <w:ind w:left="141.73228346456688" w:firstLine="0"/>
              <w:rPr>
                <w:color w:val="0f1115"/>
                <w:sz w:val="20"/>
                <w:szCs w:val="20"/>
              </w:rPr>
            </w:pPr>
            <w:r w:rsidDel="00000000" w:rsidR="00000000" w:rsidRPr="00000000">
              <w:rPr>
                <w:color w:val="0f1115"/>
                <w:sz w:val="20"/>
                <w:szCs w:val="20"/>
                <w:rtl w:val="0"/>
              </w:rPr>
              <w:t xml:space="preserve">Product Type</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01">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03">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Multiple selection dropdown[h13] </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4">
            <w:pPr>
              <w:spacing w:after="0" w:line="240" w:lineRule="auto"/>
              <w:ind w:left="20" w:firstLine="0"/>
              <w:rPr>
                <w:color w:val="0f1115"/>
                <w:sz w:val="20"/>
                <w:szCs w:val="20"/>
              </w:rPr>
            </w:pPr>
            <w:r w:rsidDel="00000000" w:rsidR="00000000" w:rsidRPr="00000000">
              <w:rPr>
                <w:color w:val="0f1115"/>
                <w:sz w:val="20"/>
                <w:szCs w:val="20"/>
                <w:rtl w:val="0"/>
              </w:rPr>
              <w:t xml:space="preserve">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405">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 </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406">
            <w:pPr>
              <w:spacing w:after="0" w:line="240" w:lineRule="auto"/>
              <w:ind w:left="141.73228346456688" w:firstLine="0"/>
              <w:rPr>
                <w:color w:val="0f1115"/>
                <w:sz w:val="20"/>
                <w:szCs w:val="20"/>
              </w:rPr>
            </w:pPr>
            <w:r w:rsidDel="00000000" w:rsidR="00000000" w:rsidRPr="00000000">
              <w:rPr>
                <w:color w:val="0f1115"/>
                <w:sz w:val="20"/>
                <w:szCs w:val="20"/>
                <w:rtl w:val="0"/>
              </w:rPr>
              <w:t xml:space="preserve">REFUND_DEPOSIT</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07">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Refund Deposit</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09">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A">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40B">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 indicator for refund deposit status</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40C">
            <w:pPr>
              <w:spacing w:after="0" w:line="240" w:lineRule="auto"/>
              <w:ind w:left="141.73228346456688" w:firstLine="0"/>
              <w:rPr>
                <w:color w:val="0f1115"/>
                <w:sz w:val="20"/>
                <w:szCs w:val="20"/>
              </w:rPr>
            </w:pPr>
            <w:r w:rsidDel="00000000" w:rsidR="00000000" w:rsidRPr="00000000">
              <w:rPr>
                <w:color w:val="0f1115"/>
                <w:sz w:val="20"/>
                <w:szCs w:val="20"/>
                <w:rtl w:val="0"/>
              </w:rPr>
              <w:t xml:space="preserve">AP_INDICATOR</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0D">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AP Indicator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0F">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0">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411">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 indicator for AP status</w:t>
            </w:r>
          </w:p>
        </w:tc>
      </w:tr>
      <w:tr>
        <w:trPr>
          <w:cantSplit w:val="0"/>
          <w:trHeight w:val="1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412">
            <w:pPr>
              <w:spacing w:after="0" w:line="240" w:lineRule="auto"/>
              <w:ind w:left="141.73228346456688" w:firstLine="0"/>
              <w:rPr>
                <w:color w:val="0f1115"/>
                <w:sz w:val="20"/>
                <w:szCs w:val="20"/>
              </w:rPr>
            </w:pPr>
            <w:r w:rsidDel="00000000" w:rsidR="00000000" w:rsidRPr="00000000">
              <w:rPr>
                <w:color w:val="0f1115"/>
                <w:sz w:val="20"/>
                <w:szCs w:val="20"/>
                <w:rtl w:val="0"/>
              </w:rPr>
              <w:t xml:space="preserve">FBR</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13">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FBR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15">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6">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417">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 indicator for FBR indicator</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418">
            <w:pPr>
              <w:spacing w:after="0" w:line="240" w:lineRule="auto"/>
              <w:ind w:left="141.73228346456688" w:firstLine="0"/>
              <w:rPr>
                <w:color w:val="0f1115"/>
                <w:sz w:val="20"/>
                <w:szCs w:val="20"/>
              </w:rPr>
            </w:pPr>
            <w:r w:rsidDel="00000000" w:rsidR="00000000" w:rsidRPr="00000000">
              <w:rPr>
                <w:color w:val="0f1115"/>
                <w:sz w:val="20"/>
                <w:szCs w:val="20"/>
                <w:rtl w:val="0"/>
              </w:rPr>
              <w:t xml:space="preserve">FBT</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19">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FBT</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1B">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C">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41D">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 indicator for FBT indicator</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41E">
            <w:pPr>
              <w:spacing w:after="0" w:line="240" w:lineRule="auto"/>
              <w:ind w:left="141.73228346456688" w:firstLine="0"/>
              <w:rPr>
                <w:color w:val="0f1115"/>
                <w:sz w:val="20"/>
                <w:szCs w:val="20"/>
              </w:rPr>
            </w:pPr>
            <w:r w:rsidDel="00000000" w:rsidR="00000000" w:rsidRPr="00000000">
              <w:rPr>
                <w:color w:val="0f1115"/>
                <w:sz w:val="20"/>
                <w:szCs w:val="20"/>
                <w:rtl w:val="0"/>
              </w:rPr>
              <w:t xml:space="preserve">SI</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1F">
            <w:pPr>
              <w:spacing w:after="0" w:line="240" w:lineRule="auto"/>
              <w:ind w:left="-141.7322834645671" w:right="-220.98425196850314" w:firstLine="0"/>
              <w:rPr>
                <w:color w:val="0f1115"/>
                <w:sz w:val="20"/>
                <w:szCs w:val="20"/>
              </w:rPr>
            </w:pPr>
            <w:r w:rsidDel="00000000" w:rsidR="00000000" w:rsidRPr="00000000">
              <w:rPr>
                <w:color w:val="0f1115"/>
                <w:sz w:val="20"/>
                <w:szCs w:val="20"/>
                <w:rtl w:val="0"/>
              </w:rPr>
              <w:t xml:space="preserve">Standing Instruction Indicator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21">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2">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423">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 indicator for SI indicator</w:t>
            </w:r>
          </w:p>
        </w:tc>
      </w:tr>
      <w:tr>
        <w:trPr>
          <w:cantSplit w:val="0"/>
          <w:trHeight w:val="374.9414062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424">
            <w:pPr>
              <w:spacing w:after="0" w:line="240" w:lineRule="auto"/>
              <w:ind w:left="141.73228346456688" w:firstLine="0"/>
              <w:rPr>
                <w:color w:val="0f1115"/>
                <w:sz w:val="20"/>
                <w:szCs w:val="20"/>
              </w:rPr>
            </w:pPr>
            <w:r w:rsidDel="00000000" w:rsidR="00000000" w:rsidRPr="00000000">
              <w:rPr>
                <w:color w:val="0f1115"/>
                <w:sz w:val="20"/>
                <w:szCs w:val="20"/>
                <w:rtl w:val="0"/>
              </w:rPr>
              <w:t xml:space="preserve">Manual Process Indicator</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25">
            <w:pPr>
              <w:spacing w:after="0" w:line="240" w:lineRule="auto"/>
              <w:ind w:left="-141.7322834645671" w:right="-79.2519685039369" w:firstLine="0"/>
              <w:rPr>
                <w:color w:val="0f1115"/>
                <w:sz w:val="20"/>
                <w:szCs w:val="20"/>
              </w:rPr>
            </w:pPr>
            <w:r w:rsidDel="00000000" w:rsidR="00000000" w:rsidRPr="00000000">
              <w:rPr>
                <w:color w:val="0f1115"/>
                <w:sz w:val="20"/>
                <w:szCs w:val="20"/>
                <w:rtl w:val="0"/>
              </w:rPr>
              <w:t xml:space="preserve">Manual Process Indicator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27">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8">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429">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 indicator for selecting Manual Processed application.</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42A">
            <w:pPr>
              <w:spacing w:after="0" w:before="60" w:line="240" w:lineRule="auto"/>
              <w:ind w:left="141.73228346456688" w:firstLine="0"/>
              <w:rPr>
                <w:color w:val="0f1115"/>
                <w:sz w:val="20"/>
                <w:szCs w:val="20"/>
              </w:rPr>
            </w:pPr>
            <w:r w:rsidDel="00000000" w:rsidR="00000000" w:rsidRPr="00000000">
              <w:rPr>
                <w:color w:val="0f1115"/>
                <w:sz w:val="20"/>
                <w:szCs w:val="20"/>
                <w:rtl w:val="0"/>
              </w:rPr>
              <w:t xml:space="preserve">STP Application indicator</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2B">
            <w:pPr>
              <w:spacing w:after="0" w:before="60" w:line="240" w:lineRule="auto"/>
              <w:ind w:left="-141.7322834645671" w:right="-79.2519685039369" w:firstLine="0"/>
              <w:rPr>
                <w:color w:val="0f1115"/>
                <w:sz w:val="20"/>
                <w:szCs w:val="20"/>
              </w:rPr>
            </w:pPr>
            <w:r w:rsidDel="00000000" w:rsidR="00000000" w:rsidRPr="00000000">
              <w:rPr>
                <w:color w:val="0f1115"/>
                <w:sz w:val="20"/>
                <w:szCs w:val="20"/>
                <w:rtl w:val="0"/>
              </w:rPr>
              <w:t xml:space="preserve">STP Application indicator</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2D">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E">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42F">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Yes/No indicator for STP processed application</w:t>
            </w:r>
          </w:p>
        </w:tc>
      </w:tr>
      <w:tr>
        <w:trPr>
          <w:cantSplit w:val="0"/>
          <w:tblHeader w:val="0"/>
        </w:trPr>
        <w:tc>
          <w:tcPr>
            <w:gridSpan w:val="2"/>
            <w:tcBorders>
              <w:top w:color="000000" w:space="0" w:sz="0" w:val="nil"/>
              <w:left w:color="0f1115" w:space="0" w:sz="5" w:val="single"/>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0">
            <w:pPr>
              <w:spacing w:after="0" w:line="240" w:lineRule="auto"/>
              <w:ind w:left="-141.7322834645671" w:right="-79.2519685039369" w:firstLine="0"/>
              <w:rPr>
                <w:color w:val="0f1115"/>
                <w:sz w:val="20"/>
                <w:szCs w:val="20"/>
              </w:rPr>
            </w:pPr>
            <w:r w:rsidDel="00000000" w:rsidR="00000000" w:rsidRPr="00000000">
              <w:rPr>
                <w:color w:val="0f1115"/>
                <w:sz w:val="20"/>
                <w:szCs w:val="20"/>
                <w:rtl w:val="0"/>
              </w:rPr>
              <w:t xml:space="preserve"> </w:t>
            </w:r>
          </w:p>
        </w:tc>
        <w:tc>
          <w:tcPr>
            <w:gridSpan w:val="4"/>
            <w:tcBorders>
              <w:top w:color="000000" w:space="0" w:sz="0" w:val="nil"/>
              <w:left w:color="000000" w:space="0" w:sz="0" w:val="nil"/>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432">
            <w:pPr>
              <w:spacing w:after="0" w:line="240" w:lineRule="auto"/>
              <w:ind w:left="425.19685039370046" w:right="-79.2519685039369" w:firstLine="0"/>
              <w:rPr>
                <w:color w:val="0f1115"/>
                <w:sz w:val="20"/>
                <w:szCs w:val="20"/>
              </w:rPr>
            </w:pPr>
            <w:r w:rsidDel="00000000" w:rsidR="00000000" w:rsidRPr="00000000">
              <w:rPr>
                <w:color w:val="0f1115"/>
                <w:sz w:val="20"/>
                <w:szCs w:val="20"/>
                <w:rtl w:val="0"/>
              </w:rPr>
              <w:t xml:space="preserve">Output option</w:t>
            </w:r>
          </w:p>
        </w:tc>
      </w:tr>
      <w:tr>
        <w:trPr>
          <w:cantSplit w:val="0"/>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1436">
            <w:pPr>
              <w:spacing w:after="0" w:line="240" w:lineRule="auto"/>
              <w:ind w:left="141.73228346456688" w:firstLine="0"/>
              <w:rPr>
                <w:color w:val="0f1115"/>
                <w:sz w:val="20"/>
                <w:szCs w:val="20"/>
              </w:rPr>
            </w:pPr>
            <w:r w:rsidDel="00000000" w:rsidR="00000000" w:rsidRPr="00000000">
              <w:rPr>
                <w:color w:val="0f1115"/>
                <w:sz w:val="20"/>
                <w:szCs w:val="20"/>
                <w:rtl w:val="0"/>
              </w:rPr>
              <w:t xml:space="preserve">Output file format</w:t>
            </w:r>
          </w:p>
        </w:tc>
        <w:tc>
          <w:tcPr>
            <w:gridSpan w:val="2"/>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37">
            <w:pPr>
              <w:spacing w:after="0" w:line="240" w:lineRule="auto"/>
              <w:ind w:left="-141.7322834645671" w:right="-79.2519685039369" w:firstLine="0"/>
              <w:rPr>
                <w:color w:val="0f1115"/>
                <w:sz w:val="20"/>
                <w:szCs w:val="20"/>
              </w:rPr>
            </w:pPr>
            <w:r w:rsidDel="00000000" w:rsidR="00000000" w:rsidRPr="00000000">
              <w:rPr>
                <w:color w:val="0f1115"/>
                <w:sz w:val="20"/>
                <w:szCs w:val="20"/>
                <w:rtl w:val="0"/>
              </w:rPr>
              <w:t xml:space="preserve">Excel</w:t>
            </w:r>
          </w:p>
          <w:p w:rsidR="00000000" w:rsidDel="00000000" w:rsidP="00000000" w:rsidRDefault="00000000" w:rsidRPr="00000000" w14:paraId="00001438">
            <w:pPr>
              <w:spacing w:after="0" w:line="240" w:lineRule="auto"/>
              <w:ind w:left="-141.7322834645671" w:right="-79.2519685039369" w:firstLine="0"/>
              <w:rPr>
                <w:color w:val="0f1115"/>
                <w:sz w:val="20"/>
                <w:szCs w:val="20"/>
              </w:rPr>
            </w:pPr>
            <w:r w:rsidDel="00000000" w:rsidR="00000000" w:rsidRPr="00000000">
              <w:rPr>
                <w:color w:val="0f1115"/>
                <w:sz w:val="20"/>
                <w:szCs w:val="20"/>
                <w:rtl w:val="0"/>
              </w:rPr>
              <w:t xml:space="preserve">CSV</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143A">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Single selection dropdown</w:t>
            </w:r>
          </w:p>
          <w:p w:rsidR="00000000" w:rsidDel="00000000" w:rsidP="00000000" w:rsidRDefault="00000000" w:rsidRPr="00000000" w14:paraId="0000143B">
            <w:pPr>
              <w:spacing w:after="0" w:line="240" w:lineRule="auto"/>
              <w:ind w:left="-141.7322834645671" w:right="-230.78740157480354"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C">
            <w:pPr>
              <w:spacing w:after="0" w:line="240" w:lineRule="auto"/>
              <w:ind w:left="20" w:firstLine="0"/>
              <w:rPr>
                <w:color w:val="0f1115"/>
                <w:sz w:val="20"/>
                <w:szCs w:val="20"/>
              </w:rPr>
            </w:pPr>
            <w:r w:rsidDel="00000000" w:rsidR="00000000" w:rsidRPr="00000000">
              <w:rPr>
                <w:color w:val="0f1115"/>
                <w:sz w:val="20"/>
                <w:szCs w:val="20"/>
                <w:rtl w:val="0"/>
              </w:rPr>
              <w:t xml:space="preserve"> </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143D">
            <w:pPr>
              <w:spacing w:after="0" w:line="240" w:lineRule="auto"/>
              <w:ind w:left="-141.7322834645671" w:right="60.944881889763565" w:firstLine="0"/>
              <w:rPr>
                <w:color w:val="0f1115"/>
                <w:sz w:val="20"/>
                <w:szCs w:val="20"/>
              </w:rPr>
            </w:pPr>
            <w:r w:rsidDel="00000000" w:rsidR="00000000" w:rsidRPr="00000000">
              <w:rPr>
                <w:color w:val="0f1115"/>
                <w:sz w:val="20"/>
                <w:szCs w:val="20"/>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3E">
            <w:pPr>
              <w:ind w:left="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3F">
            <w:pPr>
              <w:ind w:left="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40">
            <w:pPr>
              <w:ind w:left="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41">
            <w:pPr>
              <w:ind w:left="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42">
            <w:pPr>
              <w:ind w:left="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43">
            <w:pPr>
              <w:ind w:left="20" w:firstLine="0"/>
              <w:rPr/>
            </w:pPr>
            <w:r w:rsidDel="00000000" w:rsidR="00000000" w:rsidRPr="00000000">
              <w:rPr>
                <w:rtl w:val="0"/>
              </w:rPr>
            </w:r>
          </w:p>
        </w:tc>
      </w:tr>
    </w:tbl>
    <w:p w:rsidR="00000000" w:rsidDel="00000000" w:rsidP="00000000" w:rsidRDefault="00000000" w:rsidRPr="00000000" w14:paraId="00001444">
      <w:pPr>
        <w:spacing w:after="60" w:lineRule="auto"/>
        <w:rPr>
          <w:rFonts w:ascii="Verdana" w:cs="Verdana" w:eastAsia="Verdana" w:hAnsi="Verdana"/>
          <w:color w:val="555555"/>
        </w:rPr>
      </w:pPr>
      <w:r w:rsidDel="00000000" w:rsidR="00000000" w:rsidRPr="00000000">
        <w:rPr>
          <w:rFonts w:ascii="Verdana" w:cs="Verdana" w:eastAsia="Verdana" w:hAnsi="Verdana"/>
          <w:color w:val="555555"/>
          <w:rtl w:val="0"/>
        </w:rPr>
        <w:t xml:space="preserve"> </w:t>
      </w:r>
    </w:p>
    <w:p w:rsidR="00000000" w:rsidDel="00000000" w:rsidP="00000000" w:rsidRDefault="00000000" w:rsidRPr="00000000" w14:paraId="0000144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xr6ou8klgkfn" w:id="242"/>
      <w:bookmarkEnd w:id="242"/>
      <w:r w:rsidDel="00000000" w:rsidR="00000000" w:rsidRPr="00000000">
        <w:rPr>
          <w:sz w:val="22"/>
          <w:szCs w:val="22"/>
          <w:rtl w:val="0"/>
        </w:rPr>
        <w:t xml:space="preserve">20.2.</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Batch2】Funding Report1</w:t>
      </w:r>
    </w:p>
    <w:p w:rsidR="00000000" w:rsidDel="00000000" w:rsidP="00000000" w:rsidRDefault="00000000" w:rsidRPr="00000000" w14:paraId="00001446">
      <w:pPr>
        <w:spacing w:after="0" w:lineRule="auto"/>
        <w:ind w:left="1600" w:hanging="360"/>
        <w:rPr>
          <w:b w:val="1"/>
          <w:bCs w:val="1"/>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w:t>
      </w:r>
    </w:p>
    <w:p w:rsidR="00000000" w:rsidDel="00000000" w:rsidP="00000000" w:rsidRDefault="00000000" w:rsidRPr="00000000" w14:paraId="00001447">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 user to generate at the end of each working day, to obtain a funding report of current working day.</w:t>
      </w:r>
    </w:p>
    <w:p w:rsidR="00000000" w:rsidDel="00000000" w:rsidP="00000000" w:rsidRDefault="00000000" w:rsidRPr="00000000" w14:paraId="00001448">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User hope to use a single report for daily reconciliation and operational monitoring, in this report there is only one field (Vehicle registration number) that may change during the process. User will use vehicle registration number as a Primary Key to retrieve in the HOST.</w:t>
      </w:r>
    </w:p>
    <w:p w:rsidR="00000000" w:rsidDel="00000000" w:rsidP="00000000" w:rsidRDefault="00000000" w:rsidRPr="00000000" w14:paraId="00001449">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report fields follow the existing rpt_hp_funding 1</w:t>
      </w:r>
    </w:p>
    <w:p w:rsidR="00000000" w:rsidDel="00000000" w:rsidP="00000000" w:rsidRDefault="00000000" w:rsidRPr="00000000" w14:paraId="0000144A">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Supports selecting filter criteria to export and download detailed and summary data that meets the conditions from the complete report.</w:t>
      </w:r>
    </w:p>
    <w:p w:rsidR="00000000" w:rsidDel="00000000" w:rsidP="00000000" w:rsidRDefault="00000000" w:rsidRPr="00000000" w14:paraId="0000144B">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report filter criteria follow existing fields. </w:t>
      </w:r>
    </w:p>
    <w:p w:rsidR="00000000" w:rsidDel="00000000" w:rsidP="00000000" w:rsidRDefault="00000000" w:rsidRPr="00000000" w14:paraId="0000144C">
      <w:pPr>
        <w:spacing w:after="0" w:lineRule="auto"/>
        <w:ind w:left="214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Date : compare with funding date</w:t>
      </w:r>
    </w:p>
    <w:p w:rsidR="00000000" w:rsidDel="00000000" w:rsidP="00000000" w:rsidRDefault="00000000" w:rsidRPr="00000000" w14:paraId="0000144D">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application has been processed by several personnel, e.g. processed by more than 1 CRA Maintenance, only to show the last one in Funding Report.</w:t>
      </w:r>
    </w:p>
    <w:p w:rsidR="00000000" w:rsidDel="00000000" w:rsidP="00000000" w:rsidRDefault="00000000" w:rsidRPr="00000000" w14:paraId="0000144E">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Description for other fields[h14] :</w:t>
      </w:r>
    </w:p>
    <w:p w:rsidR="00000000" w:rsidDel="00000000" w:rsidP="00000000" w:rsidRDefault="00000000" w:rsidRPr="00000000" w14:paraId="0000144F">
      <w:pPr>
        <w:spacing w:after="0" w:lineRule="auto"/>
        <w:rPr>
          <w:sz w:val="21"/>
          <w:szCs w:val="21"/>
        </w:rPr>
      </w:pPr>
      <w:r w:rsidDel="00000000" w:rsidR="00000000" w:rsidRPr="00000000">
        <w:rPr>
          <w:sz w:val="21"/>
          <w:szCs w:val="21"/>
          <w:rtl w:val="0"/>
        </w:rPr>
        <w:t xml:space="preserve"> </w:t>
      </w:r>
    </w:p>
    <w:tbl>
      <w:tblPr>
        <w:tblStyle w:val="Table8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740"/>
        <w:tblGridChange w:id="0">
          <w:tblGrid>
            <w:gridCol w:w="4065"/>
            <w:gridCol w:w="474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1450">
            <w:pPr>
              <w:spacing w:after="0" w:lineRule="auto"/>
              <w:rPr>
                <w:b w:val="1"/>
                <w:bCs w:val="1"/>
                <w:color w:val="0f1115"/>
                <w:sz w:val="18"/>
                <w:szCs w:val="18"/>
              </w:rPr>
            </w:pPr>
            <w:r w:rsidDel="00000000" w:rsidR="00000000" w:rsidRPr="00000000">
              <w:rPr>
                <w:b w:val="1"/>
                <w:bCs w:val="1"/>
                <w:color w:val="0f1115"/>
                <w:sz w:val="18"/>
                <w:szCs w:val="18"/>
                <w:rtl w:val="0"/>
              </w:rPr>
              <w:t xml:space="preserve">Topic / Field</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1451">
            <w:pPr>
              <w:spacing w:after="0" w:lineRule="auto"/>
              <w:rPr>
                <w:b w:val="1"/>
                <w:bCs w:val="1"/>
                <w:color w:val="0f1115"/>
                <w:sz w:val="18"/>
                <w:szCs w:val="18"/>
              </w:rPr>
            </w:pPr>
            <w:r w:rsidDel="00000000" w:rsidR="00000000" w:rsidRPr="00000000">
              <w:rPr>
                <w:b w:val="1"/>
                <w:bCs w:val="1"/>
                <w:color w:val="0f1115"/>
                <w:sz w:val="18"/>
                <w:szCs w:val="18"/>
                <w:rtl w:val="0"/>
              </w:rPr>
              <w:t xml:space="preserve">Discussion / Suggestion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2">
            <w:pPr>
              <w:spacing w:after="0" w:lineRule="auto"/>
              <w:rPr>
                <w:b w:val="1"/>
                <w:bCs w:val="1"/>
                <w:color w:val="0f1115"/>
                <w:sz w:val="18"/>
                <w:szCs w:val="18"/>
              </w:rPr>
            </w:pPr>
            <w:r w:rsidDel="00000000" w:rsidR="00000000" w:rsidRPr="00000000">
              <w:rPr>
                <w:b w:val="1"/>
                <w:bCs w:val="1"/>
                <w:color w:val="0f1115"/>
                <w:sz w:val="18"/>
                <w:szCs w:val="18"/>
                <w:rtl w:val="0"/>
              </w:rPr>
              <w:t xml:space="preserve">Agreement Date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3">
            <w:pPr>
              <w:spacing w:after="0" w:lineRule="auto"/>
              <w:rPr>
                <w:color w:val="0f1115"/>
                <w:sz w:val="18"/>
                <w:szCs w:val="18"/>
              </w:rPr>
            </w:pPr>
            <w:r w:rsidDel="00000000" w:rsidR="00000000" w:rsidRPr="00000000">
              <w:rPr>
                <w:color w:val="0f1115"/>
                <w:sz w:val="18"/>
                <w:szCs w:val="18"/>
                <w:rtl w:val="0"/>
              </w:rPr>
              <w:t xml:space="preserve">Follow the agreement date from the latest copy of the HP (Hire-Purchase) Agreement.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4">
            <w:pPr>
              <w:spacing w:after="0" w:lineRule="auto"/>
              <w:rPr>
                <w:b w:val="1"/>
                <w:bCs w:val="1"/>
                <w:color w:val="0f1115"/>
                <w:sz w:val="18"/>
                <w:szCs w:val="18"/>
              </w:rPr>
            </w:pPr>
            <w:r w:rsidDel="00000000" w:rsidR="00000000" w:rsidRPr="00000000">
              <w:rPr>
                <w:b w:val="1"/>
                <w:bCs w:val="1"/>
                <w:color w:val="0f1115"/>
                <w:sz w:val="18"/>
                <w:szCs w:val="18"/>
                <w:rtl w:val="0"/>
              </w:rPr>
              <w:t xml:space="preserve">PFC/EHP</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5">
            <w:pPr>
              <w:spacing w:after="0" w:lineRule="auto"/>
              <w:rPr>
                <w:color w:val="0f1115"/>
                <w:sz w:val="18"/>
                <w:szCs w:val="18"/>
              </w:rPr>
            </w:pPr>
            <w:r w:rsidDel="00000000" w:rsidR="00000000" w:rsidRPr="00000000">
              <w:rPr>
                <w:color w:val="0f1115"/>
                <w:sz w:val="18"/>
                <w:szCs w:val="18"/>
                <w:rtl w:val="0"/>
              </w:rPr>
              <w:t xml:space="preserve">Refers to "loan proposal"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6">
            <w:pPr>
              <w:spacing w:after="0" w:lineRule="auto"/>
              <w:rPr>
                <w:b w:val="1"/>
                <w:bCs w:val="1"/>
                <w:color w:val="0f1115"/>
                <w:sz w:val="18"/>
                <w:szCs w:val="18"/>
              </w:rPr>
            </w:pPr>
            <w:r w:rsidDel="00000000" w:rsidR="00000000" w:rsidRPr="00000000">
              <w:rPr>
                <w:b w:val="1"/>
                <w:bCs w:val="1"/>
                <w:color w:val="0f1115"/>
                <w:sz w:val="18"/>
                <w:szCs w:val="18"/>
                <w:rtl w:val="0"/>
              </w:rPr>
              <w:t xml:space="preserve">BM/ALCM</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7">
            <w:pPr>
              <w:spacing w:after="0" w:lineRule="auto"/>
              <w:rPr>
                <w:color w:val="0f1115"/>
                <w:sz w:val="18"/>
                <w:szCs w:val="18"/>
              </w:rPr>
            </w:pPr>
            <w:r w:rsidDel="00000000" w:rsidR="00000000" w:rsidRPr="00000000">
              <w:rPr>
                <w:color w:val="0f1115"/>
                <w:sz w:val="18"/>
                <w:szCs w:val="18"/>
                <w:rtl w:val="0"/>
              </w:rPr>
              <w:t xml:space="preserve">Refers to the branch manager.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8">
            <w:pPr>
              <w:spacing w:after="0" w:lineRule="auto"/>
              <w:rPr>
                <w:b w:val="1"/>
                <w:bCs w:val="1"/>
                <w:color w:val="0f1115"/>
                <w:sz w:val="18"/>
                <w:szCs w:val="18"/>
              </w:rPr>
            </w:pPr>
            <w:r w:rsidDel="00000000" w:rsidR="00000000" w:rsidRPr="00000000">
              <w:rPr>
                <w:b w:val="1"/>
                <w:bCs w:val="1"/>
                <w:color w:val="0f1115"/>
                <w:sz w:val="18"/>
                <w:szCs w:val="18"/>
                <w:rtl w:val="0"/>
              </w:rPr>
              <w:t xml:space="preserve">On The Road Price / Price List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9">
            <w:pPr>
              <w:spacing w:after="0" w:lineRule="auto"/>
              <w:rPr>
                <w:color w:val="0f1115"/>
                <w:sz w:val="18"/>
                <w:szCs w:val="18"/>
              </w:rPr>
            </w:pPr>
            <w:r w:rsidDel="00000000" w:rsidR="00000000" w:rsidRPr="00000000">
              <w:rPr>
                <w:color w:val="0f1115"/>
                <w:sz w:val="18"/>
                <w:szCs w:val="18"/>
                <w:rtl w:val="0"/>
              </w:rPr>
              <w:t xml:space="preserve">Change field name to </w:t>
            </w:r>
            <w:r w:rsidDel="00000000" w:rsidR="00000000" w:rsidRPr="00000000">
              <w:rPr>
                <w:b w:val="1"/>
                <w:bCs w:val="1"/>
                <w:color w:val="0f1115"/>
                <w:sz w:val="18"/>
                <w:szCs w:val="18"/>
                <w:rtl w:val="0"/>
              </w:rPr>
              <w:t xml:space="preserve">"On The Road Price / Total Price"</w:t>
            </w:r>
            <w:r w:rsidDel="00000000" w:rsidR="00000000" w:rsidRPr="00000000">
              <w:rPr>
                <w:color w:val="0f1115"/>
                <w:sz w:val="18"/>
                <w:szCs w:val="18"/>
                <w:rtl w:val="0"/>
              </w:rPr>
              <w:t xml:space="preserv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A">
            <w:pPr>
              <w:spacing w:after="0" w:lineRule="auto"/>
              <w:rPr>
                <w:b w:val="1"/>
                <w:bCs w:val="1"/>
                <w:color w:val="0f1115"/>
                <w:sz w:val="18"/>
                <w:szCs w:val="18"/>
              </w:rPr>
            </w:pPr>
            <w:r w:rsidDel="00000000" w:rsidR="00000000" w:rsidRPr="00000000">
              <w:rPr>
                <w:b w:val="1"/>
                <w:bCs w:val="1"/>
                <w:color w:val="0f1115"/>
                <w:sz w:val="18"/>
                <w:szCs w:val="18"/>
                <w:rtl w:val="0"/>
              </w:rPr>
              <w:t xml:space="preserve">Deposit Amount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B">
            <w:pPr>
              <w:spacing w:after="0" w:lineRule="auto"/>
              <w:rPr>
                <w:color w:val="0f1115"/>
                <w:sz w:val="18"/>
                <w:szCs w:val="18"/>
              </w:rPr>
            </w:pPr>
            <w:r w:rsidDel="00000000" w:rsidR="00000000" w:rsidRPr="00000000">
              <w:rPr>
                <w:color w:val="0f1115"/>
                <w:sz w:val="18"/>
                <w:szCs w:val="18"/>
                <w:rtl w:val="0"/>
              </w:rPr>
              <w:t xml:space="preserve">Defined as: down payment (cash) + down payment (trade-in).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C">
            <w:pPr>
              <w:spacing w:after="0" w:lineRule="auto"/>
              <w:rPr>
                <w:b w:val="1"/>
                <w:bCs w:val="1"/>
                <w:color w:val="0f1115"/>
                <w:sz w:val="18"/>
                <w:szCs w:val="18"/>
              </w:rPr>
            </w:pPr>
            <w:r w:rsidDel="00000000" w:rsidR="00000000" w:rsidRPr="00000000">
              <w:rPr>
                <w:b w:val="1"/>
                <w:bCs w:val="1"/>
                <w:color w:val="0f1115"/>
                <w:sz w:val="18"/>
                <w:szCs w:val="18"/>
                <w:rtl w:val="0"/>
              </w:rPr>
              <w:t xml:space="preserve">Interest Rate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D">
            <w:pPr>
              <w:spacing w:after="0" w:lineRule="auto"/>
              <w:rPr>
                <w:color w:val="0f1115"/>
                <w:sz w:val="18"/>
                <w:szCs w:val="18"/>
              </w:rPr>
            </w:pPr>
            <w:r w:rsidDel="00000000" w:rsidR="00000000" w:rsidRPr="00000000">
              <w:rPr>
                <w:color w:val="0f1115"/>
                <w:sz w:val="18"/>
                <w:szCs w:val="18"/>
                <w:rtl w:val="0"/>
              </w:rPr>
              <w:t xml:space="preserve">Should be the </w:t>
            </w:r>
            <w:r w:rsidDel="00000000" w:rsidR="00000000" w:rsidRPr="00000000">
              <w:rPr>
                <w:b w:val="1"/>
                <w:bCs w:val="1"/>
                <w:color w:val="0f1115"/>
                <w:sz w:val="18"/>
                <w:szCs w:val="18"/>
                <w:rtl w:val="0"/>
              </w:rPr>
              <w:t xml:space="preserve">Approved Interest Rate</w:t>
            </w:r>
            <w:r w:rsidDel="00000000" w:rsidR="00000000" w:rsidRPr="00000000">
              <w:rPr>
                <w:color w:val="0f1115"/>
                <w:sz w:val="18"/>
                <w:szCs w:val="18"/>
                <w:rtl w:val="0"/>
              </w:rPr>
              <w:t xml:space="preser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E">
            <w:pPr>
              <w:spacing w:after="0" w:lineRule="auto"/>
              <w:rPr>
                <w:b w:val="1"/>
                <w:bCs w:val="1"/>
                <w:color w:val="0f1115"/>
                <w:sz w:val="18"/>
                <w:szCs w:val="18"/>
              </w:rPr>
            </w:pPr>
            <w:r w:rsidDel="00000000" w:rsidR="00000000" w:rsidRPr="00000000">
              <w:rPr>
                <w:b w:val="1"/>
                <w:bCs w:val="1"/>
                <w:color w:val="0f1115"/>
                <w:sz w:val="18"/>
                <w:szCs w:val="18"/>
                <w:rtl w:val="0"/>
              </w:rPr>
              <w:t xml:space="preserve">MOF</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5F">
            <w:pPr>
              <w:spacing w:after="0" w:lineRule="auto"/>
              <w:rPr>
                <w:color w:val="0f1115"/>
                <w:sz w:val="18"/>
                <w:szCs w:val="18"/>
              </w:rPr>
            </w:pPr>
            <w:r w:rsidDel="00000000" w:rsidR="00000000" w:rsidRPr="00000000">
              <w:rPr>
                <w:color w:val="0f1115"/>
                <w:sz w:val="18"/>
                <w:szCs w:val="18"/>
                <w:rtl w:val="0"/>
              </w:rPr>
              <w:t xml:space="preserve">Formula: </w:t>
            </w:r>
            <w:r w:rsidDel="00000000" w:rsidR="00000000" w:rsidRPr="00000000">
              <w:rPr>
                <w:b w:val="1"/>
                <w:bCs w:val="1"/>
                <w:color w:val="0f1115"/>
                <w:sz w:val="18"/>
                <w:szCs w:val="18"/>
                <w:rtl w:val="0"/>
              </w:rPr>
              <w:t xml:space="preserve">Loan Amount / OTR</w:t>
            </w:r>
            <w:r w:rsidDel="00000000" w:rsidR="00000000" w:rsidRPr="00000000">
              <w:rPr>
                <w:color w:val="0f1115"/>
                <w:sz w:val="18"/>
                <w:szCs w:val="18"/>
                <w:rtl w:val="0"/>
              </w:rPr>
              <w:t xml:space="preserve"> (On The Road Price).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60">
            <w:pPr>
              <w:spacing w:after="0" w:lineRule="auto"/>
              <w:rPr>
                <w:b w:val="1"/>
                <w:bCs w:val="1"/>
                <w:color w:val="0f1115"/>
                <w:sz w:val="18"/>
                <w:szCs w:val="18"/>
              </w:rPr>
            </w:pPr>
            <w:r w:rsidDel="00000000" w:rsidR="00000000" w:rsidRPr="00000000">
              <w:rPr>
                <w:b w:val="1"/>
                <w:bCs w:val="1"/>
                <w:color w:val="0f1115"/>
                <w:sz w:val="18"/>
                <w:szCs w:val="18"/>
                <w:rtl w:val="0"/>
              </w:rPr>
              <w:t xml:space="preserve">Handling Fee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61">
            <w:pPr>
              <w:spacing w:after="0" w:lineRule="auto"/>
              <w:rPr>
                <w:b w:val="1"/>
                <w:bCs w:val="1"/>
                <w:color w:val="0f1115"/>
                <w:sz w:val="18"/>
                <w:szCs w:val="18"/>
              </w:rPr>
            </w:pPr>
            <w:r w:rsidDel="00000000" w:rsidR="00000000" w:rsidRPr="00000000">
              <w:rPr>
                <w:b w:val="1"/>
                <w:bCs w:val="1"/>
                <w:color w:val="0f1115"/>
                <w:sz w:val="18"/>
                <w:szCs w:val="18"/>
                <w:rtl w:val="0"/>
              </w:rPr>
              <w:t xml:space="preserve">Equals to "Net handling fee - GST"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62">
            <w:pPr>
              <w:spacing w:after="0" w:lineRule="auto"/>
              <w:rPr>
                <w:b w:val="1"/>
                <w:bCs w:val="1"/>
                <w:color w:val="0f1115"/>
                <w:sz w:val="18"/>
                <w:szCs w:val="18"/>
              </w:rPr>
            </w:pPr>
            <w:r w:rsidDel="00000000" w:rsidR="00000000" w:rsidRPr="00000000">
              <w:rPr>
                <w:b w:val="1"/>
                <w:bCs w:val="1"/>
                <w:color w:val="0f1115"/>
                <w:sz w:val="18"/>
                <w:szCs w:val="18"/>
                <w:rtl w:val="0"/>
              </w:rPr>
              <w:t xml:space="preserve">Data Maintenance User Name, Checker's Name, Authoriser's 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63">
            <w:pPr>
              <w:spacing w:after="0" w:lineRule="auto"/>
              <w:rPr>
                <w:color w:val="0f1115"/>
                <w:sz w:val="18"/>
                <w:szCs w:val="18"/>
              </w:rPr>
            </w:pPr>
            <w:r w:rsidDel="00000000" w:rsidR="00000000" w:rsidRPr="00000000">
              <w:rPr>
                <w:color w:val="0f1115"/>
                <w:sz w:val="18"/>
                <w:szCs w:val="18"/>
                <w:rtl w:val="0"/>
              </w:rPr>
              <w:t xml:space="preserve">All should be the </w:t>
            </w:r>
            <w:r w:rsidDel="00000000" w:rsidR="00000000" w:rsidRPr="00000000">
              <w:rPr>
                <w:b w:val="1"/>
                <w:bCs w:val="1"/>
                <w:color w:val="0f1115"/>
                <w:sz w:val="18"/>
                <w:szCs w:val="18"/>
                <w:rtl w:val="0"/>
              </w:rPr>
              <w:t xml:space="preserve">last person in each role</w:t>
            </w:r>
            <w:r w:rsidDel="00000000" w:rsidR="00000000" w:rsidRPr="00000000">
              <w:rPr>
                <w:color w:val="0f1115"/>
                <w:sz w:val="18"/>
                <w:szCs w:val="18"/>
                <w:rtl w:val="0"/>
              </w:rPr>
              <w:t xml:space="preserve"> who handled the application.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64">
            <w:pPr>
              <w:spacing w:after="0" w:lineRule="auto"/>
              <w:rPr>
                <w:b w:val="1"/>
                <w:bCs w:val="1"/>
                <w:color w:val="0f1115"/>
                <w:sz w:val="18"/>
                <w:szCs w:val="18"/>
              </w:rPr>
            </w:pPr>
            <w:r w:rsidDel="00000000" w:rsidR="00000000" w:rsidRPr="00000000">
              <w:rPr>
                <w:b w:val="1"/>
                <w:bCs w:val="1"/>
                <w:color w:val="0f1115"/>
                <w:sz w:val="18"/>
                <w:szCs w:val="18"/>
                <w:rtl w:val="0"/>
              </w:rPr>
              <w:t xml:space="preserve">Exception Code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65">
            <w:pPr>
              <w:spacing w:after="0" w:lineRule="auto"/>
              <w:rPr>
                <w:color w:val="0f1115"/>
                <w:sz w:val="18"/>
                <w:szCs w:val="18"/>
              </w:rPr>
            </w:pPr>
            <w:r w:rsidDel="00000000" w:rsidR="00000000" w:rsidRPr="00000000">
              <w:rPr>
                <w:color w:val="0f1115"/>
                <w:sz w:val="18"/>
                <w:szCs w:val="18"/>
                <w:rtl w:val="0"/>
              </w:rPr>
              <w:t xml:space="preserve">This code is input by CED</w:t>
            </w:r>
          </w:p>
        </w:tc>
      </w:tr>
    </w:tbl>
    <w:p w:rsidR="00000000" w:rsidDel="00000000" w:rsidP="00000000" w:rsidRDefault="00000000" w:rsidRPr="00000000" w14:paraId="00001466">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Payment related fields</w:t>
      </w:r>
    </w:p>
    <w:tbl>
      <w:tblPr>
        <w:tblStyle w:val="Table8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40"/>
        <w:gridCol w:w="2940"/>
        <w:tblGridChange w:id="0">
          <w:tblGrid>
            <w:gridCol w:w="2925"/>
            <w:gridCol w:w="2940"/>
            <w:gridCol w:w="294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7">
            <w:pPr>
              <w:spacing w:after="0" w:lineRule="auto"/>
              <w:rPr/>
            </w:pPr>
            <w:r w:rsidDel="00000000" w:rsidR="00000000" w:rsidRPr="00000000">
              <w:rPr>
                <w:rtl w:val="0"/>
              </w:rPr>
              <w:t xml:space="preserve">Payment Mode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8">
            <w:pPr>
              <w:spacing w:after="0" w:lineRule="auto"/>
              <w:rPr/>
            </w:pPr>
            <w:r w:rsidDel="00000000" w:rsidR="00000000" w:rsidRPr="00000000">
              <w:rPr>
                <w:rtl w:val="0"/>
              </w:rPr>
              <w:t xml:space="preserve">Beneficiary Bank</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9">
            <w:pPr>
              <w:spacing w:after="0" w:lineRule="auto"/>
              <w:rPr/>
            </w:pPr>
            <w:r w:rsidDel="00000000" w:rsidR="00000000" w:rsidRPr="00000000">
              <w:rPr>
                <w:rtl w:val="0"/>
              </w:rPr>
              <w:t xml:space="preserve">Beneficiary Account Number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A">
            <w:pPr>
              <w:spacing w:after="0" w:lineRule="auto"/>
              <w:rPr/>
            </w:pPr>
            <w:r w:rsidDel="00000000" w:rsidR="00000000" w:rsidRPr="00000000">
              <w:rPr>
                <w:rtl w:val="0"/>
              </w:rPr>
              <w:t xml:space="preserve">IBG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B">
            <w:pPr>
              <w:spacing w:after="0" w:lineRule="auto"/>
              <w:rPr/>
            </w:pPr>
            <w:r w:rsidDel="00000000" w:rsidR="00000000" w:rsidRPr="00000000">
              <w:rPr>
                <w:rtl w:val="0"/>
              </w:rPr>
              <w:t xml:space="preserve">Retrieval from application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C">
            <w:pPr>
              <w:spacing w:after="0" w:lineRule="auto"/>
              <w:rPr/>
            </w:pPr>
            <w:r w:rsidDel="00000000" w:rsidR="00000000" w:rsidRPr="00000000">
              <w:rPr>
                <w:rtl w:val="0"/>
              </w:rPr>
              <w:t xml:space="preserve">Retrieval from application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D">
            <w:pPr>
              <w:spacing w:after="0" w:lineRule="auto"/>
              <w:rPr/>
            </w:pPr>
            <w:r w:rsidDel="00000000" w:rsidR="00000000" w:rsidRPr="00000000">
              <w:rPr>
                <w:rtl w:val="0"/>
              </w:rPr>
              <w:t xml:space="preserve">Transfer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E">
            <w:pPr>
              <w:spacing w:after="0" w:lineRule="auto"/>
              <w:rPr/>
            </w:pPr>
            <w:r w:rsidDel="00000000" w:rsidR="00000000" w:rsidRPr="00000000">
              <w:rPr>
                <w:rtl w:val="0"/>
              </w:rPr>
              <w:t xml:space="preserve">Empty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F">
            <w:pPr>
              <w:spacing w:after="0" w:lineRule="auto"/>
              <w:rPr/>
            </w:pPr>
            <w:r w:rsidDel="00000000" w:rsidR="00000000" w:rsidRPr="00000000">
              <w:rPr>
                <w:rtl w:val="0"/>
              </w:rPr>
              <w:t xml:space="preserve">Retrieval from application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0">
            <w:pPr>
              <w:spacing w:after="0" w:lineRule="auto"/>
              <w:rPr/>
            </w:pPr>
            <w:r w:rsidDel="00000000" w:rsidR="00000000" w:rsidRPr="00000000">
              <w:rPr>
                <w:rtl w:val="0"/>
              </w:rPr>
              <w:t xml:space="preserve">Suspense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1">
            <w:pPr>
              <w:spacing w:after="0" w:lineRule="auto"/>
              <w:rPr/>
            </w:pPr>
            <w:r w:rsidDel="00000000" w:rsidR="00000000" w:rsidRPr="00000000">
              <w:rPr>
                <w:rtl w:val="0"/>
              </w:rPr>
              <w:t xml:space="preserve">Empty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2">
            <w:pPr>
              <w:spacing w:after="0" w:lineRule="auto"/>
              <w:rPr/>
            </w:pPr>
            <w:r w:rsidDel="00000000" w:rsidR="00000000" w:rsidRPr="00000000">
              <w:rPr>
                <w:rtl w:val="0"/>
              </w:rPr>
              <w:t xml:space="preserve">Empty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3">
            <w:pPr>
              <w:spacing w:after="0" w:lineRule="auto"/>
              <w:rPr/>
            </w:pPr>
            <w:r w:rsidDel="00000000" w:rsidR="00000000" w:rsidRPr="00000000">
              <w:rPr>
                <w:rtl w:val="0"/>
              </w:rPr>
              <w:t xml:space="preserve">Advice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4">
            <w:pPr>
              <w:spacing w:after="0" w:lineRule="auto"/>
              <w:rPr/>
            </w:pPr>
            <w:r w:rsidDel="00000000" w:rsidR="00000000" w:rsidRPr="00000000">
              <w:rPr>
                <w:rtl w:val="0"/>
              </w:rPr>
              <w:t xml:space="preserve">Empty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5">
            <w:pPr>
              <w:spacing w:after="0" w:lineRule="auto"/>
              <w:rPr/>
            </w:pPr>
            <w:r w:rsidDel="00000000" w:rsidR="00000000" w:rsidRPr="00000000">
              <w:rPr>
                <w:rtl w:val="0"/>
              </w:rPr>
              <w:t xml:space="preserve">Empty</w:t>
            </w:r>
          </w:p>
        </w:tc>
      </w:tr>
    </w:tbl>
    <w:p w:rsidR="00000000" w:rsidDel="00000000" w:rsidP="00000000" w:rsidRDefault="00000000" w:rsidRPr="00000000" w14:paraId="00001476">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1477">
      <w:pPr>
        <w:spacing w:after="0" w:lineRule="auto"/>
        <w:ind w:left="1600" w:hanging="36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Explanation for summary section:</w:t>
      </w:r>
    </w:p>
    <w:p w:rsidR="00000000" w:rsidDel="00000000" w:rsidP="00000000" w:rsidRDefault="00000000" w:rsidRPr="00000000" w14:paraId="00001478">
      <w:pPr>
        <w:spacing w:after="0" w:lineRule="auto"/>
        <w:ind w:left="880" w:firstLine="0"/>
        <w:rPr>
          <w:sz w:val="21"/>
          <w:szCs w:val="21"/>
        </w:rPr>
      </w:pPr>
      <w:r w:rsidDel="00000000" w:rsidR="00000000" w:rsidRPr="00000000">
        <w:rPr>
          <w:sz w:val="21"/>
          <w:szCs w:val="21"/>
          <w:rtl w:val="0"/>
        </w:rPr>
        <w:t xml:space="preserve">It is calculated based on all funded applications. For example, sum retention together and count all applications that have retention.</w:t>
      </w:r>
    </w:p>
    <w:p w:rsidR="00000000" w:rsidDel="00000000" w:rsidP="00000000" w:rsidRDefault="00000000" w:rsidRPr="00000000" w14:paraId="00001479">
      <w:pPr>
        <w:spacing w:after="0" w:lineRule="auto"/>
        <w:ind w:left="880" w:firstLine="0"/>
        <w:rPr>
          <w:sz w:val="21"/>
          <w:szCs w:val="21"/>
        </w:rPr>
      </w:pPr>
      <w:r w:rsidDel="00000000" w:rsidR="00000000" w:rsidRPr="00000000">
        <w:rPr>
          <w:sz w:val="21"/>
          <w:szCs w:val="21"/>
          <w:rtl w:val="0"/>
        </w:rPr>
        <w:t xml:space="preserve">“Hold handling Fee” and “Promo Package” depend on the indicator ticked by user.</w:t>
      </w:r>
    </w:p>
    <w:p w:rsidR="00000000" w:rsidDel="00000000" w:rsidP="00000000" w:rsidRDefault="00000000" w:rsidRPr="00000000" w14:paraId="0000147A">
      <w:pPr>
        <w:spacing w:after="0" w:lineRule="auto"/>
        <w:ind w:firstLine="220"/>
        <w:rPr>
          <w:sz w:val="21"/>
          <w:szCs w:val="21"/>
        </w:rPr>
      </w:pPr>
      <w:r w:rsidDel="00000000" w:rsidR="00000000" w:rsidRPr="00000000">
        <w:rPr>
          <w:sz w:val="21"/>
          <w:szCs w:val="21"/>
        </w:rPr>
        <w:drawing>
          <wp:inline distB="114300" distT="114300" distL="114300" distR="114300">
            <wp:extent cx="5727700" cy="596900"/>
            <wp:effectExtent b="0" l="0" r="0" t="0"/>
            <wp:docPr id="11" name="image77.jpg"/>
            <a:graphic>
              <a:graphicData uri="http://schemas.openxmlformats.org/drawingml/2006/picture">
                <pic:pic>
                  <pic:nvPicPr>
                    <pic:cNvPr id="0" name="image77.jpg"/>
                    <pic:cNvPicPr preferRelativeResize="0"/>
                  </pic:nvPicPr>
                  <pic:blipFill>
                    <a:blip r:embed="rId128"/>
                    <a:srcRect b="0" l="0" r="0" t="0"/>
                    <a:stretch>
                      <a:fillRect/>
                    </a:stretch>
                  </pic:blipFill>
                  <pic:spPr>
                    <a:xfrm>
                      <a:off x="0" y="0"/>
                      <a:ext cx="57277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147B">
      <w:pPr>
        <w:spacing w:after="0" w:lineRule="auto"/>
        <w:ind w:firstLine="220"/>
        <w:rPr>
          <w:sz w:val="21"/>
          <w:szCs w:val="21"/>
        </w:rPr>
      </w:pPr>
      <w:r w:rsidDel="00000000" w:rsidR="00000000" w:rsidRPr="00000000">
        <w:rPr>
          <w:sz w:val="21"/>
          <w:szCs w:val="21"/>
          <w:rtl w:val="0"/>
        </w:rPr>
        <w:t xml:space="preserve">Reference: rpt_hp_funding 1 in the file Sample CRA report.xls.</w:t>
      </w:r>
    </w:p>
    <w:p w:rsidR="00000000" w:rsidDel="00000000" w:rsidP="00000000" w:rsidRDefault="00000000" w:rsidRPr="00000000" w14:paraId="0000147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mdyudgfzotui" w:id="243"/>
      <w:bookmarkEnd w:id="243"/>
      <w:r w:rsidDel="00000000" w:rsidR="00000000" w:rsidRPr="00000000">
        <w:rPr>
          <w:sz w:val="22"/>
          <w:szCs w:val="22"/>
          <w:rtl w:val="0"/>
        </w:rPr>
        <w:t xml:space="preserve">20.3.</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【Same as Batch2】Funding Report2</w:t>
      </w:r>
    </w:p>
    <w:p w:rsidR="00000000" w:rsidDel="00000000" w:rsidP="00000000" w:rsidRDefault="00000000" w:rsidRPr="00000000" w14:paraId="0000147D">
      <w:pPr>
        <w:spacing w:after="0" w:lineRule="auto"/>
        <w:ind w:left="1600" w:hanging="360"/>
        <w:rPr>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 </w:t>
      </w:r>
      <w:r w:rsidDel="00000000" w:rsidR="00000000" w:rsidRPr="00000000">
        <w:rPr>
          <w:sz w:val="21"/>
          <w:szCs w:val="21"/>
          <w:rtl w:val="0"/>
        </w:rPr>
        <w:t xml:space="preserve">same as Funding Report1</w:t>
      </w:r>
    </w:p>
    <w:p w:rsidR="00000000" w:rsidDel="00000000" w:rsidP="00000000" w:rsidRDefault="00000000" w:rsidRPr="00000000" w14:paraId="0000147E">
      <w:pPr>
        <w:spacing w:after="0" w:line="398.40000000000003"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report filter criteria follows existing fields.</w:t>
      </w:r>
    </w:p>
    <w:p w:rsidR="00000000" w:rsidDel="00000000" w:rsidP="00000000" w:rsidRDefault="00000000" w:rsidRPr="00000000" w14:paraId="0000147F">
      <w:pPr>
        <w:spacing w:after="0" w:line="398.40000000000003" w:lineRule="auto"/>
        <w:ind w:left="2200" w:hanging="44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Date : Compared with funding date</w:t>
      </w:r>
    </w:p>
    <w:p w:rsidR="00000000" w:rsidDel="00000000" w:rsidP="00000000" w:rsidRDefault="00000000" w:rsidRPr="00000000" w14:paraId="00001480">
      <w:pPr>
        <w:spacing w:after="0" w:lineRule="auto"/>
        <w:ind w:left="1600" w:hanging="360"/>
        <w:rPr>
          <w:sz w:val="21"/>
          <w:szCs w:val="21"/>
        </w:rPr>
      </w:pPr>
      <w:r w:rsidDel="00000000" w:rsidR="00000000" w:rsidRPr="00000000">
        <w:rPr>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user hope to keep current format in which all hirer and guarantor are arranged in a single record. There are at most 5 hirer and guarantors in total in an application.</w:t>
      </w:r>
    </w:p>
    <w:p w:rsidR="00000000" w:rsidDel="00000000" w:rsidP="00000000" w:rsidRDefault="00000000" w:rsidRPr="00000000" w14:paraId="00001481">
      <w:pPr>
        <w:spacing w:after="0" w:lineRule="auto"/>
        <w:ind w:left="1600" w:hanging="360"/>
        <w:rPr>
          <w:sz w:val="21"/>
          <w:szCs w:val="21"/>
        </w:rPr>
      </w:pPr>
      <w:r w:rsidDel="00000000" w:rsidR="00000000" w:rsidRPr="00000000">
        <w:rPr>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If the application has been processed by several personnel, e.g. processed by more than 1 CRA Maintenance, only to show the last one in Funding Report.</w:t>
      </w:r>
    </w:p>
    <w:p w:rsidR="00000000" w:rsidDel="00000000" w:rsidP="00000000" w:rsidRDefault="00000000" w:rsidRPr="00000000" w14:paraId="00001482">
      <w:pPr>
        <w:spacing w:after="0" w:lineRule="auto"/>
        <w:ind w:left="1600" w:hanging="360"/>
        <w:rPr>
          <w:sz w:val="21"/>
          <w:szCs w:val="21"/>
        </w:rPr>
      </w:pPr>
      <w:r w:rsidDel="00000000" w:rsidR="00000000" w:rsidRPr="00000000">
        <w:rPr>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Description of Special[h15]  fields</w:t>
      </w:r>
    </w:p>
    <w:tbl>
      <w:tblPr>
        <w:tblStyle w:val="Table8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360"/>
        <w:tblGridChange w:id="0">
          <w:tblGrid>
            <w:gridCol w:w="2445"/>
            <w:gridCol w:w="63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1483">
            <w:pPr>
              <w:spacing w:after="0" w:lineRule="auto"/>
              <w:rPr>
                <w:b w:val="1"/>
                <w:bCs w:val="1"/>
                <w:color w:val="0f1115"/>
                <w:sz w:val="18"/>
                <w:szCs w:val="18"/>
              </w:rPr>
            </w:pPr>
            <w:r w:rsidDel="00000000" w:rsidR="00000000" w:rsidRPr="00000000">
              <w:rPr>
                <w:b w:val="1"/>
                <w:bCs w:val="1"/>
                <w:color w:val="0f1115"/>
                <w:sz w:val="18"/>
                <w:szCs w:val="18"/>
                <w:rtl w:val="0"/>
              </w:rPr>
              <w:t xml:space="preserve">Topic / Field</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1484">
            <w:pPr>
              <w:spacing w:after="0" w:lineRule="auto"/>
              <w:rPr>
                <w:b w:val="1"/>
                <w:bCs w:val="1"/>
                <w:color w:val="0f1115"/>
                <w:sz w:val="18"/>
                <w:szCs w:val="18"/>
              </w:rPr>
            </w:pPr>
            <w:r w:rsidDel="00000000" w:rsidR="00000000" w:rsidRPr="00000000">
              <w:rPr>
                <w:b w:val="1"/>
                <w:bCs w:val="1"/>
                <w:color w:val="0f1115"/>
                <w:sz w:val="18"/>
                <w:szCs w:val="18"/>
                <w:rtl w:val="0"/>
              </w:rPr>
              <w:t xml:space="preserve">Discussion / Suggestion</w:t>
            </w:r>
          </w:p>
        </w:tc>
      </w:tr>
      <w:tr>
        <w:trPr>
          <w:cantSplit w:val="0"/>
          <w:trHeight w:val="270" w:hRule="atLeast"/>
          <w:tblHeader w:val="0"/>
        </w:trPr>
        <w:tc>
          <w:tcPr>
            <w:vMerge w:val="restart"/>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85">
            <w:pPr>
              <w:spacing w:after="0" w:lineRule="auto"/>
              <w:rPr>
                <w:b w:val="1"/>
                <w:bCs w:val="1"/>
                <w:color w:val="0f1115"/>
                <w:sz w:val="18"/>
                <w:szCs w:val="18"/>
              </w:rPr>
            </w:pPr>
            <w:r w:rsidDel="00000000" w:rsidR="00000000" w:rsidRPr="00000000">
              <w:rPr>
                <w:b w:val="1"/>
                <w:bCs w:val="1"/>
                <w:color w:val="0f1115"/>
                <w:sz w:val="18"/>
                <w:szCs w:val="18"/>
                <w:rtl w:val="0"/>
              </w:rPr>
              <w:t xml:space="preserve">Biometric (When to flag "Y")</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86">
            <w:pPr>
              <w:spacing w:after="0" w:lineRule="auto"/>
              <w:rPr>
                <w:color w:val="0f1115"/>
                <w:sz w:val="18"/>
                <w:szCs w:val="18"/>
              </w:rPr>
            </w:pPr>
            <w:r w:rsidDel="00000000" w:rsidR="00000000" w:rsidRPr="00000000">
              <w:rPr>
                <w:color w:val="0f1115"/>
                <w:sz w:val="18"/>
                <w:szCs w:val="18"/>
                <w:rtl w:val="0"/>
              </w:rPr>
              <w:t xml:space="preserve">Scenario 1: Identity Verification (E) = Matched.</w:t>
            </w:r>
          </w:p>
        </w:tc>
      </w:tr>
      <w:tr>
        <w:trPr>
          <w:cantSplit w:val="0"/>
          <w:trHeight w:val="5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87">
            <w:pPr>
              <w:ind w:left="3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88">
            <w:pPr>
              <w:spacing w:after="0" w:lineRule="auto"/>
              <w:rPr>
                <w:color w:val="0f1115"/>
                <w:sz w:val="18"/>
                <w:szCs w:val="18"/>
              </w:rPr>
            </w:pPr>
            <w:r w:rsidDel="00000000" w:rsidR="00000000" w:rsidRPr="00000000">
              <w:rPr>
                <w:color w:val="0f1115"/>
                <w:sz w:val="18"/>
                <w:szCs w:val="18"/>
                <w:rtl w:val="0"/>
              </w:rPr>
              <w:t xml:space="preserve">Scenario 2: Verified fingerprint or uploaded biometric verification document, when Customer Biometric (NON-E) is ticked.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89">
            <w:pPr>
              <w:spacing w:after="0" w:lineRule="auto"/>
              <w:rPr>
                <w:b w:val="1"/>
                <w:bCs w:val="1"/>
                <w:color w:val="0f1115"/>
                <w:sz w:val="18"/>
                <w:szCs w:val="18"/>
              </w:rPr>
            </w:pPr>
            <w:r w:rsidDel="00000000" w:rsidR="00000000" w:rsidRPr="00000000">
              <w:rPr>
                <w:b w:val="1"/>
                <w:bCs w:val="1"/>
                <w:color w:val="0f1115"/>
                <w:sz w:val="18"/>
                <w:szCs w:val="18"/>
                <w:rtl w:val="0"/>
              </w:rPr>
              <w:t xml:space="preserve">Customer Agree to Receive 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8A">
            <w:pPr>
              <w:spacing w:after="0" w:lineRule="auto"/>
              <w:rPr>
                <w:color w:val="0f1115"/>
                <w:sz w:val="18"/>
                <w:szCs w:val="18"/>
              </w:rPr>
            </w:pPr>
            <w:r w:rsidDel="00000000" w:rsidR="00000000" w:rsidRPr="00000000">
              <w:rPr>
                <w:color w:val="0f1115"/>
                <w:sz w:val="18"/>
                <w:szCs w:val="18"/>
                <w:rtl w:val="0"/>
              </w:rPr>
              <w:t xml:space="preserve">Refers to: Customer agrees to receive the agreement file via email.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8B">
            <w:pPr>
              <w:spacing w:after="0" w:lineRule="auto"/>
              <w:rPr>
                <w:b w:val="1"/>
                <w:bCs w:val="1"/>
                <w:color w:val="0f1115"/>
                <w:sz w:val="18"/>
                <w:szCs w:val="18"/>
              </w:rPr>
            </w:pPr>
            <w:r w:rsidDel="00000000" w:rsidR="00000000" w:rsidRPr="00000000">
              <w:rPr>
                <w:b w:val="1"/>
                <w:bCs w:val="1"/>
                <w:color w:val="0f1115"/>
                <w:sz w:val="18"/>
                <w:szCs w:val="18"/>
                <w:rtl w:val="0"/>
              </w:rPr>
              <w:t xml:space="preserve">e-Agreement Status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8C">
            <w:pPr>
              <w:spacing w:after="0" w:lineRule="auto"/>
              <w:rPr>
                <w:color w:val="0f1115"/>
                <w:sz w:val="18"/>
                <w:szCs w:val="18"/>
              </w:rPr>
            </w:pPr>
            <w:r w:rsidDel="00000000" w:rsidR="00000000" w:rsidRPr="00000000">
              <w:rPr>
                <w:color w:val="0f1115"/>
                <w:sz w:val="18"/>
                <w:szCs w:val="18"/>
                <w:rtl w:val="0"/>
              </w:rPr>
              <w:t xml:space="preserve">Refers to the status of CrediOS pushing the email to Infobip.</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8D">
            <w:pPr>
              <w:spacing w:after="0" w:lineRule="auto"/>
              <w:rPr>
                <w:b w:val="1"/>
                <w:bCs w:val="1"/>
                <w:color w:val="0f1115"/>
                <w:sz w:val="18"/>
                <w:szCs w:val="18"/>
              </w:rPr>
            </w:pPr>
            <w:r w:rsidDel="00000000" w:rsidR="00000000" w:rsidRPr="00000000">
              <w:rPr>
                <w:b w:val="1"/>
                <w:bCs w:val="1"/>
                <w:color w:val="0f1115"/>
                <w:sz w:val="18"/>
                <w:szCs w:val="18"/>
                <w:rtl w:val="0"/>
              </w:rPr>
              <w:t xml:space="preserve">e-Agreement Date/Time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8E">
            <w:pPr>
              <w:spacing w:after="0" w:lineRule="auto"/>
              <w:rPr>
                <w:color w:val="0f1115"/>
                <w:sz w:val="18"/>
                <w:szCs w:val="18"/>
              </w:rPr>
            </w:pPr>
            <w:r w:rsidDel="00000000" w:rsidR="00000000" w:rsidRPr="00000000">
              <w:rPr>
                <w:color w:val="0f1115"/>
                <w:sz w:val="18"/>
                <w:szCs w:val="18"/>
                <w:rtl w:val="0"/>
              </w:rPr>
              <w:t xml:space="preserve">Refers to the datetime when CrediOS pushes the email to Infobip.</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8F">
            <w:pPr>
              <w:spacing w:after="0" w:lineRule="auto"/>
              <w:rPr>
                <w:b w:val="1"/>
                <w:bCs w:val="1"/>
                <w:color w:val="0f1115"/>
                <w:sz w:val="18"/>
                <w:szCs w:val="18"/>
              </w:rPr>
            </w:pPr>
            <w:r w:rsidDel="00000000" w:rsidR="00000000" w:rsidRPr="00000000">
              <w:rPr>
                <w:b w:val="1"/>
                <w:bCs w:val="1"/>
                <w:color w:val="0f1115"/>
                <w:sz w:val="18"/>
                <w:szCs w:val="18"/>
                <w:rtl w:val="0"/>
              </w:rPr>
              <w:t xml:space="preserve">Infobip Log Date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0">
            <w:pPr>
              <w:spacing w:after="0" w:lineRule="auto"/>
              <w:rPr>
                <w:sz w:val="18"/>
                <w:szCs w:val="18"/>
              </w:rPr>
            </w:pPr>
            <w:r w:rsidDel="00000000" w:rsidR="00000000" w:rsidRPr="00000000">
              <w:rPr>
                <w:sz w:val="18"/>
                <w:szCs w:val="18"/>
                <w:rtl w:val="0"/>
              </w:rPr>
              <w:t xml:space="preserve">The date User upload the Infobip report into LOS 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1">
            <w:pPr>
              <w:spacing w:after="0" w:lineRule="auto"/>
              <w:rPr>
                <w:b w:val="1"/>
                <w:bCs w:val="1"/>
                <w:color w:val="0f1115"/>
                <w:sz w:val="18"/>
                <w:szCs w:val="18"/>
              </w:rPr>
            </w:pPr>
            <w:r w:rsidDel="00000000" w:rsidR="00000000" w:rsidRPr="00000000">
              <w:rPr>
                <w:b w:val="1"/>
                <w:bCs w:val="1"/>
                <w:color w:val="0f1115"/>
                <w:sz w:val="18"/>
                <w:szCs w:val="18"/>
                <w:rtl w:val="0"/>
              </w:rPr>
              <w:t xml:space="preserve">Infobip MessageId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2">
            <w:pPr>
              <w:spacing w:after="0" w:lineRule="auto"/>
              <w:rPr>
                <w:color w:val="0f1115"/>
                <w:sz w:val="18"/>
                <w:szCs w:val="18"/>
              </w:rPr>
            </w:pPr>
            <w:r w:rsidDel="00000000" w:rsidR="00000000" w:rsidRPr="00000000">
              <w:rPr>
                <w:color w:val="0f1115"/>
                <w:sz w:val="18"/>
                <w:szCs w:val="18"/>
                <w:rtl w:val="0"/>
              </w:rPr>
              <w:t xml:space="preserve">"Message Id" in Infobip Report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3">
            <w:pPr>
              <w:spacing w:after="0" w:lineRule="auto"/>
              <w:rPr>
                <w:b w:val="1"/>
                <w:bCs w:val="1"/>
                <w:color w:val="0f1115"/>
                <w:sz w:val="18"/>
                <w:szCs w:val="18"/>
              </w:rPr>
            </w:pPr>
            <w:r w:rsidDel="00000000" w:rsidR="00000000" w:rsidRPr="00000000">
              <w:rPr>
                <w:b w:val="1"/>
                <w:bCs w:val="1"/>
                <w:color w:val="0f1115"/>
                <w:sz w:val="18"/>
                <w:szCs w:val="18"/>
                <w:rtl w:val="0"/>
              </w:rPr>
              <w:t xml:space="preserve">Infobip Communication 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4">
            <w:pPr>
              <w:spacing w:after="0" w:lineRule="auto"/>
              <w:rPr>
                <w:color w:val="0f1115"/>
                <w:sz w:val="18"/>
                <w:szCs w:val="18"/>
              </w:rPr>
            </w:pPr>
            <w:r w:rsidDel="00000000" w:rsidR="00000000" w:rsidRPr="00000000">
              <w:rPr>
                <w:color w:val="0f1115"/>
                <w:sz w:val="18"/>
                <w:szCs w:val="18"/>
                <w:rtl w:val="0"/>
              </w:rPr>
              <w:t xml:space="preserve">"Communication Name"  in Infobip Report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5">
            <w:pPr>
              <w:spacing w:after="0" w:lineRule="auto"/>
              <w:rPr>
                <w:b w:val="1"/>
                <w:bCs w:val="1"/>
                <w:color w:val="0f1115"/>
                <w:sz w:val="18"/>
                <w:szCs w:val="18"/>
              </w:rPr>
            </w:pPr>
            <w:r w:rsidDel="00000000" w:rsidR="00000000" w:rsidRPr="00000000">
              <w:rPr>
                <w:b w:val="1"/>
                <w:bCs w:val="1"/>
                <w:color w:val="0f1115"/>
                <w:sz w:val="18"/>
                <w:szCs w:val="18"/>
                <w:rtl w:val="0"/>
              </w:rPr>
              <w:t xml:space="preserve">Infobip Status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6">
            <w:pPr>
              <w:spacing w:after="0" w:lineRule="auto"/>
              <w:rPr>
                <w:color w:val="0f1115"/>
                <w:sz w:val="18"/>
                <w:szCs w:val="18"/>
              </w:rPr>
            </w:pPr>
            <w:r w:rsidDel="00000000" w:rsidR="00000000" w:rsidRPr="00000000">
              <w:rPr>
                <w:color w:val="0f1115"/>
                <w:sz w:val="18"/>
                <w:szCs w:val="18"/>
                <w:rtl w:val="0"/>
              </w:rPr>
              <w:t xml:space="preserve">"Status" in Infobip Report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7">
            <w:pPr>
              <w:spacing w:after="0" w:lineRule="auto"/>
              <w:rPr>
                <w:b w:val="1"/>
                <w:bCs w:val="1"/>
                <w:color w:val="0f1115"/>
                <w:sz w:val="18"/>
                <w:szCs w:val="18"/>
              </w:rPr>
            </w:pPr>
            <w:r w:rsidDel="00000000" w:rsidR="00000000" w:rsidRPr="00000000">
              <w:rPr>
                <w:b w:val="1"/>
                <w:bCs w:val="1"/>
                <w:color w:val="0f1115"/>
                <w:sz w:val="18"/>
                <w:szCs w:val="18"/>
                <w:rtl w:val="0"/>
              </w:rPr>
              <w:t xml:space="preserve">Infobip Done At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8">
            <w:pPr>
              <w:spacing w:after="0" w:lineRule="auto"/>
              <w:rPr>
                <w:color w:val="0f1115"/>
                <w:sz w:val="18"/>
                <w:szCs w:val="18"/>
              </w:rPr>
            </w:pPr>
            <w:r w:rsidDel="00000000" w:rsidR="00000000" w:rsidRPr="00000000">
              <w:rPr>
                <w:color w:val="0f1115"/>
                <w:sz w:val="18"/>
                <w:szCs w:val="18"/>
                <w:rtl w:val="0"/>
              </w:rPr>
              <w:t xml:space="preserve">"Done At" in Infobip Report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9">
            <w:pPr>
              <w:spacing w:after="0" w:lineRule="auto"/>
              <w:rPr>
                <w:b w:val="1"/>
                <w:bCs w:val="1"/>
                <w:color w:val="0f1115"/>
                <w:sz w:val="18"/>
                <w:szCs w:val="18"/>
              </w:rPr>
            </w:pPr>
            <w:r w:rsidDel="00000000" w:rsidR="00000000" w:rsidRPr="00000000">
              <w:rPr>
                <w:b w:val="1"/>
                <w:bCs w:val="1"/>
                <w:color w:val="0f1115"/>
                <w:sz w:val="18"/>
                <w:szCs w:val="18"/>
                <w:rtl w:val="0"/>
              </w:rPr>
              <w:t xml:space="preserve">Infobip Reason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149A">
            <w:pPr>
              <w:spacing w:after="0" w:lineRule="auto"/>
              <w:rPr>
                <w:color w:val="0f1115"/>
                <w:sz w:val="18"/>
                <w:szCs w:val="18"/>
              </w:rPr>
            </w:pPr>
            <w:r w:rsidDel="00000000" w:rsidR="00000000" w:rsidRPr="00000000">
              <w:rPr>
                <w:color w:val="0f1115"/>
                <w:sz w:val="18"/>
                <w:szCs w:val="18"/>
                <w:rtl w:val="0"/>
              </w:rPr>
              <w:t xml:space="preserve">"Reason" in Infobip Report</w:t>
            </w:r>
          </w:p>
        </w:tc>
      </w:tr>
    </w:tbl>
    <w:p w:rsidR="00000000" w:rsidDel="00000000" w:rsidP="00000000" w:rsidRDefault="00000000" w:rsidRPr="00000000" w14:paraId="0000149B">
      <w:pPr>
        <w:spacing w:after="0" w:lineRule="auto"/>
        <w:ind w:left="88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49C">
      <w:pPr>
        <w:spacing w:after="0" w:lineRule="auto"/>
        <w:ind w:left="1600" w:hanging="360"/>
        <w:rPr>
          <w:sz w:val="21"/>
          <w:szCs w:val="21"/>
        </w:rPr>
      </w:pPr>
      <w:r w:rsidDel="00000000" w:rsidR="00000000" w:rsidRPr="00000000">
        <w:rPr>
          <w:sz w:val="21"/>
          <w:szCs w:val="2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Infobip Email Report Column and Parameter in LOADS mapping refers to :</w:t>
      </w:r>
    </w:p>
    <w:p w:rsidR="00000000" w:rsidDel="00000000" w:rsidP="00000000" w:rsidRDefault="00000000" w:rsidRPr="00000000" w14:paraId="0000149D">
      <w:pPr>
        <w:spacing w:after="0" w:lineRule="auto"/>
        <w:rPr>
          <w:sz w:val="21"/>
          <w:szCs w:val="21"/>
        </w:rPr>
      </w:pPr>
      <w:r w:rsidDel="00000000" w:rsidR="00000000" w:rsidRPr="00000000">
        <w:rPr>
          <w:sz w:val="21"/>
          <w:szCs w:val="21"/>
        </w:rPr>
        <w:drawing>
          <wp:inline distB="114300" distT="114300" distL="114300" distR="114300">
            <wp:extent cx="5740400" cy="1955800"/>
            <wp:effectExtent b="0" l="0" r="0" t="0"/>
            <wp:docPr descr="图形用户界面, 应用程序, 表格, Excel  AI 生成的内容可能不正确。" id="113" name="image108.jpg"/>
            <a:graphic>
              <a:graphicData uri="http://schemas.openxmlformats.org/drawingml/2006/picture">
                <pic:pic>
                  <pic:nvPicPr>
                    <pic:cNvPr descr="图形用户界面, 应用程序, 表格, Excel  AI 生成的内容可能不正确。" id="0" name="image108.jpg"/>
                    <pic:cNvPicPr preferRelativeResize="0"/>
                  </pic:nvPicPr>
                  <pic:blipFill>
                    <a:blip r:embed="rId129"/>
                    <a:srcRect b="0" l="0" r="0" t="0"/>
                    <a:stretch>
                      <a:fillRect/>
                    </a:stretch>
                  </pic:blipFill>
                  <pic:spPr>
                    <a:xfrm>
                      <a:off x="0" y="0"/>
                      <a:ext cx="57404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49E">
      <w:pPr>
        <w:spacing w:after="0" w:lineRule="auto"/>
        <w:ind w:left="1240" w:firstLine="0"/>
        <w:rPr>
          <w:sz w:val="21"/>
          <w:szCs w:val="21"/>
        </w:rPr>
      </w:pPr>
      <w:r w:rsidDel="00000000" w:rsidR="00000000" w:rsidRPr="00000000">
        <w:rPr>
          <w:sz w:val="21"/>
          <w:szCs w:val="21"/>
          <w:rtl w:val="0"/>
        </w:rPr>
        <w:t xml:space="preserve">Reference: rpt_hp_funding 2 in the file Sample CRA report.xls.</w:t>
      </w:r>
    </w:p>
    <w:p w:rsidR="00000000" w:rsidDel="00000000" w:rsidP="00000000" w:rsidRDefault="00000000" w:rsidRPr="00000000" w14:paraId="0000149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t68kl93pv661" w:id="244"/>
      <w:bookmarkEnd w:id="244"/>
      <w:r w:rsidDel="00000000" w:rsidR="00000000" w:rsidRPr="00000000">
        <w:rPr>
          <w:sz w:val="22"/>
          <w:szCs w:val="22"/>
          <w:rtl w:val="0"/>
        </w:rPr>
        <w:t xml:space="preserve">20.4.</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【2 More Filters】</w:t>
      </w:r>
      <w:commentRangeStart w:id="43"/>
      <w:r w:rsidDel="00000000" w:rsidR="00000000" w:rsidRPr="00000000">
        <w:rPr>
          <w:sz w:val="22"/>
          <w:szCs w:val="22"/>
          <w:rtl w:val="0"/>
        </w:rPr>
        <w:t xml:space="preserve">Defect Report</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14A0">
      <w:pPr>
        <w:spacing w:after="0" w:lineRule="auto"/>
        <w:ind w:left="1600" w:hanging="360"/>
        <w:rPr>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 </w:t>
      </w:r>
      <w:r w:rsidDel="00000000" w:rsidR="00000000" w:rsidRPr="00000000">
        <w:rPr>
          <w:sz w:val="21"/>
          <w:szCs w:val="21"/>
          <w:rtl w:val="0"/>
        </w:rPr>
        <w:t xml:space="preserve">same as Funding Report1</w:t>
      </w:r>
    </w:p>
    <w:p w:rsidR="00000000" w:rsidDel="00000000" w:rsidP="00000000" w:rsidRDefault="00000000" w:rsidRPr="00000000" w14:paraId="000014A1">
      <w:pPr>
        <w:spacing w:after="0" w:line="398.40000000000003"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The report filter criteria follow existing fields.</w:t>
      </w:r>
    </w:p>
    <w:p w:rsidR="00000000" w:rsidDel="00000000" w:rsidP="00000000" w:rsidRDefault="00000000" w:rsidRPr="00000000" w14:paraId="000014A2">
      <w:pPr>
        <w:spacing w:after="0" w:line="398.40000000000003" w:lineRule="auto"/>
        <w:ind w:left="1240" w:firstLine="0"/>
        <w:rPr>
          <w:sz w:val="21"/>
          <w:szCs w:val="21"/>
        </w:rPr>
      </w:pPr>
      <w:r w:rsidDel="00000000" w:rsidR="00000000" w:rsidRPr="00000000">
        <w:rPr>
          <w:sz w:val="21"/>
          <w:szCs w:val="21"/>
          <w:rtl w:val="0"/>
        </w:rPr>
        <w:t xml:space="preserve">a)</w:t>
        <w:tab/>
        <w:t xml:space="preserve">Date </w:t>
      </w:r>
      <w:r w:rsidDel="00000000" w:rsidR="00000000" w:rsidRPr="00000000">
        <w:rPr>
          <w:color w:val="ff0000"/>
          <w:sz w:val="21"/>
          <w:szCs w:val="21"/>
          <w:rtl w:val="0"/>
        </w:rPr>
        <w:t xml:space="preserve">: </w:t>
      </w:r>
      <w:r w:rsidDel="00000000" w:rsidR="00000000" w:rsidRPr="00000000">
        <w:rPr>
          <w:sz w:val="21"/>
          <w:szCs w:val="21"/>
          <w:rtl w:val="0"/>
        </w:rPr>
        <w:t xml:space="preserve">compare with Defect creation date</w:t>
      </w:r>
    </w:p>
    <w:p w:rsidR="00000000" w:rsidDel="00000000" w:rsidP="00000000" w:rsidRDefault="00000000" w:rsidRPr="00000000" w14:paraId="000014A3">
      <w:pPr>
        <w:spacing w:after="0" w:line="398.40000000000003" w:lineRule="auto"/>
        <w:ind w:left="2120" w:hanging="440"/>
        <w:rPr>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Other detailed description[h16] .</w:t>
      </w:r>
    </w:p>
    <w:tbl>
      <w:tblPr>
        <w:tblStyle w:val="Table8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5925"/>
        <w:tblGridChange w:id="0">
          <w:tblGrid>
            <w:gridCol w:w="2880"/>
            <w:gridCol w:w="5925"/>
          </w:tblGrid>
        </w:tblGridChange>
      </w:tblGrid>
      <w:tr>
        <w:trPr>
          <w:cantSplit w:val="0"/>
          <w:trHeight w:val="210" w:hRule="atLeast"/>
          <w:tblHeader w:val="0"/>
        </w:trPr>
        <w:tc>
          <w:tcPr>
            <w:tcBorders>
              <w:top w:color="e0e0e0" w:space="0" w:sz="5" w:val="single"/>
              <w:left w:color="e0e0e0" w:space="0" w:sz="5" w:val="single"/>
              <w:bottom w:color="e0e0e0" w:space="0" w:sz="5" w:val="single"/>
              <w:right w:color="e0e0e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14A4">
            <w:pPr>
              <w:spacing w:after="0" w:lineRule="auto"/>
              <w:jc w:val="center"/>
              <w:rPr>
                <w:b w:val="1"/>
                <w:bCs w:val="1"/>
                <w:sz w:val="20"/>
                <w:szCs w:val="20"/>
              </w:rPr>
            </w:pPr>
            <w:r w:rsidDel="00000000" w:rsidR="00000000" w:rsidRPr="00000000">
              <w:rPr>
                <w:b w:val="1"/>
                <w:bCs w:val="1"/>
                <w:sz w:val="20"/>
                <w:szCs w:val="20"/>
                <w:rtl w:val="0"/>
              </w:rPr>
              <w:t xml:space="preserve">Field Name</w:t>
            </w:r>
          </w:p>
        </w:tc>
        <w:tc>
          <w:tcPr>
            <w:tcBorders>
              <w:top w:color="e0e0e0" w:space="0" w:sz="5" w:val="single"/>
              <w:left w:color="000000" w:space="0" w:sz="0" w:val="nil"/>
              <w:bottom w:color="e0e0e0" w:space="0" w:sz="5" w:val="single"/>
              <w:right w:color="e0e0e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14A5">
            <w:pPr>
              <w:spacing w:after="0" w:lineRule="auto"/>
              <w:jc w:val="center"/>
              <w:rPr>
                <w:b w:val="1"/>
                <w:bCs w:val="1"/>
                <w:sz w:val="20"/>
                <w:szCs w:val="20"/>
              </w:rPr>
            </w:pPr>
            <w:r w:rsidDel="00000000" w:rsidR="00000000" w:rsidRPr="00000000">
              <w:rPr>
                <w:b w:val="1"/>
                <w:bCs w:val="1"/>
                <w:sz w:val="20"/>
                <w:szCs w:val="20"/>
                <w:rtl w:val="0"/>
              </w:rPr>
              <w:t xml:space="preserve">Meaning / Logic</w:t>
            </w:r>
          </w:p>
        </w:tc>
      </w:tr>
      <w:tr>
        <w:trPr>
          <w:cantSplit w:val="0"/>
          <w:trHeight w:val="43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6">
            <w:pPr>
              <w:spacing w:after="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Date and Time CRA Completed</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7">
            <w:pPr>
              <w:spacing w:after="0" w:lineRule="auto"/>
              <w:rPr>
                <w:sz w:val="20"/>
                <w:szCs w:val="20"/>
              </w:rPr>
            </w:pPr>
            <w:r w:rsidDel="00000000" w:rsidR="00000000" w:rsidRPr="00000000">
              <w:rPr>
                <w:sz w:val="20"/>
                <w:szCs w:val="20"/>
                <w:rtl w:val="0"/>
              </w:rPr>
              <w:t xml:space="preserve">The timestamp when the "CRA Completed" checkbox is ticked and saved.</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8">
            <w:pPr>
              <w:spacing w:after="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Guarantor's Name (multiple)</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9">
            <w:pPr>
              <w:spacing w:after="0" w:lineRule="auto"/>
              <w:rPr>
                <w:sz w:val="20"/>
                <w:szCs w:val="20"/>
              </w:rPr>
            </w:pPr>
            <w:r w:rsidDel="00000000" w:rsidR="00000000" w:rsidRPr="00000000">
              <w:rPr>
                <w:sz w:val="20"/>
                <w:szCs w:val="20"/>
                <w:rtl w:val="0"/>
              </w:rPr>
              <w:t xml:space="preserve">Display all guarantor names within the same cell when there is more than one.</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A">
            <w:pPr>
              <w:spacing w:after="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Checker Name</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B">
            <w:pPr>
              <w:spacing w:after="0" w:lineRule="auto"/>
              <w:rPr>
                <w:sz w:val="20"/>
                <w:szCs w:val="20"/>
              </w:rPr>
            </w:pPr>
            <w:r w:rsidDel="00000000" w:rsidR="00000000" w:rsidRPr="00000000">
              <w:rPr>
                <w:sz w:val="20"/>
                <w:szCs w:val="20"/>
                <w:rtl w:val="0"/>
              </w:rPr>
              <w:t xml:space="preserve">Refers to the person who checks/verifies the application. Not the person who ticks "rectified".</w:t>
            </w:r>
          </w:p>
        </w:tc>
      </w:tr>
      <w:tr>
        <w:trPr>
          <w:cantSplit w:val="0"/>
          <w:trHeight w:val="24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C">
            <w:pPr>
              <w:spacing w:after="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Dealer Name</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D">
            <w:pPr>
              <w:spacing w:after="0" w:lineRule="auto"/>
              <w:rPr>
                <w:sz w:val="20"/>
                <w:szCs w:val="20"/>
              </w:rPr>
            </w:pPr>
            <w:r w:rsidDel="00000000" w:rsidR="00000000" w:rsidRPr="00000000">
              <w:rPr>
                <w:sz w:val="20"/>
                <w:szCs w:val="20"/>
                <w:rtl w:val="0"/>
              </w:rPr>
              <w:t xml:space="preserve">In a seller scenario, this field displays the seller's name.</w:t>
            </w:r>
          </w:p>
        </w:tc>
      </w:tr>
      <w:tr>
        <w:trPr>
          <w:cantSplit w:val="0"/>
          <w:trHeight w:val="1215"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E">
            <w:pPr>
              <w:spacing w:after="0" w:lineRule="auto"/>
              <w:rPr>
                <w:rFonts w:ascii="Times New Roman" w:cs="Times New Roman" w:eastAsia="Times New Roman" w:hAnsi="Times New Roman"/>
                <w:sz w:val="20"/>
                <w:szCs w:val="20"/>
                <w:highlight w:val="yellow"/>
              </w:rPr>
            </w:pPr>
            <w:r w:rsidDel="00000000" w:rsidR="00000000" w:rsidRPr="00000000">
              <w:rPr>
                <w:b w:val="1"/>
                <w:bCs w:val="1"/>
                <w:sz w:val="20"/>
                <w:szCs w:val="20"/>
                <w:rtl w:val="0"/>
              </w:rPr>
              <w:t xml:space="preserve">Date and Time Defect Rectified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sz w:val="20"/>
                <w:szCs w:val="20"/>
                <w:rtl w:val="0"/>
              </w:rPr>
              <w:t xml:space="preserve"> &amp;</w:t>
            </w:r>
            <w:r w:rsidDel="00000000" w:rsidR="00000000" w:rsidRPr="00000000">
              <w:rPr>
                <w:sz w:val="20"/>
                <w:szCs w:val="20"/>
                <w:highlight w:val="yellow"/>
                <w:rtl w:val="0"/>
              </w:rPr>
              <w:t xml:space="preserve"> </w:t>
            </w:r>
            <w:r w:rsidDel="00000000" w:rsidR="00000000" w:rsidRPr="00000000">
              <w:rPr>
                <w:b w:val="1"/>
                <w:bCs w:val="1"/>
                <w:sz w:val="20"/>
                <w:szCs w:val="20"/>
                <w:highlight w:val="yellow"/>
                <w:rtl w:val="0"/>
              </w:rPr>
              <w:t xml:space="preserve">Date and Time Fully Rectified</w:t>
            </w:r>
            <w:r w:rsidDel="00000000" w:rsidR="00000000" w:rsidRPr="00000000">
              <w:rPr>
                <w:rFonts w:ascii="Times New Roman" w:cs="Times New Roman" w:eastAsia="Times New Roman" w:hAnsi="Times New Roman"/>
                <w:sz w:val="20"/>
                <w:szCs w:val="20"/>
                <w:highlight w:val="yellow"/>
                <w:rtl w:val="0"/>
              </w:rPr>
              <w:t xml:space="preserv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F">
            <w:pPr>
              <w:spacing w:after="0" w:lineRule="auto"/>
              <w:rPr>
                <w:sz w:val="20"/>
                <w:szCs w:val="20"/>
              </w:rPr>
            </w:pPr>
            <w:r w:rsidDel="00000000" w:rsidR="00000000" w:rsidRPr="00000000">
              <w:rPr>
                <w:sz w:val="20"/>
                <w:szCs w:val="20"/>
                <w:rtl w:val="0"/>
              </w:rPr>
              <w:t xml:space="preserve">Can be split into two separate reports.</w:t>
            </w:r>
          </w:p>
          <w:p w:rsidR="00000000" w:rsidDel="00000000" w:rsidP="00000000" w:rsidRDefault="00000000" w:rsidRPr="00000000" w14:paraId="000014B0">
            <w:pPr>
              <w:spacing w:after="0" w:lineRule="auto"/>
              <w:rPr>
                <w:sz w:val="20"/>
                <w:szCs w:val="20"/>
              </w:rPr>
            </w:pPr>
            <w:r w:rsidDel="00000000" w:rsidR="00000000" w:rsidRPr="00000000">
              <w:rPr>
                <w:sz w:val="20"/>
                <w:szCs w:val="20"/>
                <w:rtl w:val="0"/>
              </w:rPr>
              <w:t xml:space="preserve">One is on defect level, in which only keep ”Date and Time Rectified”; the other is on application level, in which only keep “Date and Time Fully Rectified”.</w:t>
            </w:r>
          </w:p>
          <w:p w:rsidR="00000000" w:rsidDel="00000000" w:rsidP="00000000" w:rsidRDefault="00000000" w:rsidRPr="00000000" w14:paraId="000014B1">
            <w:pPr>
              <w:spacing w:after="0" w:lineRule="auto"/>
              <w:rPr>
                <w:sz w:val="20"/>
                <w:szCs w:val="20"/>
              </w:rPr>
            </w:pPr>
            <w:r w:rsidDel="00000000" w:rsidR="00000000" w:rsidRPr="00000000">
              <w:rPr>
                <w:sz w:val="20"/>
                <w:szCs w:val="20"/>
                <w:rtl w:val="0"/>
              </w:rPr>
              <w:t xml:space="preserve">Both should be completed at the end of the day, trigger generation by user.</w:t>
            </w:r>
          </w:p>
        </w:tc>
      </w:tr>
      <w:tr>
        <w:trPr>
          <w:cantSplit w:val="0"/>
          <w:trHeight w:val="66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2">
            <w:pPr>
              <w:spacing w:after="0" w:lineRule="auto"/>
              <w:rPr>
                <w:rFonts w:ascii="Times New Roman" w:cs="Times New Roman" w:eastAsia="Times New Roman" w:hAnsi="Times New Roman"/>
                <w:sz w:val="20"/>
                <w:szCs w:val="20"/>
                <w:highlight w:val="yellow"/>
              </w:rPr>
            </w:pPr>
            <w:r w:rsidDel="00000000" w:rsidR="00000000" w:rsidRPr="00000000">
              <w:rPr>
                <w:b w:val="1"/>
                <w:bCs w:val="1"/>
                <w:sz w:val="20"/>
                <w:szCs w:val="20"/>
                <w:rtl w:val="0"/>
              </w:rPr>
              <w:t xml:space="preserve">Date and Time Defect Verified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sz w:val="20"/>
                <w:szCs w:val="20"/>
                <w:rtl w:val="0"/>
              </w:rPr>
              <w:t xml:space="preserve"> &amp;</w:t>
            </w:r>
            <w:r w:rsidDel="00000000" w:rsidR="00000000" w:rsidRPr="00000000">
              <w:rPr>
                <w:sz w:val="20"/>
                <w:szCs w:val="20"/>
                <w:highlight w:val="yellow"/>
                <w:rtl w:val="0"/>
              </w:rPr>
              <w:t xml:space="preserve"> </w:t>
            </w:r>
            <w:r w:rsidDel="00000000" w:rsidR="00000000" w:rsidRPr="00000000">
              <w:rPr>
                <w:b w:val="1"/>
                <w:bCs w:val="1"/>
                <w:sz w:val="20"/>
                <w:szCs w:val="20"/>
                <w:highlight w:val="yellow"/>
                <w:rtl w:val="0"/>
              </w:rPr>
              <w:t xml:space="preserve">Date and Time Fully Verified</w:t>
            </w:r>
            <w:r w:rsidDel="00000000" w:rsidR="00000000" w:rsidRPr="00000000">
              <w:rPr>
                <w:rFonts w:ascii="Times New Roman" w:cs="Times New Roman" w:eastAsia="Times New Roman" w:hAnsi="Times New Roman"/>
                <w:sz w:val="20"/>
                <w:szCs w:val="20"/>
                <w:highlight w:val="yellow"/>
                <w:rtl w:val="0"/>
              </w:rPr>
              <w:t xml:space="preserv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3">
            <w:pPr>
              <w:spacing w:after="0" w:lineRule="auto"/>
              <w:rPr>
                <w:sz w:val="20"/>
                <w:szCs w:val="20"/>
              </w:rPr>
            </w:pPr>
            <w:r w:rsidDel="00000000" w:rsidR="00000000" w:rsidRPr="00000000">
              <w:rPr>
                <w:sz w:val="20"/>
                <w:szCs w:val="20"/>
                <w:rtl w:val="0"/>
              </w:rPr>
              <w:t xml:space="preserve">Same as previous line.</w:t>
            </w:r>
          </w:p>
        </w:tc>
      </w:tr>
      <w:tr>
        <w:trPr>
          <w:cantSplit w:val="0"/>
          <w:trHeight w:val="420" w:hRule="atLeast"/>
          <w:tblHeader w:val="0"/>
        </w:trPr>
        <w:tc>
          <w:tcPr>
            <w:tcBorders>
              <w:top w:color="000000" w:space="0" w:sz="0" w:val="nil"/>
              <w:left w:color="e0e0e0" w:space="0" w:sz="5" w:val="single"/>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4">
            <w:pPr>
              <w:spacing w:after="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Ageing Calculation</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e0e0e0" w:space="0" w:sz="5" w:val="single"/>
              <w:right w:color="e0e0e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5">
            <w:pPr>
              <w:spacing w:after="0" w:lineRule="auto"/>
              <w:rPr>
                <w:sz w:val="20"/>
                <w:szCs w:val="20"/>
              </w:rPr>
            </w:pPr>
            <w:r w:rsidDel="00000000" w:rsidR="00000000" w:rsidRPr="00000000">
              <w:rPr>
                <w:sz w:val="20"/>
                <w:szCs w:val="20"/>
                <w:rtl w:val="0"/>
              </w:rPr>
              <w:t xml:space="preserve">Calculated as: Date and Time Defect Rectified – Date and Time Initiated.</w:t>
            </w:r>
          </w:p>
        </w:tc>
      </w:tr>
    </w:tbl>
    <w:p w:rsidR="00000000" w:rsidDel="00000000" w:rsidP="00000000" w:rsidRDefault="00000000" w:rsidRPr="00000000" w14:paraId="000014B6">
      <w:pPr>
        <w:spacing w:after="0" w:lineRule="auto"/>
        <w:ind w:left="820" w:firstLine="420"/>
        <w:rPr>
          <w:sz w:val="21"/>
          <w:szCs w:val="21"/>
        </w:rPr>
      </w:pPr>
      <w:r w:rsidDel="00000000" w:rsidR="00000000" w:rsidRPr="00000000">
        <w:rPr>
          <w:sz w:val="21"/>
          <w:szCs w:val="21"/>
          <w:rtl w:val="0"/>
        </w:rPr>
        <w:t xml:space="preserve">Reference: Defect_rpt in the file Sample CRA report.xls.</w:t>
      </w:r>
    </w:p>
    <w:p w:rsidR="00000000" w:rsidDel="00000000" w:rsidP="00000000" w:rsidRDefault="00000000" w:rsidRPr="00000000" w14:paraId="000014B7">
      <w:pPr>
        <w:spacing w:after="0" w:lineRule="auto"/>
        <w:ind w:left="420" w:firstLine="420"/>
        <w:rPr>
          <w:sz w:val="21"/>
          <w:szCs w:val="21"/>
        </w:rPr>
      </w:pPr>
      <w:r w:rsidDel="00000000" w:rsidR="00000000" w:rsidRPr="00000000">
        <w:rPr>
          <w:sz w:val="21"/>
          <w:szCs w:val="21"/>
          <w:rtl w:val="0"/>
        </w:rPr>
        <w:t xml:space="preserve"> </w:t>
      </w:r>
    </w:p>
    <w:p w:rsidR="00000000" w:rsidDel="00000000" w:rsidP="00000000" w:rsidRDefault="00000000" w:rsidRPr="00000000" w14:paraId="000014B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220" w:hanging="135"/>
        <w:jc w:val="left"/>
        <w:rPr>
          <w:sz w:val="22"/>
          <w:szCs w:val="22"/>
        </w:rPr>
      </w:pPr>
      <w:bookmarkStart w:colFirst="0" w:colLast="0" w:name="_eg6b5ti9xnpf" w:id="245"/>
      <w:bookmarkEnd w:id="245"/>
      <w:r w:rsidDel="00000000" w:rsidR="00000000" w:rsidRPr="00000000">
        <w:rPr>
          <w:sz w:val="22"/>
          <w:szCs w:val="22"/>
          <w:rtl w:val="0"/>
        </w:rPr>
        <w:t xml:space="preserve">20.5.</w:t>
      </w:r>
      <w:r w:rsidDel="00000000" w:rsidR="00000000" w:rsidRPr="00000000">
        <w:rPr>
          <w:sz w:val="22"/>
          <w:szCs w:val="22"/>
          <w:rtl w:val="0"/>
        </w:rPr>
        <w:t xml:space="preserve">          </w:t>
      </w:r>
      <w:r w:rsidDel="00000000" w:rsidR="00000000" w:rsidRPr="00000000">
        <w:rPr>
          <w:sz w:val="22"/>
          <w:szCs w:val="22"/>
          <w:rtl w:val="0"/>
        </w:rPr>
        <w:t xml:space="preserve">HP performance report</w:t>
      </w:r>
    </w:p>
    <w:p w:rsidR="00000000" w:rsidDel="00000000" w:rsidP="00000000" w:rsidRDefault="00000000" w:rsidRPr="00000000" w14:paraId="000014B9">
      <w:pPr>
        <w:spacing w:after="0" w:lineRule="auto"/>
        <w:ind w:left="1600" w:hanging="360"/>
        <w:rPr>
          <w:sz w:val="21"/>
          <w:szCs w:val="21"/>
        </w:rPr>
      </w:pPr>
      <w:r w:rsidDel="00000000" w:rsidR="00000000" w:rsidRPr="00000000">
        <w:rPr>
          <w:b w:val="1"/>
          <w:bCs w:val="1"/>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Business Rule, </w:t>
      </w:r>
      <w:r w:rsidDel="00000000" w:rsidR="00000000" w:rsidRPr="00000000">
        <w:rPr>
          <w:sz w:val="21"/>
          <w:szCs w:val="21"/>
          <w:rtl w:val="0"/>
        </w:rPr>
        <w:t xml:space="preserve">same as Funding Report1</w:t>
      </w:r>
    </w:p>
    <w:p w:rsidR="00000000" w:rsidDel="00000000" w:rsidP="00000000" w:rsidRDefault="00000000" w:rsidRPr="00000000" w14:paraId="000014BA">
      <w:pPr>
        <w:spacing w:after="0" w:lineRule="auto"/>
        <w:ind w:left="1800" w:hanging="360"/>
        <w:rPr>
          <w:color w:val="0f1115"/>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115"/>
          <w:sz w:val="21"/>
          <w:szCs w:val="21"/>
          <w:rtl w:val="0"/>
        </w:rPr>
        <w:t xml:space="preserve">Statistics at both application-level (detailed list) and summary-level (aggregated data).</w:t>
      </w:r>
    </w:p>
    <w:p w:rsidR="00000000" w:rsidDel="00000000" w:rsidP="00000000" w:rsidRDefault="00000000" w:rsidRPr="00000000" w14:paraId="000014BB">
      <w:pPr>
        <w:spacing w:after="0" w:lineRule="auto"/>
        <w:ind w:left="1800" w:hanging="360"/>
        <w:rPr>
          <w:color w:val="0f1115"/>
          <w:sz w:val="21"/>
          <w:szCs w:val="21"/>
        </w:rPr>
      </w:pPr>
      <w:r w:rsidDel="00000000" w:rsidR="00000000" w:rsidRPr="00000000">
        <w:rPr>
          <w:color w:val="0f1115"/>
          <w:sz w:val="21"/>
          <w:szCs w:val="21"/>
          <w:rtl w:val="0"/>
        </w:rPr>
        <w:t xml:space="preserve">b.</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1"/>
          <w:szCs w:val="21"/>
          <w:rtl w:val="0"/>
        </w:rPr>
        <w:t xml:space="preserve">Duration = Time transferred to next stage - Time of auto-assignment or pickup</w:t>
      </w:r>
    </w:p>
    <w:p w:rsidR="00000000" w:rsidDel="00000000" w:rsidP="00000000" w:rsidRDefault="00000000" w:rsidRPr="00000000" w14:paraId="000014BC">
      <w:pPr>
        <w:spacing w:after="0" w:lineRule="auto"/>
        <w:ind w:left="1800" w:hanging="360"/>
        <w:rPr>
          <w:sz w:val="21"/>
          <w:szCs w:val="21"/>
        </w:rPr>
      </w:pPr>
      <w:r w:rsidDel="00000000" w:rsidR="00000000" w:rsidRPr="00000000">
        <w:rPr>
          <w:sz w:val="21"/>
          <w:szCs w:val="2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Key performance indicator:</w:t>
      </w:r>
    </w:p>
    <w:tbl>
      <w:tblPr>
        <w:tblStyle w:val="Table85"/>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390"/>
        <w:gridCol w:w="2390"/>
        <w:gridCol w:w="2405"/>
        <w:tblGridChange w:id="0">
          <w:tblGrid>
            <w:gridCol w:w="2405"/>
            <w:gridCol w:w="2390"/>
            <w:gridCol w:w="2390"/>
            <w:gridCol w:w="240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0.0" w:type="dxa"/>
              <w:left w:w="0.0" w:type="dxa"/>
              <w:bottom w:w="0.0" w:type="dxa"/>
              <w:right w:w="0.0" w:type="dxa"/>
            </w:tcMar>
            <w:vAlign w:val="top"/>
          </w:tcPr>
          <w:p w:rsidR="00000000" w:rsidDel="00000000" w:rsidP="00000000" w:rsidRDefault="00000000" w:rsidRPr="00000000" w14:paraId="000014BD">
            <w:pPr>
              <w:spacing w:after="0" w:lineRule="auto"/>
              <w:ind w:left="283.46456692913375" w:right="150" w:firstLine="0"/>
              <w:rPr>
                <w:sz w:val="21"/>
                <w:szCs w:val="21"/>
              </w:rPr>
            </w:pPr>
            <w:r w:rsidDel="00000000" w:rsidR="00000000" w:rsidRPr="00000000">
              <w:rPr>
                <w:sz w:val="21"/>
                <w:szCs w:val="21"/>
                <w:rtl w:val="0"/>
              </w:rPr>
              <w:t xml:space="preserve">Stage/Person</w:t>
            </w:r>
          </w:p>
        </w:tc>
        <w:tc>
          <w:tcPr>
            <w:tcBorders>
              <w:top w:color="000000" w:space="0" w:sz="5" w:val="single"/>
              <w:left w:color="000000" w:space="0" w:sz="0" w:val="nil"/>
              <w:bottom w:color="000000" w:space="0" w:sz="5" w:val="single"/>
              <w:right w:color="000000" w:space="0" w:sz="5" w:val="single"/>
            </w:tcBorders>
            <w:shd w:fill="b7b7b7" w:val="clear"/>
            <w:tcMar>
              <w:top w:w="0.0" w:type="dxa"/>
              <w:left w:w="0.0" w:type="dxa"/>
              <w:bottom w:w="0.0" w:type="dxa"/>
              <w:right w:w="0.0" w:type="dxa"/>
            </w:tcMar>
            <w:vAlign w:val="top"/>
          </w:tcPr>
          <w:p w:rsidR="00000000" w:rsidDel="00000000" w:rsidP="00000000" w:rsidRDefault="00000000" w:rsidRPr="00000000" w14:paraId="000014BE">
            <w:pPr>
              <w:spacing w:after="0" w:lineRule="auto"/>
              <w:ind w:left="283.46456692913375" w:right="150" w:firstLine="0"/>
              <w:rPr>
                <w:sz w:val="21"/>
                <w:szCs w:val="21"/>
              </w:rPr>
            </w:pPr>
            <w:r w:rsidDel="00000000" w:rsidR="00000000" w:rsidRPr="00000000">
              <w:rPr>
                <w:sz w:val="21"/>
                <w:szCs w:val="21"/>
                <w:rtl w:val="0"/>
              </w:rPr>
              <w:t xml:space="preserve">Received Time Field</w:t>
            </w:r>
          </w:p>
        </w:tc>
        <w:tc>
          <w:tcPr>
            <w:tcBorders>
              <w:top w:color="000000" w:space="0" w:sz="5" w:val="single"/>
              <w:left w:color="000000" w:space="0" w:sz="0" w:val="nil"/>
              <w:bottom w:color="000000" w:space="0" w:sz="5" w:val="single"/>
              <w:right w:color="000000" w:space="0" w:sz="5" w:val="single"/>
            </w:tcBorders>
            <w:shd w:fill="b7b7b7" w:val="clear"/>
            <w:tcMar>
              <w:top w:w="0.0" w:type="dxa"/>
              <w:left w:w="0.0" w:type="dxa"/>
              <w:bottom w:w="0.0" w:type="dxa"/>
              <w:right w:w="0.0" w:type="dxa"/>
            </w:tcMar>
            <w:vAlign w:val="top"/>
          </w:tcPr>
          <w:p w:rsidR="00000000" w:rsidDel="00000000" w:rsidP="00000000" w:rsidRDefault="00000000" w:rsidRPr="00000000" w14:paraId="000014BF">
            <w:pPr>
              <w:spacing w:after="0" w:lineRule="auto"/>
              <w:ind w:left="141.7322834645671" w:right="150" w:firstLine="0"/>
              <w:rPr>
                <w:sz w:val="21"/>
                <w:szCs w:val="21"/>
              </w:rPr>
            </w:pPr>
            <w:r w:rsidDel="00000000" w:rsidR="00000000" w:rsidRPr="00000000">
              <w:rPr>
                <w:sz w:val="21"/>
                <w:szCs w:val="21"/>
                <w:rtl w:val="0"/>
              </w:rPr>
              <w:t xml:space="preserve">Completed Time Field</w:t>
            </w:r>
          </w:p>
        </w:tc>
        <w:tc>
          <w:tcPr>
            <w:tcBorders>
              <w:top w:color="000000" w:space="0" w:sz="5" w:val="single"/>
              <w:left w:color="000000" w:space="0" w:sz="0" w:val="nil"/>
              <w:bottom w:color="000000" w:space="0" w:sz="5" w:val="single"/>
              <w:right w:color="000000" w:space="0" w:sz="5" w:val="single"/>
            </w:tcBorders>
            <w:shd w:fill="b7b7b7" w:val="clear"/>
            <w:tcMar>
              <w:top w:w="0.0" w:type="dxa"/>
              <w:left w:w="0.0" w:type="dxa"/>
              <w:bottom w:w="0.0" w:type="dxa"/>
              <w:right w:w="0.0" w:type="dxa"/>
            </w:tcMar>
            <w:vAlign w:val="top"/>
          </w:tcPr>
          <w:p w:rsidR="00000000" w:rsidDel="00000000" w:rsidP="00000000" w:rsidRDefault="00000000" w:rsidRPr="00000000" w14:paraId="000014C0">
            <w:pPr>
              <w:spacing w:after="0" w:lineRule="auto"/>
              <w:ind w:left="283.46456692913375" w:right="150" w:firstLine="0"/>
              <w:rPr>
                <w:sz w:val="21"/>
                <w:szCs w:val="21"/>
              </w:rPr>
            </w:pPr>
            <w:r w:rsidDel="00000000" w:rsidR="00000000" w:rsidRPr="00000000">
              <w:rPr>
                <w:sz w:val="21"/>
                <w:szCs w:val="21"/>
                <w:rtl w:val="0"/>
              </w:rPr>
              <w:t xml:space="preserve">Duration Field</w:t>
            </w:r>
          </w:p>
        </w:tc>
      </w:tr>
      <w:tr>
        <w:trPr>
          <w:cantSplit w:val="0"/>
          <w:trHeight w:val="1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1">
            <w:pPr>
              <w:spacing w:after="0" w:lineRule="auto"/>
              <w:ind w:left="283.46456692913375" w:right="150" w:firstLine="0"/>
              <w:rPr>
                <w:sz w:val="21"/>
                <w:szCs w:val="21"/>
              </w:rPr>
            </w:pPr>
            <w:r w:rsidDel="00000000" w:rsidR="00000000" w:rsidRPr="00000000">
              <w:rPr>
                <w:sz w:val="21"/>
                <w:szCs w:val="21"/>
                <w:rtl w:val="0"/>
              </w:rPr>
              <w:t xml:space="preserve">Checker &amp; Maintenance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2">
            <w:pPr>
              <w:spacing w:after="0" w:lineRule="auto"/>
              <w:ind w:left="283.46456692913375" w:right="150" w:firstLine="0"/>
              <w:rPr>
                <w:sz w:val="21"/>
                <w:szCs w:val="21"/>
              </w:rPr>
            </w:pPr>
            <w:r w:rsidDel="00000000" w:rsidR="00000000" w:rsidRPr="00000000">
              <w:rPr>
                <w:sz w:val="21"/>
                <w:szCs w:val="21"/>
                <w:rtl w:val="0"/>
              </w:rPr>
              <w:t xml:space="preserve">Date and Time Received (Checker Stage)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3">
            <w:pPr>
              <w:spacing w:after="0" w:lineRule="auto"/>
              <w:ind w:left="141.7322834645671" w:right="150" w:firstLine="0"/>
              <w:rPr>
                <w:sz w:val="21"/>
                <w:szCs w:val="21"/>
              </w:rPr>
            </w:pPr>
            <w:r w:rsidDel="00000000" w:rsidR="00000000" w:rsidRPr="00000000">
              <w:rPr>
                <w:sz w:val="21"/>
                <w:szCs w:val="21"/>
                <w:rtl w:val="0"/>
              </w:rPr>
              <w:t xml:space="preserve">Date and Time Completed (Checker Stage)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4">
            <w:pPr>
              <w:spacing w:after="0" w:lineRule="auto"/>
              <w:ind w:left="283.46456692913375" w:right="150" w:firstLine="0"/>
              <w:rPr>
                <w:sz w:val="21"/>
                <w:szCs w:val="21"/>
              </w:rPr>
            </w:pPr>
            <w:r w:rsidDel="00000000" w:rsidR="00000000" w:rsidRPr="00000000">
              <w:rPr>
                <w:sz w:val="21"/>
                <w:szCs w:val="21"/>
                <w:rtl w:val="0"/>
              </w:rPr>
              <w:t xml:space="preserve">Duration Time (Checker Stage)</w:t>
            </w:r>
          </w:p>
        </w:tc>
      </w:tr>
      <w:tr>
        <w:trPr>
          <w:cantSplit w:val="0"/>
          <w:trHeight w:val="6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5">
            <w:pPr>
              <w:spacing w:after="0" w:lineRule="auto"/>
              <w:ind w:left="283.46456692913375" w:right="150" w:firstLine="0"/>
              <w:rPr>
                <w:sz w:val="21"/>
                <w:szCs w:val="21"/>
              </w:rPr>
            </w:pPr>
            <w:r w:rsidDel="00000000" w:rsidR="00000000" w:rsidRPr="00000000">
              <w:rPr>
                <w:sz w:val="21"/>
                <w:szCs w:val="21"/>
                <w:rtl w:val="0"/>
              </w:rPr>
              <w:t xml:space="preserve">Authoriser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6">
            <w:pPr>
              <w:spacing w:after="0" w:lineRule="auto"/>
              <w:ind w:left="283.46456692913375" w:right="150" w:firstLine="0"/>
              <w:rPr>
                <w:sz w:val="21"/>
                <w:szCs w:val="21"/>
              </w:rPr>
            </w:pPr>
            <w:r w:rsidDel="00000000" w:rsidR="00000000" w:rsidRPr="00000000">
              <w:rPr>
                <w:sz w:val="21"/>
                <w:szCs w:val="21"/>
                <w:rtl w:val="0"/>
              </w:rPr>
              <w:t xml:space="preserve">Date and Time Authoriser Received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7">
            <w:pPr>
              <w:spacing w:after="0" w:lineRule="auto"/>
              <w:ind w:left="141.7322834645671" w:right="150" w:firstLine="0"/>
              <w:rPr>
                <w:sz w:val="21"/>
                <w:szCs w:val="21"/>
              </w:rPr>
            </w:pPr>
            <w:r w:rsidDel="00000000" w:rsidR="00000000" w:rsidRPr="00000000">
              <w:rPr>
                <w:sz w:val="21"/>
                <w:szCs w:val="21"/>
                <w:rtl w:val="0"/>
              </w:rPr>
              <w:t xml:space="preserve">Date and Time Authoriser Completed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8">
            <w:pPr>
              <w:spacing w:after="0" w:lineRule="auto"/>
              <w:ind w:left="283.46456692913375" w:right="150" w:firstLine="0"/>
              <w:rPr>
                <w:sz w:val="21"/>
                <w:szCs w:val="21"/>
              </w:rPr>
            </w:pPr>
            <w:r w:rsidDel="00000000" w:rsidR="00000000" w:rsidRPr="00000000">
              <w:rPr>
                <w:sz w:val="21"/>
                <w:szCs w:val="21"/>
                <w:rtl w:val="0"/>
              </w:rPr>
              <w:t xml:space="preserve">Duration Time (Authoriser)</w:t>
            </w:r>
          </w:p>
        </w:tc>
      </w:tr>
      <w:tr>
        <w:trPr>
          <w:cantSplit w:val="0"/>
          <w:trHeight w:val="1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9">
            <w:pPr>
              <w:spacing w:after="0" w:lineRule="auto"/>
              <w:ind w:left="283.46456692913375" w:right="150" w:firstLine="0"/>
              <w:rPr>
                <w:sz w:val="21"/>
                <w:szCs w:val="21"/>
              </w:rPr>
            </w:pPr>
            <w:r w:rsidDel="00000000" w:rsidR="00000000" w:rsidRPr="00000000">
              <w:rPr>
                <w:sz w:val="21"/>
                <w:szCs w:val="21"/>
                <w:rtl w:val="0"/>
              </w:rPr>
              <w:t xml:space="preserve">Post Maintenance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A">
            <w:pPr>
              <w:spacing w:after="0" w:lineRule="auto"/>
              <w:ind w:left="283.46456692913375" w:right="150" w:firstLine="0"/>
              <w:rPr>
                <w:sz w:val="21"/>
                <w:szCs w:val="21"/>
              </w:rPr>
            </w:pPr>
            <w:r w:rsidDel="00000000" w:rsidR="00000000" w:rsidRPr="00000000">
              <w:rPr>
                <w:sz w:val="21"/>
                <w:szCs w:val="21"/>
                <w:rtl w:val="0"/>
              </w:rPr>
              <w:t xml:space="preserve">Date and Time Received Post Maintenance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B">
            <w:pPr>
              <w:spacing w:after="0" w:lineRule="auto"/>
              <w:ind w:left="141.7322834645671" w:right="150" w:firstLine="0"/>
              <w:rPr>
                <w:sz w:val="21"/>
                <w:szCs w:val="21"/>
              </w:rPr>
            </w:pPr>
            <w:r w:rsidDel="00000000" w:rsidR="00000000" w:rsidRPr="00000000">
              <w:rPr>
                <w:sz w:val="21"/>
                <w:szCs w:val="21"/>
                <w:rtl w:val="0"/>
              </w:rPr>
              <w:t xml:space="preserve">Date and Time Completed Post Maintenance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C">
            <w:pPr>
              <w:spacing w:after="0" w:lineRule="auto"/>
              <w:ind w:left="283.46456692913375" w:right="150" w:firstLine="0"/>
              <w:rPr>
                <w:sz w:val="21"/>
                <w:szCs w:val="21"/>
              </w:rPr>
            </w:pPr>
            <w:r w:rsidDel="00000000" w:rsidR="00000000" w:rsidRPr="00000000">
              <w:rPr>
                <w:sz w:val="21"/>
                <w:szCs w:val="21"/>
                <w:rtl w:val="0"/>
              </w:rPr>
              <w:t xml:space="preserve">Duration Time (Post Maintenance)</w:t>
            </w:r>
          </w:p>
        </w:tc>
      </w:tr>
      <w:tr>
        <w:trPr>
          <w:cantSplit w:val="0"/>
          <w:trHeight w:val="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D">
            <w:pPr>
              <w:spacing w:after="0" w:lineRule="auto"/>
              <w:ind w:left="283.46456692913375" w:right="150" w:firstLine="0"/>
              <w:rPr>
                <w:sz w:val="21"/>
                <w:szCs w:val="21"/>
              </w:rPr>
            </w:pPr>
            <w:r w:rsidDel="00000000" w:rsidR="00000000" w:rsidRPr="00000000">
              <w:rPr>
                <w:sz w:val="21"/>
                <w:szCs w:val="21"/>
                <w:rtl w:val="0"/>
              </w:rPr>
              <w:t xml:space="preserve">Post Authoriser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E">
            <w:pPr>
              <w:spacing w:after="0" w:lineRule="auto"/>
              <w:ind w:left="283.46456692913375" w:right="150" w:firstLine="0"/>
              <w:rPr>
                <w:sz w:val="21"/>
                <w:szCs w:val="21"/>
              </w:rPr>
            </w:pPr>
            <w:r w:rsidDel="00000000" w:rsidR="00000000" w:rsidRPr="00000000">
              <w:rPr>
                <w:sz w:val="21"/>
                <w:szCs w:val="21"/>
                <w:rtl w:val="0"/>
              </w:rPr>
              <w:t xml:space="preserve">Date and Time Received Post Authoriser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CF">
            <w:pPr>
              <w:spacing w:after="0" w:lineRule="auto"/>
              <w:ind w:left="141.7322834645671" w:right="150" w:firstLine="0"/>
              <w:rPr>
                <w:sz w:val="21"/>
                <w:szCs w:val="21"/>
              </w:rPr>
            </w:pPr>
            <w:r w:rsidDel="00000000" w:rsidR="00000000" w:rsidRPr="00000000">
              <w:rPr>
                <w:sz w:val="21"/>
                <w:szCs w:val="21"/>
                <w:rtl w:val="0"/>
              </w:rPr>
              <w:t xml:space="preserve">Date and Time Completed Post Authoriser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D0">
            <w:pPr>
              <w:spacing w:after="0" w:lineRule="auto"/>
              <w:ind w:left="283.46456692913375" w:right="150" w:firstLine="0"/>
              <w:rPr>
                <w:sz w:val="21"/>
                <w:szCs w:val="21"/>
              </w:rPr>
            </w:pPr>
            <w:r w:rsidDel="00000000" w:rsidR="00000000" w:rsidRPr="00000000">
              <w:rPr>
                <w:sz w:val="21"/>
                <w:szCs w:val="21"/>
                <w:rtl w:val="0"/>
              </w:rPr>
              <w:t xml:space="preserve">Duration Time (Post Authoriser)</w:t>
            </w:r>
          </w:p>
        </w:tc>
      </w:tr>
    </w:tbl>
    <w:p w:rsidR="00000000" w:rsidDel="00000000" w:rsidP="00000000" w:rsidRDefault="00000000" w:rsidRPr="00000000" w14:paraId="000014D1">
      <w:pPr>
        <w:spacing w:after="0" w:lineRule="auto"/>
        <w:ind w:left="12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4D2">
      <w:pPr>
        <w:spacing w:after="0" w:lineRule="auto"/>
        <w:ind w:left="820" w:firstLine="420"/>
        <w:rPr>
          <w:sz w:val="21"/>
          <w:szCs w:val="21"/>
          <w:highlight w:val="yellow"/>
        </w:rPr>
      </w:pPr>
      <w:r w:rsidDel="00000000" w:rsidR="00000000" w:rsidRPr="00000000">
        <w:rPr>
          <w:sz w:val="21"/>
          <w:szCs w:val="21"/>
          <w:highlight w:val="yellow"/>
          <w:rtl w:val="0"/>
        </w:rPr>
        <w:t xml:space="preserve">Reference: rpt_hp_performance in the file Sample CRA report.xls.</w:t>
      </w:r>
    </w:p>
    <w:p w:rsidR="00000000" w:rsidDel="00000000" w:rsidP="00000000" w:rsidRDefault="00000000" w:rsidRPr="00000000" w14:paraId="000014D3">
      <w:pPr>
        <w:ind w:left="0" w:firstLine="0"/>
        <w:rPr/>
      </w:pPr>
      <w:r w:rsidDel="00000000" w:rsidR="00000000" w:rsidRPr="00000000">
        <w:rPr>
          <w:rtl w:val="0"/>
        </w:rPr>
      </w:r>
    </w:p>
    <w:p w:rsidR="00000000" w:rsidDel="00000000" w:rsidP="00000000" w:rsidRDefault="00000000" w:rsidRPr="00000000" w14:paraId="000014D4">
      <w:pPr>
        <w:spacing w:after="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14D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vaj3hwt9ijnq" w:id="246"/>
      <w:bookmarkEnd w:id="246"/>
      <w:r w:rsidDel="00000000" w:rsidR="00000000" w:rsidRPr="00000000">
        <w:rPr>
          <w:rtl w:val="0"/>
        </w:rPr>
        <w:t xml:space="preserve">21.</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【Same as Batch2】Requirement Rely on HOST Capability</w:t>
      </w:r>
    </w:p>
    <w:p w:rsidR="00000000" w:rsidDel="00000000" w:rsidP="00000000" w:rsidRDefault="00000000" w:rsidRPr="00000000" w14:paraId="000014D6">
      <w:pPr>
        <w:numPr>
          <w:ilvl w:val="0"/>
          <w:numId w:val="54"/>
        </w:numPr>
        <w:spacing w:after="0" w:lineRule="auto"/>
        <w:ind w:left="1440" w:hanging="360"/>
        <w:rPr>
          <w:u w:val="none"/>
        </w:rPr>
      </w:pPr>
      <w:r w:rsidDel="00000000" w:rsidR="00000000" w:rsidRPr="00000000">
        <w:rPr>
          <w:sz w:val="21"/>
          <w:szCs w:val="21"/>
          <w:rtl w:val="0"/>
        </w:rPr>
        <w:t xml:space="preserve">Suspense reversal – No available interface from HOST</w:t>
      </w:r>
    </w:p>
    <w:p w:rsidR="00000000" w:rsidDel="00000000" w:rsidP="00000000" w:rsidRDefault="00000000" w:rsidRPr="00000000" w14:paraId="000014D7">
      <w:pPr>
        <w:numPr>
          <w:ilvl w:val="0"/>
          <w:numId w:val="54"/>
        </w:numPr>
        <w:spacing w:after="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Dealer available limit confirmation via interface – No available interface from HOST</w:t>
      </w:r>
    </w:p>
    <w:p w:rsidR="00000000" w:rsidDel="00000000" w:rsidP="00000000" w:rsidRDefault="00000000" w:rsidRPr="00000000" w14:paraId="000014D8">
      <w:pPr>
        <w:spacing w:after="0" w:lineRule="auto"/>
        <w:ind w:left="1240"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14D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mgm93jpxwsec" w:id="247"/>
      <w:bookmarkEnd w:id="247"/>
      <w:r w:rsidDel="00000000" w:rsidR="00000000" w:rsidRPr="00000000">
        <w:rPr>
          <w:rtl w:val="0"/>
        </w:rPr>
        <w:t xml:space="preserve">22.</w:t>
      </w:r>
      <w:r w:rsidDel="00000000" w:rsidR="00000000" w:rsidRPr="00000000">
        <w:rPr>
          <w:rtl w:val="0"/>
        </w:rPr>
        <w:t xml:space="preserve">    </w:t>
      </w:r>
      <w:r w:rsidDel="00000000" w:rsidR="00000000" w:rsidRPr="00000000">
        <w:rPr>
          <w:rtl w:val="0"/>
        </w:rPr>
        <w:t xml:space="preserve">Document storage</w:t>
      </w:r>
    </w:p>
    <w:p w:rsidR="00000000" w:rsidDel="00000000" w:rsidP="00000000" w:rsidRDefault="00000000" w:rsidRPr="00000000" w14:paraId="000014DA">
      <w:pPr>
        <w:spacing w:after="60" w:before="60" w:lineRule="auto"/>
        <w:ind w:firstLine="220"/>
        <w:rPr/>
      </w:pPr>
      <w:r w:rsidDel="00000000" w:rsidR="00000000" w:rsidRPr="00000000">
        <w:rPr>
          <w:rtl w:val="0"/>
        </w:rPr>
        <w:t xml:space="preserve">Permanent Validity: All files are stored permanently on the EIWS.</w:t>
      </w:r>
    </w:p>
    <w:p w:rsidR="00000000" w:rsidDel="00000000" w:rsidP="00000000" w:rsidRDefault="00000000" w:rsidRPr="00000000" w14:paraId="000014DB">
      <w:pPr>
        <w:spacing w:after="60" w:before="60" w:lineRule="auto"/>
        <w:ind w:firstLine="220"/>
        <w:rPr/>
      </w:pPr>
      <w:r w:rsidDel="00000000" w:rsidR="00000000" w:rsidRPr="00000000">
        <w:rPr>
          <w:rtl w:val="0"/>
        </w:rPr>
        <w:t xml:space="preserve">Retention Period Parameter Configuration: Follow EIWS current retention rules.</w:t>
      </w:r>
    </w:p>
    <w:p w:rsidR="00000000" w:rsidDel="00000000" w:rsidP="00000000" w:rsidRDefault="00000000" w:rsidRPr="00000000" w14:paraId="000014DC">
      <w:pPr>
        <w:spacing w:after="60" w:before="60" w:lineRule="auto"/>
        <w:rPr/>
      </w:pPr>
      <w:r w:rsidDel="00000000" w:rsidR="00000000" w:rsidRPr="00000000">
        <w:rPr>
          <w:rtl w:val="0"/>
        </w:rPr>
        <w:t xml:space="preserve"> </w:t>
      </w:r>
    </w:p>
    <w:p w:rsidR="00000000" w:rsidDel="00000000" w:rsidP="00000000" w:rsidRDefault="00000000" w:rsidRPr="00000000" w14:paraId="000014D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91rdxdnqecp5" w:id="248"/>
      <w:bookmarkEnd w:id="248"/>
      <w:r w:rsidDel="00000000" w:rsidR="00000000" w:rsidRPr="00000000">
        <w:br w:type="page"/>
      </w:r>
      <w:r w:rsidDel="00000000" w:rsidR="00000000" w:rsidRPr="00000000">
        <w:rPr>
          <w:rtl w:val="0"/>
        </w:rPr>
      </w:r>
    </w:p>
    <w:p w:rsidR="00000000" w:rsidDel="00000000" w:rsidP="00000000" w:rsidRDefault="00000000" w:rsidRPr="00000000" w14:paraId="000014D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22ehx85htih1" w:id="249"/>
      <w:bookmarkEnd w:id="249"/>
      <w:r w:rsidDel="00000000" w:rsidR="00000000" w:rsidRPr="00000000">
        <w:rPr>
          <w:rtl w:val="0"/>
        </w:rPr>
        <w:t xml:space="preserve">23.</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【Same as Batch2】URS Requirements Traceability Matrix</w:t>
      </w:r>
    </w:p>
    <w:p w:rsidR="00000000" w:rsidDel="00000000" w:rsidP="00000000" w:rsidRDefault="00000000" w:rsidRPr="00000000" w14:paraId="000014DF">
      <w:pPr>
        <w:spacing w:after="60" w:before="60" w:lineRule="auto"/>
        <w:rPr/>
      </w:pPr>
      <w:r w:rsidDel="00000000" w:rsidR="00000000" w:rsidRPr="00000000">
        <w:rPr>
          <w:rtl w:val="0"/>
        </w:rPr>
        <w:t xml:space="preserve"> </w:t>
      </w:r>
    </w:p>
    <w:tbl>
      <w:tblPr>
        <w:tblStyle w:val="Table86"/>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755"/>
        <w:gridCol w:w="3540"/>
        <w:gridCol w:w="1605"/>
        <w:gridCol w:w="2145"/>
        <w:tblGridChange w:id="0">
          <w:tblGrid>
            <w:gridCol w:w="705"/>
            <w:gridCol w:w="1755"/>
            <w:gridCol w:w="3540"/>
            <w:gridCol w:w="1605"/>
            <w:gridCol w:w="2145"/>
          </w:tblGrid>
        </w:tblGridChange>
      </w:tblGrid>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shd w:fill="366092" w:val="clear"/>
            <w:tcMar>
              <w:top w:w="100.0" w:type="dxa"/>
              <w:left w:w="100.0" w:type="dxa"/>
              <w:bottom w:w="100.0" w:type="dxa"/>
              <w:right w:w="100.0" w:type="dxa"/>
            </w:tcMar>
            <w:vAlign w:val="top"/>
          </w:tcPr>
          <w:p w:rsidR="00000000" w:rsidDel="00000000" w:rsidP="00000000" w:rsidRDefault="00000000" w:rsidRPr="00000000" w14:paraId="000014E0">
            <w:pPr>
              <w:spacing w:after="0" w:before="0" w:line="240" w:lineRule="auto"/>
              <w:ind w:right="-132.5196850393698" w:firstLine="0"/>
              <w:rPr>
                <w:b w:val="1"/>
                <w:bCs w:val="1"/>
                <w:color w:val="ffffff"/>
                <w:sz w:val="20"/>
                <w:szCs w:val="20"/>
              </w:rPr>
            </w:pPr>
            <w:r w:rsidDel="00000000" w:rsidR="00000000" w:rsidRPr="00000000">
              <w:rPr>
                <w:b w:val="1"/>
                <w:bCs w:val="1"/>
                <w:color w:val="ffffff"/>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366092" w:val="clear"/>
            <w:tcMar>
              <w:top w:w="100.0" w:type="dxa"/>
              <w:left w:w="100.0" w:type="dxa"/>
              <w:bottom w:w="100.0" w:type="dxa"/>
              <w:right w:w="100.0" w:type="dxa"/>
            </w:tcMar>
            <w:vAlign w:val="top"/>
          </w:tcPr>
          <w:p w:rsidR="00000000" w:rsidDel="00000000" w:rsidP="00000000" w:rsidRDefault="00000000" w:rsidRPr="00000000" w14:paraId="000014E1">
            <w:pPr>
              <w:spacing w:after="0" w:before="0" w:line="240" w:lineRule="auto"/>
              <w:ind w:right="-132.5196850393698" w:firstLine="0"/>
              <w:rPr>
                <w:b w:val="1"/>
                <w:bCs w:val="1"/>
                <w:color w:val="ffffff"/>
                <w:sz w:val="20"/>
                <w:szCs w:val="20"/>
              </w:rPr>
            </w:pPr>
            <w:r w:rsidDel="00000000" w:rsidR="00000000" w:rsidRPr="00000000">
              <w:rPr>
                <w:b w:val="1"/>
                <w:bCs w:val="1"/>
                <w:color w:val="ffffff"/>
                <w:sz w:val="20"/>
                <w:szCs w:val="20"/>
                <w:rtl w:val="0"/>
              </w:rPr>
              <w:t xml:space="preserve">Section</w:t>
            </w:r>
          </w:p>
        </w:tc>
        <w:tc>
          <w:tcPr>
            <w:tcBorders>
              <w:top w:color="000000" w:space="0" w:sz="5" w:val="single"/>
              <w:left w:color="000000" w:space="0" w:sz="0" w:val="nil"/>
              <w:bottom w:color="000000" w:space="0" w:sz="5" w:val="single"/>
              <w:right w:color="000000" w:space="0" w:sz="5" w:val="single"/>
            </w:tcBorders>
            <w:shd w:fill="366092" w:val="clear"/>
            <w:tcMar>
              <w:top w:w="100.0" w:type="dxa"/>
              <w:left w:w="100.0" w:type="dxa"/>
              <w:bottom w:w="100.0" w:type="dxa"/>
              <w:right w:w="100.0" w:type="dxa"/>
            </w:tcMar>
            <w:vAlign w:val="top"/>
          </w:tcPr>
          <w:p w:rsidR="00000000" w:rsidDel="00000000" w:rsidP="00000000" w:rsidRDefault="00000000" w:rsidRPr="00000000" w14:paraId="000014E2">
            <w:pPr>
              <w:spacing w:after="0" w:before="0" w:line="240" w:lineRule="auto"/>
              <w:ind w:left="0" w:right="-132.5196850393698" w:firstLine="0"/>
              <w:rPr>
                <w:b w:val="1"/>
                <w:bCs w:val="1"/>
                <w:color w:val="ffffff"/>
                <w:sz w:val="20"/>
                <w:szCs w:val="20"/>
              </w:rPr>
            </w:pPr>
            <w:r w:rsidDel="00000000" w:rsidR="00000000" w:rsidRPr="00000000">
              <w:rPr>
                <w:b w:val="1"/>
                <w:bCs w:val="1"/>
                <w:color w:val="ffffff"/>
                <w:sz w:val="20"/>
                <w:szCs w:val="20"/>
                <w:rtl w:val="0"/>
              </w:rPr>
              <w:t xml:space="preserve">Source Text</w:t>
            </w:r>
          </w:p>
        </w:tc>
        <w:tc>
          <w:tcPr>
            <w:tcBorders>
              <w:top w:color="000000" w:space="0" w:sz="5" w:val="single"/>
              <w:left w:color="000000" w:space="0" w:sz="0" w:val="nil"/>
              <w:bottom w:color="000000" w:space="0" w:sz="5" w:val="single"/>
              <w:right w:color="000000" w:space="0" w:sz="5" w:val="single"/>
            </w:tcBorders>
            <w:shd w:fill="366092" w:val="clear"/>
            <w:tcMar>
              <w:top w:w="100.0" w:type="dxa"/>
              <w:left w:w="100.0" w:type="dxa"/>
              <w:bottom w:w="100.0" w:type="dxa"/>
              <w:right w:w="100.0" w:type="dxa"/>
            </w:tcMar>
            <w:vAlign w:val="top"/>
          </w:tcPr>
          <w:p w:rsidR="00000000" w:rsidDel="00000000" w:rsidP="00000000" w:rsidRDefault="00000000" w:rsidRPr="00000000" w14:paraId="000014E3">
            <w:pPr>
              <w:spacing w:after="0" w:before="0" w:line="240" w:lineRule="auto"/>
              <w:ind w:left="0" w:right="-132.5196850393698" w:firstLine="0"/>
              <w:rPr>
                <w:b w:val="1"/>
                <w:bCs w:val="1"/>
                <w:color w:val="ffffff"/>
                <w:sz w:val="20"/>
                <w:szCs w:val="20"/>
              </w:rPr>
            </w:pPr>
            <w:r w:rsidDel="00000000" w:rsidR="00000000" w:rsidRPr="00000000">
              <w:rPr>
                <w:b w:val="1"/>
                <w:bCs w:val="1"/>
                <w:color w:val="ffffff"/>
                <w:sz w:val="20"/>
                <w:szCs w:val="20"/>
                <w:rtl w:val="0"/>
              </w:rPr>
              <w:t xml:space="preserve">FSD Coverage Status</w:t>
            </w:r>
          </w:p>
        </w:tc>
        <w:tc>
          <w:tcPr>
            <w:tcBorders>
              <w:top w:color="000000" w:space="0" w:sz="5" w:val="single"/>
              <w:left w:color="000000" w:space="0" w:sz="0" w:val="nil"/>
              <w:bottom w:color="000000" w:space="0" w:sz="5" w:val="single"/>
              <w:right w:color="000000" w:space="0" w:sz="5" w:val="single"/>
            </w:tcBorders>
            <w:shd w:fill="366092" w:val="clear"/>
            <w:tcMar>
              <w:top w:w="100.0" w:type="dxa"/>
              <w:left w:w="100.0" w:type="dxa"/>
              <w:bottom w:w="100.0" w:type="dxa"/>
              <w:right w:w="100.0" w:type="dxa"/>
            </w:tcMar>
            <w:vAlign w:val="top"/>
          </w:tcPr>
          <w:p w:rsidR="00000000" w:rsidDel="00000000" w:rsidP="00000000" w:rsidRDefault="00000000" w:rsidRPr="00000000" w14:paraId="000014E4">
            <w:pPr>
              <w:spacing w:after="0" w:before="0" w:line="240" w:lineRule="auto"/>
              <w:ind w:left="0" w:right="-132.5196850393698" w:firstLine="0"/>
              <w:rPr>
                <w:b w:val="1"/>
                <w:bCs w:val="1"/>
                <w:color w:val="ffffff"/>
                <w:sz w:val="20"/>
                <w:szCs w:val="20"/>
              </w:rPr>
            </w:pPr>
            <w:r w:rsidDel="00000000" w:rsidR="00000000" w:rsidRPr="00000000">
              <w:rPr>
                <w:b w:val="1"/>
                <w:bCs w:val="1"/>
                <w:color w:val="ffffff"/>
                <w:sz w:val="20"/>
                <w:szCs w:val="20"/>
                <w:rtl w:val="0"/>
              </w:rPr>
              <w:t xml:space="preserve">Progress/Note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E5">
            <w:pPr>
              <w:spacing w:after="0" w:before="0" w:line="240" w:lineRule="auto"/>
              <w:ind w:right="-132.5196850393698" w:firstLine="0"/>
              <w:rPr>
                <w:sz w:val="20"/>
                <w:szCs w:val="20"/>
              </w:rPr>
            </w:pPr>
            <w:r w:rsidDel="00000000" w:rsidR="00000000" w:rsidRPr="00000000">
              <w:rPr>
                <w:sz w:val="20"/>
                <w:szCs w:val="20"/>
                <w:rtl w:val="0"/>
              </w:rPr>
              <w:t xml:space="preserve">815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E6">
            <w:pPr>
              <w:spacing w:after="0" w:before="0" w:line="240" w:lineRule="auto"/>
              <w:ind w:left="0" w:right="-132.5196850393698" w:firstLine="0"/>
              <w:rPr>
                <w:sz w:val="20"/>
                <w:szCs w:val="20"/>
              </w:rPr>
            </w:pPr>
            <w:r w:rsidDel="00000000" w:rsidR="00000000" w:rsidRPr="00000000">
              <w:rPr>
                <w:sz w:val="20"/>
                <w:szCs w:val="20"/>
                <w:rtl w:val="0"/>
              </w:rPr>
              <w:t xml:space="preserve">7.8.1 Contract Signing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E7">
            <w:pPr>
              <w:spacing w:after="0" w:before="0" w:line="240" w:lineRule="auto"/>
              <w:ind w:left="0" w:right="-132.5196850393698" w:firstLine="0"/>
              <w:rPr>
                <w:sz w:val="20"/>
                <w:szCs w:val="20"/>
              </w:rPr>
            </w:pPr>
            <w:r w:rsidDel="00000000" w:rsidR="00000000" w:rsidRPr="00000000">
              <w:rPr>
                <w:sz w:val="20"/>
                <w:szCs w:val="20"/>
                <w:rtl w:val="0"/>
              </w:rPr>
              <w:t xml:space="preserve">"System generate Company/Partnership resolution based on information in the LOS System."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E8">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E9">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4EA">
            <w:pPr>
              <w:spacing w:after="0" w:before="0" w:line="240" w:lineRule="auto"/>
              <w:ind w:left="0" w:right="-132.5196850393698" w:firstLine="0"/>
              <w:rPr>
                <w:sz w:val="20"/>
                <w:szCs w:val="20"/>
              </w:rPr>
            </w:pPr>
            <w:r w:rsidDel="00000000" w:rsidR="00000000" w:rsidRPr="00000000">
              <w:rPr>
                <w:sz w:val="20"/>
                <w:szCs w:val="20"/>
                <w:rtl w:val="0"/>
              </w:rPr>
              <w:t xml:space="preserve">Dependency on new letter template.</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EB">
            <w:pPr>
              <w:spacing w:after="0" w:before="0" w:line="240" w:lineRule="auto"/>
              <w:ind w:right="-132.5196850393698" w:firstLine="0"/>
              <w:rPr>
                <w:sz w:val="20"/>
                <w:szCs w:val="20"/>
              </w:rPr>
            </w:pPr>
            <w:r w:rsidDel="00000000" w:rsidR="00000000" w:rsidRPr="00000000">
              <w:rPr>
                <w:sz w:val="20"/>
                <w:szCs w:val="20"/>
                <w:rtl w:val="0"/>
              </w:rPr>
              <w:t xml:space="preserve">816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EC">
            <w:pPr>
              <w:spacing w:after="0" w:before="0" w:line="240" w:lineRule="auto"/>
              <w:ind w:left="0" w:right="-132.5196850393698" w:firstLine="0"/>
              <w:rPr>
                <w:sz w:val="20"/>
                <w:szCs w:val="20"/>
              </w:rPr>
            </w:pPr>
            <w:r w:rsidDel="00000000" w:rsidR="00000000" w:rsidRPr="00000000">
              <w:rPr>
                <w:sz w:val="20"/>
                <w:szCs w:val="20"/>
                <w:rtl w:val="0"/>
              </w:rPr>
              <w:t xml:space="preserve">7.8.1 Contract Signing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ED">
            <w:pPr>
              <w:spacing w:after="0" w:before="0" w:line="240" w:lineRule="auto"/>
              <w:ind w:left="0" w:right="-132.5196850393698" w:firstLine="0"/>
              <w:rPr>
                <w:sz w:val="20"/>
                <w:szCs w:val="20"/>
              </w:rPr>
            </w:pPr>
            <w:r w:rsidDel="00000000" w:rsidR="00000000" w:rsidRPr="00000000">
              <w:rPr>
                <w:sz w:val="20"/>
                <w:szCs w:val="20"/>
                <w:rtl w:val="0"/>
              </w:rPr>
              <w:t xml:space="preserve">"System generate Delivery Order Request and send via SMS/In-App (similar to eConsent concept) for Sales Team to submit to customer to confirm the car delivery."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EE">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EF">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4F0">
            <w:pPr>
              <w:spacing w:after="0" w:before="0" w:line="240" w:lineRule="auto"/>
              <w:ind w:left="0" w:right="-132.5196850393698" w:firstLine="0"/>
              <w:rPr>
                <w:sz w:val="20"/>
                <w:szCs w:val="20"/>
              </w:rPr>
            </w:pPr>
            <w:r w:rsidDel="00000000" w:rsidR="00000000" w:rsidRPr="00000000">
              <w:rPr>
                <w:sz w:val="20"/>
                <w:szCs w:val="20"/>
                <w:rtl w:val="0"/>
              </w:rPr>
              <w:t xml:space="preserve">DO e-consent already confirmed removal from URS.</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1">
            <w:pPr>
              <w:spacing w:after="0" w:before="0" w:line="240" w:lineRule="auto"/>
              <w:ind w:right="-132.5196850393698" w:firstLine="0"/>
              <w:rPr>
                <w:sz w:val="20"/>
                <w:szCs w:val="20"/>
              </w:rPr>
            </w:pPr>
            <w:r w:rsidDel="00000000" w:rsidR="00000000" w:rsidRPr="00000000">
              <w:rPr>
                <w:sz w:val="20"/>
                <w:szCs w:val="20"/>
                <w:rtl w:val="0"/>
              </w:rPr>
              <w:t xml:space="preserve">823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2">
            <w:pPr>
              <w:spacing w:after="0" w:before="0" w:line="240" w:lineRule="auto"/>
              <w:ind w:left="0" w:right="-132.5196850393698" w:firstLine="0"/>
              <w:rPr>
                <w:sz w:val="20"/>
                <w:szCs w:val="20"/>
              </w:rPr>
            </w:pPr>
            <w:r w:rsidDel="00000000" w:rsidR="00000000" w:rsidRPr="00000000">
              <w:rPr>
                <w:sz w:val="20"/>
                <w:szCs w:val="20"/>
                <w:rtl w:val="0"/>
              </w:rPr>
              <w:t xml:space="preserve">7.9.3 Sales End Loan Application Submission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3">
            <w:pPr>
              <w:spacing w:after="0" w:before="0" w:line="240" w:lineRule="auto"/>
              <w:ind w:left="0" w:right="-132.5196850393698" w:firstLine="0"/>
              <w:rPr>
                <w:sz w:val="20"/>
                <w:szCs w:val="20"/>
              </w:rPr>
            </w:pPr>
            <w:r w:rsidDel="00000000" w:rsidR="00000000" w:rsidRPr="00000000">
              <w:rPr>
                <w:sz w:val="20"/>
                <w:szCs w:val="20"/>
                <w:rtl w:val="0"/>
              </w:rPr>
              <w:t xml:space="preserve">"System integrates with HOST System to perform dealer inquiry, retrieve and display dealer's information (i.e.: Dealer status, Dealer Remark, Funding Before Register (FBR) &amp; Funding Before Transfer (FBT) limit and utilization, and balance, etc.) from the HOST system."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4">
            <w:pPr>
              <w:spacing w:after="0" w:before="0" w:line="240" w:lineRule="auto"/>
              <w:ind w:left="0" w:right="-132.5196850393698" w:firstLine="0"/>
              <w:rPr>
                <w:sz w:val="20"/>
                <w:szCs w:val="20"/>
              </w:rPr>
            </w:pPr>
            <w:r w:rsidDel="00000000" w:rsidR="00000000" w:rsidRPr="00000000">
              <w:rPr>
                <w:sz w:val="20"/>
                <w:szCs w:val="20"/>
                <w:rtl w:val="0"/>
              </w:rPr>
              <w:t xml:space="preserve">Will be partially covered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5">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4F6">
            <w:pPr>
              <w:spacing w:after="0" w:before="0" w:line="240" w:lineRule="auto"/>
              <w:ind w:left="0" w:right="-132.5196850393698" w:firstLine="0"/>
              <w:rPr>
                <w:sz w:val="20"/>
                <w:szCs w:val="20"/>
              </w:rPr>
            </w:pPr>
            <w:r w:rsidDel="00000000" w:rsidR="00000000" w:rsidRPr="00000000">
              <w:rPr>
                <w:sz w:val="20"/>
                <w:szCs w:val="20"/>
                <w:rtl w:val="0"/>
              </w:rPr>
              <w:t xml:space="preserve">No interface to query real time FBR/FBT available limit.</w:t>
            </w:r>
          </w:p>
        </w:tc>
      </w:tr>
      <w:tr>
        <w:trPr>
          <w:cantSplit w:val="0"/>
          <w:trHeight w:val="514.921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7">
            <w:pPr>
              <w:spacing w:after="0" w:before="0" w:line="240" w:lineRule="auto"/>
              <w:ind w:right="-132.5196850393698" w:firstLine="0"/>
              <w:rPr>
                <w:sz w:val="20"/>
                <w:szCs w:val="20"/>
              </w:rPr>
            </w:pPr>
            <w:r w:rsidDel="00000000" w:rsidR="00000000" w:rsidRPr="00000000">
              <w:rPr>
                <w:sz w:val="20"/>
                <w:szCs w:val="20"/>
                <w:rtl w:val="0"/>
              </w:rPr>
              <w:t xml:space="preserve">824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8">
            <w:pPr>
              <w:spacing w:after="0" w:before="0" w:line="240" w:lineRule="auto"/>
              <w:ind w:left="0" w:right="-132.5196850393698" w:firstLine="0"/>
              <w:rPr>
                <w:sz w:val="20"/>
                <w:szCs w:val="20"/>
              </w:rPr>
            </w:pPr>
            <w:r w:rsidDel="00000000" w:rsidR="00000000" w:rsidRPr="00000000">
              <w:rPr>
                <w:sz w:val="20"/>
                <w:szCs w:val="20"/>
                <w:rtl w:val="0"/>
              </w:rPr>
              <w:t xml:space="preserve">7.9.3 Sales End Loan Application Submission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9">
            <w:pPr>
              <w:spacing w:after="0" w:before="0" w:line="240" w:lineRule="auto"/>
              <w:ind w:left="0" w:right="-132.5196850393698" w:firstLine="0"/>
              <w:rPr>
                <w:sz w:val="20"/>
                <w:szCs w:val="20"/>
              </w:rPr>
            </w:pPr>
            <w:r w:rsidDel="00000000" w:rsidR="00000000" w:rsidRPr="00000000">
              <w:rPr>
                <w:sz w:val="20"/>
                <w:szCs w:val="20"/>
                <w:rtl w:val="0"/>
              </w:rPr>
              <w:t xml:space="preserve">"*System to prompt User to submit for loan disbursement when insufficient balance limit (FBR/FBT)."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A">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B">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4FC">
            <w:pPr>
              <w:spacing w:after="0" w:before="0" w:line="240" w:lineRule="auto"/>
              <w:ind w:left="0" w:right="-132.5196850393698" w:firstLine="0"/>
              <w:rPr>
                <w:sz w:val="20"/>
                <w:szCs w:val="20"/>
              </w:rPr>
            </w:pPr>
            <w:r w:rsidDel="00000000" w:rsidR="00000000" w:rsidRPr="00000000">
              <w:rPr>
                <w:sz w:val="20"/>
                <w:szCs w:val="20"/>
                <w:rtl w:val="0"/>
              </w:rPr>
              <w:t xml:space="preserve">No interface to query real time FBR/FBT available limit.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D">
            <w:pPr>
              <w:spacing w:after="0" w:before="0" w:line="240" w:lineRule="auto"/>
              <w:ind w:right="-132.5196850393698" w:firstLine="0"/>
              <w:rPr>
                <w:sz w:val="20"/>
                <w:szCs w:val="20"/>
              </w:rPr>
            </w:pPr>
            <w:r w:rsidDel="00000000" w:rsidR="00000000" w:rsidRPr="00000000">
              <w:rPr>
                <w:sz w:val="20"/>
                <w:szCs w:val="20"/>
                <w:rtl w:val="0"/>
              </w:rPr>
              <w:t xml:space="preserve">833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E">
            <w:pPr>
              <w:spacing w:after="0" w:before="0" w:line="240" w:lineRule="auto"/>
              <w:ind w:left="0" w:right="-132.5196850393698" w:firstLine="0"/>
              <w:rPr>
                <w:sz w:val="20"/>
                <w:szCs w:val="20"/>
              </w:rPr>
            </w:pPr>
            <w:r w:rsidDel="00000000" w:rsidR="00000000" w:rsidRPr="00000000">
              <w:rPr>
                <w:sz w:val="20"/>
                <w:szCs w:val="20"/>
                <w:rtl w:val="0"/>
              </w:rPr>
              <w:t xml:space="preserve">7.9.4 Disbursement Data Structuring and OCR Verification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4FF">
            <w:pPr>
              <w:spacing w:after="0" w:before="0" w:line="240" w:lineRule="auto"/>
              <w:ind w:left="0" w:right="-132.5196850393698" w:firstLine="0"/>
              <w:rPr>
                <w:sz w:val="20"/>
                <w:szCs w:val="20"/>
              </w:rPr>
            </w:pPr>
            <w:r w:rsidDel="00000000" w:rsidR="00000000" w:rsidRPr="00000000">
              <w:rPr>
                <w:sz w:val="20"/>
                <w:szCs w:val="20"/>
                <w:rtl w:val="0"/>
              </w:rPr>
              <w:t xml:space="preserve">"Straight Thru Process (STP) application: Pass all AIOCR rules, extract data and input back into CrediOS. Based on a certain percentage indicator, the system auto proceeds for payment to the Dealer."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0">
            <w:pPr>
              <w:spacing w:after="0" w:before="0" w:line="240" w:lineRule="auto"/>
              <w:ind w:left="0" w:right="-132.5196850393698" w:firstLine="0"/>
              <w:rPr>
                <w:sz w:val="20"/>
                <w:szCs w:val="20"/>
              </w:rPr>
            </w:pPr>
            <w:r w:rsidDel="00000000" w:rsidR="00000000" w:rsidRPr="00000000">
              <w:rPr>
                <w:sz w:val="20"/>
                <w:szCs w:val="20"/>
                <w:rtl w:val="0"/>
              </w:rPr>
              <w:t xml:space="preserve">Will be partially covered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1">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02">
            <w:pPr>
              <w:spacing w:after="0" w:before="0" w:line="240" w:lineRule="auto"/>
              <w:ind w:left="0" w:right="-132.5196850393698" w:firstLine="0"/>
              <w:rPr>
                <w:sz w:val="20"/>
                <w:szCs w:val="20"/>
              </w:rPr>
            </w:pPr>
            <w:r w:rsidDel="00000000" w:rsidR="00000000" w:rsidRPr="00000000">
              <w:rPr>
                <w:sz w:val="20"/>
                <w:szCs w:val="20"/>
                <w:rtl w:val="0"/>
              </w:rPr>
              <w:t xml:space="preserve">Partial Scenario supported, e.g. STP, new car, individual.</w:t>
            </w:r>
          </w:p>
        </w:tc>
      </w:tr>
      <w:tr>
        <w:trPr>
          <w:cantSplit w:val="0"/>
          <w:trHeight w:val="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3">
            <w:pPr>
              <w:spacing w:after="0" w:before="0" w:line="240" w:lineRule="auto"/>
              <w:ind w:right="-132.5196850393698" w:firstLine="0"/>
              <w:rPr>
                <w:sz w:val="20"/>
                <w:szCs w:val="20"/>
              </w:rPr>
            </w:pPr>
            <w:r w:rsidDel="00000000" w:rsidR="00000000" w:rsidRPr="00000000">
              <w:rPr>
                <w:sz w:val="20"/>
                <w:szCs w:val="20"/>
                <w:rtl w:val="0"/>
              </w:rPr>
              <w:t xml:space="preserve">856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4">
            <w:pPr>
              <w:spacing w:after="0" w:before="0" w:line="240" w:lineRule="auto"/>
              <w:ind w:left="0" w:right="-132.5196850393698" w:firstLine="0"/>
              <w:rPr>
                <w:sz w:val="20"/>
                <w:szCs w:val="20"/>
              </w:rPr>
            </w:pPr>
            <w:r w:rsidDel="00000000" w:rsidR="00000000" w:rsidRPr="00000000">
              <w:rPr>
                <w:sz w:val="20"/>
                <w:szCs w:val="20"/>
                <w:rtl w:val="0"/>
              </w:rPr>
              <w:t xml:space="preserve">7.9.5 CRA Approval Workflow (Data Maintenance &amp; Verification)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5">
            <w:pPr>
              <w:spacing w:after="0" w:before="0" w:line="240" w:lineRule="auto"/>
              <w:ind w:left="0" w:right="-132.5196850393698" w:firstLine="0"/>
              <w:rPr>
                <w:sz w:val="20"/>
                <w:szCs w:val="20"/>
              </w:rPr>
            </w:pPr>
            <w:r w:rsidDel="00000000" w:rsidR="00000000" w:rsidRPr="00000000">
              <w:rPr>
                <w:sz w:val="20"/>
                <w:szCs w:val="20"/>
                <w:rtl w:val="0"/>
              </w:rPr>
              <w:t xml:space="preserve">"Allow user to perform Loan Suspense reversal and perform payment to Dealer/Customer. (ie : Deposit amount)."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6">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7">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08">
            <w:pPr>
              <w:spacing w:after="0" w:before="0" w:line="240" w:lineRule="auto"/>
              <w:ind w:left="0" w:right="-132.5196850393698" w:firstLine="0"/>
              <w:rPr>
                <w:sz w:val="20"/>
                <w:szCs w:val="20"/>
              </w:rPr>
            </w:pPr>
            <w:r w:rsidDel="00000000" w:rsidR="00000000" w:rsidRPr="00000000">
              <w:rPr>
                <w:sz w:val="20"/>
                <w:szCs w:val="20"/>
                <w:rtl w:val="0"/>
              </w:rPr>
              <w:t xml:space="preserve">No interface to support suspense reversal</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9">
            <w:pPr>
              <w:spacing w:after="0" w:before="0" w:line="240" w:lineRule="auto"/>
              <w:ind w:right="-132.5196850393698" w:firstLine="0"/>
              <w:rPr>
                <w:sz w:val="20"/>
                <w:szCs w:val="20"/>
              </w:rPr>
            </w:pPr>
            <w:r w:rsidDel="00000000" w:rsidR="00000000" w:rsidRPr="00000000">
              <w:rPr>
                <w:sz w:val="20"/>
                <w:szCs w:val="20"/>
                <w:rtl w:val="0"/>
              </w:rPr>
              <w:t xml:space="preserve">858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A">
            <w:pPr>
              <w:spacing w:after="0" w:before="0" w:line="240" w:lineRule="auto"/>
              <w:ind w:left="0" w:right="-132.5196850393698" w:firstLine="0"/>
              <w:rPr>
                <w:sz w:val="20"/>
                <w:szCs w:val="20"/>
              </w:rPr>
            </w:pPr>
            <w:r w:rsidDel="00000000" w:rsidR="00000000" w:rsidRPr="00000000">
              <w:rPr>
                <w:sz w:val="20"/>
                <w:szCs w:val="20"/>
                <w:rtl w:val="0"/>
              </w:rPr>
              <w:t xml:space="preserve">7.9.5 CRA Approval Workflow (Data Maintenance &amp; Verification)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B">
            <w:pPr>
              <w:spacing w:after="0" w:before="0" w:line="240" w:lineRule="auto"/>
              <w:ind w:left="0" w:right="-132.5196850393698" w:firstLine="0"/>
              <w:rPr>
                <w:sz w:val="20"/>
                <w:szCs w:val="20"/>
              </w:rPr>
            </w:pPr>
            <w:r w:rsidDel="00000000" w:rsidR="00000000" w:rsidRPr="00000000">
              <w:rPr>
                <w:sz w:val="20"/>
                <w:szCs w:val="20"/>
                <w:rtl w:val="0"/>
              </w:rPr>
              <w:t xml:space="preserve">"System indicator to indicate number of Days from 1st approval date. (On Screen and CRA Report)."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C">
            <w:pPr>
              <w:spacing w:after="0" w:before="0" w:line="240" w:lineRule="auto"/>
              <w:ind w:left="0" w:right="-132.5196850393698" w:firstLine="0"/>
              <w:rPr>
                <w:sz w:val="20"/>
                <w:szCs w:val="20"/>
              </w:rPr>
            </w:pPr>
            <w:r w:rsidDel="00000000" w:rsidR="00000000" w:rsidRPr="00000000">
              <w:rPr>
                <w:sz w:val="20"/>
                <w:szCs w:val="20"/>
                <w:rtl w:val="0"/>
              </w:rPr>
              <w:t xml:space="preserve">Will be partially covered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D">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0E">
            <w:pPr>
              <w:spacing w:after="0" w:before="0" w:line="240" w:lineRule="auto"/>
              <w:ind w:left="0" w:right="-132.5196850393698" w:firstLine="0"/>
              <w:rPr>
                <w:sz w:val="20"/>
                <w:szCs w:val="20"/>
              </w:rPr>
            </w:pPr>
            <w:r w:rsidDel="00000000" w:rsidR="00000000" w:rsidRPr="00000000">
              <w:rPr>
                <w:sz w:val="20"/>
                <w:szCs w:val="20"/>
                <w:rtl w:val="0"/>
              </w:rPr>
              <w:t xml:space="preserve">Prompt in My task and Queue Query.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0F">
            <w:pPr>
              <w:spacing w:after="0" w:before="0" w:line="240" w:lineRule="auto"/>
              <w:ind w:right="-132.5196850393698" w:firstLine="0"/>
              <w:rPr>
                <w:sz w:val="20"/>
                <w:szCs w:val="20"/>
              </w:rPr>
            </w:pPr>
            <w:r w:rsidDel="00000000" w:rsidR="00000000" w:rsidRPr="00000000">
              <w:rPr>
                <w:sz w:val="20"/>
                <w:szCs w:val="20"/>
                <w:rtl w:val="0"/>
              </w:rPr>
              <w:t xml:space="preserve">867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0">
            <w:pPr>
              <w:spacing w:after="0" w:before="0" w:line="240" w:lineRule="auto"/>
              <w:ind w:left="0" w:right="-132.5196850393698" w:firstLine="0"/>
              <w:rPr>
                <w:sz w:val="20"/>
                <w:szCs w:val="20"/>
              </w:rPr>
            </w:pPr>
            <w:r w:rsidDel="00000000" w:rsidR="00000000" w:rsidRPr="00000000">
              <w:rPr>
                <w:sz w:val="20"/>
                <w:szCs w:val="20"/>
                <w:rtl w:val="0"/>
              </w:rPr>
              <w:t xml:space="preserve">7.9.6 Defect Process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1">
            <w:pPr>
              <w:spacing w:after="0" w:before="0" w:line="240" w:lineRule="auto"/>
              <w:ind w:left="0" w:right="-132.5196850393698" w:firstLine="0"/>
              <w:rPr>
                <w:sz w:val="20"/>
                <w:szCs w:val="20"/>
              </w:rPr>
            </w:pPr>
            <w:r w:rsidDel="00000000" w:rsidR="00000000" w:rsidRPr="00000000">
              <w:rPr>
                <w:sz w:val="20"/>
                <w:szCs w:val="20"/>
                <w:rtl w:val="0"/>
              </w:rPr>
              <w:t xml:space="preserve">"System to perform dealer inquiry, retrieve and display dealer's information (i.e.: Dealer status, Dealer Remark, Funding Before Register (FBR) &amp; Funding Before Transfer (FBT) limit utilization, and balance, etc.) from the HOST system."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2">
            <w:pPr>
              <w:spacing w:after="0" w:before="0" w:line="240" w:lineRule="auto"/>
              <w:ind w:left="0" w:right="-132.5196850393698" w:firstLine="0"/>
              <w:rPr>
                <w:sz w:val="20"/>
                <w:szCs w:val="20"/>
              </w:rPr>
            </w:pPr>
            <w:r w:rsidDel="00000000" w:rsidR="00000000" w:rsidRPr="00000000">
              <w:rPr>
                <w:sz w:val="20"/>
                <w:szCs w:val="20"/>
                <w:rtl w:val="0"/>
              </w:rPr>
              <w:t xml:space="preserve">Will be partially covered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3">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14">
            <w:pPr>
              <w:spacing w:after="0" w:before="0" w:line="240" w:lineRule="auto"/>
              <w:ind w:left="0" w:right="-132.5196850393698" w:firstLine="0"/>
              <w:rPr>
                <w:sz w:val="20"/>
                <w:szCs w:val="20"/>
              </w:rPr>
            </w:pPr>
            <w:r w:rsidDel="00000000" w:rsidR="00000000" w:rsidRPr="00000000">
              <w:rPr>
                <w:sz w:val="20"/>
                <w:szCs w:val="20"/>
                <w:rtl w:val="0"/>
              </w:rPr>
              <w:t xml:space="preserve">No interface to query real time FBR/FBT available limit.</w:t>
            </w:r>
          </w:p>
        </w:tc>
      </w:tr>
      <w:tr>
        <w:trPr>
          <w:cantSplit w:val="0"/>
          <w:trHeight w:val="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5">
            <w:pPr>
              <w:spacing w:after="0" w:before="0" w:line="240" w:lineRule="auto"/>
              <w:ind w:right="-132.5196850393698" w:firstLine="0"/>
              <w:rPr>
                <w:sz w:val="20"/>
                <w:szCs w:val="20"/>
              </w:rPr>
            </w:pPr>
            <w:r w:rsidDel="00000000" w:rsidR="00000000" w:rsidRPr="00000000">
              <w:rPr>
                <w:sz w:val="20"/>
                <w:szCs w:val="20"/>
                <w:rtl w:val="0"/>
              </w:rPr>
              <w:t xml:space="preserve">868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6">
            <w:pPr>
              <w:spacing w:after="0" w:before="0" w:line="240" w:lineRule="auto"/>
              <w:ind w:left="0" w:right="-132.5196850393698" w:firstLine="0"/>
              <w:rPr>
                <w:sz w:val="20"/>
                <w:szCs w:val="20"/>
              </w:rPr>
            </w:pPr>
            <w:r w:rsidDel="00000000" w:rsidR="00000000" w:rsidRPr="00000000">
              <w:rPr>
                <w:sz w:val="20"/>
                <w:szCs w:val="20"/>
                <w:rtl w:val="0"/>
              </w:rPr>
              <w:t xml:space="preserve">7.9.6 Defect Process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7">
            <w:pPr>
              <w:spacing w:after="0" w:before="0" w:line="240" w:lineRule="auto"/>
              <w:ind w:left="0" w:right="-132.5196850393698" w:firstLine="0"/>
              <w:rPr>
                <w:sz w:val="20"/>
                <w:szCs w:val="20"/>
              </w:rPr>
            </w:pPr>
            <w:r w:rsidDel="00000000" w:rsidR="00000000" w:rsidRPr="00000000">
              <w:rPr>
                <w:sz w:val="20"/>
                <w:szCs w:val="20"/>
                <w:rtl w:val="0"/>
              </w:rPr>
              <w:t xml:space="preserve">"System to prompt or Stop User to submit for loan disbursement when insufficient balance limit (FBR/FBT)."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8">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9">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1A">
            <w:pPr>
              <w:spacing w:after="0" w:before="0" w:line="240" w:lineRule="auto"/>
              <w:ind w:left="0" w:right="-132.5196850393698" w:firstLine="0"/>
              <w:rPr>
                <w:sz w:val="20"/>
                <w:szCs w:val="20"/>
              </w:rPr>
            </w:pPr>
            <w:r w:rsidDel="00000000" w:rsidR="00000000" w:rsidRPr="00000000">
              <w:rPr>
                <w:sz w:val="20"/>
                <w:szCs w:val="20"/>
                <w:rtl w:val="0"/>
              </w:rPr>
              <w:t xml:space="preserve">No interface to query real time FBR/FBT available limit.</w:t>
            </w:r>
          </w:p>
        </w:tc>
      </w:tr>
      <w:tr>
        <w:trPr>
          <w:cantSplit w:val="0"/>
          <w:trHeight w:val="999.84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B">
            <w:pPr>
              <w:spacing w:after="0" w:before="0" w:line="240" w:lineRule="auto"/>
              <w:ind w:right="-132.5196850393698" w:firstLine="0"/>
              <w:rPr>
                <w:sz w:val="20"/>
                <w:szCs w:val="20"/>
              </w:rPr>
            </w:pPr>
            <w:r w:rsidDel="00000000" w:rsidR="00000000" w:rsidRPr="00000000">
              <w:rPr>
                <w:sz w:val="20"/>
                <w:szCs w:val="20"/>
                <w:rtl w:val="0"/>
              </w:rPr>
              <w:t xml:space="preserve">878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C">
            <w:pPr>
              <w:spacing w:after="0" w:before="0" w:line="240" w:lineRule="auto"/>
              <w:ind w:left="0" w:right="-132.5196850393698" w:firstLine="0"/>
              <w:rPr>
                <w:sz w:val="20"/>
                <w:szCs w:val="20"/>
              </w:rPr>
            </w:pPr>
            <w:r w:rsidDel="00000000" w:rsidR="00000000" w:rsidRPr="00000000">
              <w:rPr>
                <w:sz w:val="20"/>
                <w:szCs w:val="20"/>
                <w:rtl w:val="0"/>
              </w:rPr>
              <w:t xml:space="preserve">7.9.6 Defect Process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D">
            <w:pPr>
              <w:spacing w:after="0" w:before="0" w:line="240" w:lineRule="auto"/>
              <w:ind w:left="0" w:right="-132.5196850393698" w:firstLine="0"/>
              <w:rPr>
                <w:sz w:val="20"/>
                <w:szCs w:val="20"/>
              </w:rPr>
            </w:pPr>
            <w:r w:rsidDel="00000000" w:rsidR="00000000" w:rsidRPr="00000000">
              <w:rPr>
                <w:sz w:val="20"/>
                <w:szCs w:val="20"/>
                <w:rtl w:val="0"/>
              </w:rPr>
              <w:t xml:space="preserve">"System auto add defect item if 'Agreement Date' exceeds 5 days."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E">
            <w:pPr>
              <w:spacing w:after="0" w:before="0" w:line="240" w:lineRule="auto"/>
              <w:ind w:left="0" w:right="-132.5196850393698" w:firstLine="0"/>
              <w:rPr>
                <w:sz w:val="20"/>
                <w:szCs w:val="20"/>
              </w:rPr>
            </w:pPr>
            <w:r w:rsidDel="00000000" w:rsidR="00000000" w:rsidRPr="00000000">
              <w:rPr>
                <w:sz w:val="20"/>
                <w:szCs w:val="20"/>
                <w:rtl w:val="0"/>
              </w:rPr>
              <w:t xml:space="preserve">Will be partially covered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1F">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20">
            <w:pPr>
              <w:spacing w:after="0" w:before="0" w:line="240" w:lineRule="auto"/>
              <w:ind w:left="0" w:right="-132.5196850393698" w:firstLine="0"/>
              <w:rPr>
                <w:sz w:val="20"/>
                <w:szCs w:val="20"/>
              </w:rPr>
            </w:pPr>
            <w:r w:rsidDel="00000000" w:rsidR="00000000" w:rsidRPr="00000000">
              <w:rPr>
                <w:sz w:val="20"/>
                <w:szCs w:val="20"/>
                <w:rtl w:val="0"/>
              </w:rPr>
              <w:t xml:space="preserve">In the My Task and Queue Query lists, it indicates parameter configuration is supported, but it will not be tracked as a defect.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1">
            <w:pPr>
              <w:spacing w:after="0" w:before="0" w:line="240" w:lineRule="auto"/>
              <w:ind w:right="-132.5196850393698" w:firstLine="0"/>
              <w:rPr>
                <w:sz w:val="20"/>
                <w:szCs w:val="20"/>
              </w:rPr>
            </w:pPr>
            <w:r w:rsidDel="00000000" w:rsidR="00000000" w:rsidRPr="00000000">
              <w:rPr>
                <w:sz w:val="20"/>
                <w:szCs w:val="20"/>
                <w:rtl w:val="0"/>
              </w:rPr>
              <w:t xml:space="preserve">913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2">
            <w:pPr>
              <w:spacing w:after="0" w:before="0" w:line="240" w:lineRule="auto"/>
              <w:ind w:left="0" w:right="-132.5196850393698" w:firstLine="0"/>
              <w:rPr>
                <w:sz w:val="20"/>
                <w:szCs w:val="20"/>
              </w:rPr>
            </w:pPr>
            <w:r w:rsidDel="00000000" w:rsidR="00000000" w:rsidRPr="00000000">
              <w:rPr>
                <w:sz w:val="20"/>
                <w:szCs w:val="20"/>
                <w:rtl w:val="0"/>
              </w:rPr>
              <w:t xml:space="preserve">7.9.8 Fund Transfer Processing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3">
            <w:pPr>
              <w:spacing w:after="0" w:before="0" w:line="240" w:lineRule="auto"/>
              <w:ind w:left="0" w:right="72.51968503936979" w:firstLine="0"/>
              <w:rPr>
                <w:sz w:val="20"/>
                <w:szCs w:val="20"/>
              </w:rPr>
            </w:pPr>
            <w:r w:rsidDel="00000000" w:rsidR="00000000" w:rsidRPr="00000000">
              <w:rPr>
                <w:sz w:val="20"/>
                <w:szCs w:val="20"/>
                <w:rtl w:val="0"/>
              </w:rPr>
              <w:t xml:space="preserve">"Allow payment to Virtual Account."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4">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5">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26">
            <w:pPr>
              <w:spacing w:after="0" w:before="0" w:line="240" w:lineRule="auto"/>
              <w:ind w:left="0" w:right="-132.5196850393698" w:firstLine="0"/>
              <w:rPr>
                <w:sz w:val="20"/>
                <w:szCs w:val="20"/>
              </w:rPr>
            </w:pPr>
            <w:r w:rsidDel="00000000" w:rsidR="00000000" w:rsidRPr="00000000">
              <w:rPr>
                <w:sz w:val="20"/>
                <w:szCs w:val="20"/>
                <w:rtl w:val="0"/>
              </w:rPr>
              <w:t xml:space="preserve">Not used in production currently.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7">
            <w:pPr>
              <w:spacing w:after="0" w:before="0" w:line="240" w:lineRule="auto"/>
              <w:ind w:right="-132.5196850393698" w:firstLine="0"/>
              <w:rPr>
                <w:sz w:val="20"/>
                <w:szCs w:val="20"/>
              </w:rPr>
            </w:pPr>
            <w:r w:rsidDel="00000000" w:rsidR="00000000" w:rsidRPr="00000000">
              <w:rPr>
                <w:sz w:val="20"/>
                <w:szCs w:val="20"/>
                <w:rtl w:val="0"/>
              </w:rPr>
              <w:t xml:space="preserve">922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8">
            <w:pPr>
              <w:spacing w:after="0" w:before="0" w:line="240" w:lineRule="auto"/>
              <w:ind w:left="0" w:right="-132.5196850393698" w:firstLine="0"/>
              <w:rPr>
                <w:sz w:val="20"/>
                <w:szCs w:val="20"/>
              </w:rPr>
            </w:pPr>
            <w:r w:rsidDel="00000000" w:rsidR="00000000" w:rsidRPr="00000000">
              <w:rPr>
                <w:sz w:val="20"/>
                <w:szCs w:val="20"/>
                <w:rtl w:val="0"/>
              </w:rPr>
              <w:t xml:space="preserve">7.9.9 CRA Post Maintenance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9">
            <w:pPr>
              <w:spacing w:after="0" w:before="0" w:line="240" w:lineRule="auto"/>
              <w:ind w:left="0" w:right="-132.5196850393698" w:firstLine="0"/>
              <w:rPr>
                <w:sz w:val="20"/>
                <w:szCs w:val="20"/>
              </w:rPr>
            </w:pPr>
            <w:r w:rsidDel="00000000" w:rsidR="00000000" w:rsidRPr="00000000">
              <w:rPr>
                <w:sz w:val="20"/>
                <w:szCs w:val="20"/>
                <w:rtl w:val="0"/>
              </w:rPr>
              <w:t xml:space="preserve">"New LOS to perform dealer Inquiry (Retrieve and display dealer's information ie : Dealer status, Dealer Remark, FBR / FBT limit utilization and balance &amp; etc)."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A">
            <w:pPr>
              <w:spacing w:after="0" w:before="0" w:line="240" w:lineRule="auto"/>
              <w:ind w:left="0" w:right="-132.5196850393698" w:firstLine="0"/>
              <w:rPr>
                <w:sz w:val="20"/>
                <w:szCs w:val="20"/>
              </w:rPr>
            </w:pPr>
            <w:r w:rsidDel="00000000" w:rsidR="00000000" w:rsidRPr="00000000">
              <w:rPr>
                <w:sz w:val="20"/>
                <w:szCs w:val="20"/>
                <w:rtl w:val="0"/>
              </w:rPr>
              <w:t xml:space="preserve">Will be partially covered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B">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2C">
            <w:pPr>
              <w:spacing w:after="0" w:before="0" w:line="240" w:lineRule="auto"/>
              <w:ind w:left="0" w:right="-132.5196850393698" w:firstLine="0"/>
              <w:rPr>
                <w:sz w:val="20"/>
                <w:szCs w:val="20"/>
              </w:rPr>
            </w:pPr>
            <w:r w:rsidDel="00000000" w:rsidR="00000000" w:rsidRPr="00000000">
              <w:rPr>
                <w:sz w:val="20"/>
                <w:szCs w:val="20"/>
                <w:rtl w:val="0"/>
              </w:rPr>
              <w:t xml:space="preserve">No interface to query real time FBR/FBT available limit.</w:t>
            </w:r>
          </w:p>
        </w:tc>
      </w:tr>
      <w:tr>
        <w:trPr>
          <w:cantSplit w:val="0"/>
          <w:trHeight w:val="41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D">
            <w:pPr>
              <w:spacing w:after="0" w:before="0" w:line="240" w:lineRule="auto"/>
              <w:ind w:right="-132.5196850393698" w:firstLine="0"/>
              <w:rPr>
                <w:sz w:val="20"/>
                <w:szCs w:val="20"/>
              </w:rPr>
            </w:pPr>
            <w:r w:rsidDel="00000000" w:rsidR="00000000" w:rsidRPr="00000000">
              <w:rPr>
                <w:sz w:val="20"/>
                <w:szCs w:val="20"/>
                <w:rtl w:val="0"/>
              </w:rPr>
              <w:t xml:space="preserve">951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E">
            <w:pPr>
              <w:spacing w:after="0" w:before="0" w:line="240" w:lineRule="auto"/>
              <w:ind w:left="0" w:right="-132.5196850393698" w:firstLine="0"/>
              <w:rPr>
                <w:sz w:val="20"/>
                <w:szCs w:val="20"/>
              </w:rPr>
            </w:pPr>
            <w:r w:rsidDel="00000000" w:rsidR="00000000" w:rsidRPr="00000000">
              <w:rPr>
                <w:sz w:val="20"/>
                <w:szCs w:val="20"/>
                <w:rtl w:val="0"/>
              </w:rPr>
              <w:t xml:space="preserve">7.9.11 System Validation and Prompters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2F">
            <w:pPr>
              <w:spacing w:after="0" w:before="0" w:line="240" w:lineRule="auto"/>
              <w:ind w:left="0" w:right="-132.5196850393698" w:firstLine="0"/>
              <w:rPr>
                <w:sz w:val="20"/>
                <w:szCs w:val="20"/>
              </w:rPr>
            </w:pPr>
            <w:r w:rsidDel="00000000" w:rsidR="00000000" w:rsidRPr="00000000">
              <w:rPr>
                <w:sz w:val="20"/>
                <w:szCs w:val="20"/>
                <w:rtl w:val="0"/>
              </w:rPr>
              <w:t xml:space="preserve">"System able to validate mandatory funding attachments, is parameterized."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0">
            <w:pPr>
              <w:spacing w:after="0" w:before="0" w:line="240" w:lineRule="auto"/>
              <w:ind w:left="0" w:right="-132.5196850393698" w:firstLine="0"/>
              <w:rPr>
                <w:sz w:val="20"/>
                <w:szCs w:val="20"/>
              </w:rPr>
            </w:pPr>
            <w:r w:rsidDel="00000000" w:rsidR="00000000" w:rsidRPr="00000000">
              <w:rPr>
                <w:sz w:val="20"/>
                <w:szCs w:val="20"/>
                <w:rtl w:val="0"/>
              </w:rPr>
              <w:t xml:space="preserve">Will be partially covered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1">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32">
            <w:pPr>
              <w:spacing w:after="0" w:before="0" w:line="240" w:lineRule="auto"/>
              <w:ind w:left="0" w:right="-132.5196850393698" w:firstLine="0"/>
              <w:rPr>
                <w:sz w:val="20"/>
                <w:szCs w:val="20"/>
              </w:rPr>
            </w:pPr>
            <w:r w:rsidDel="00000000" w:rsidR="00000000" w:rsidRPr="00000000">
              <w:rPr>
                <w:sz w:val="20"/>
                <w:szCs w:val="20"/>
                <w:rtl w:val="0"/>
              </w:rPr>
              <w:t xml:space="preserve">Based on our earlier discussions:</w:t>
            </w:r>
          </w:p>
          <w:p w:rsidR="00000000" w:rsidDel="00000000" w:rsidP="00000000" w:rsidRDefault="00000000" w:rsidRPr="00000000" w14:paraId="00001533">
            <w:pPr>
              <w:spacing w:after="0" w:before="0" w:line="240" w:lineRule="auto"/>
              <w:ind w:left="0" w:right="-132.5196850393698" w:firstLine="0"/>
              <w:rPr>
                <w:sz w:val="20"/>
                <w:szCs w:val="20"/>
              </w:rPr>
            </w:pPr>
            <w:r w:rsidDel="00000000" w:rsidR="00000000" w:rsidRPr="00000000">
              <w:rPr>
                <w:sz w:val="20"/>
                <w:szCs w:val="20"/>
                <w:rtl w:val="0"/>
              </w:rPr>
              <w:t xml:space="preserve">1. Mandatory checks for common required documents must be in place.</w:t>
            </w:r>
          </w:p>
          <w:p w:rsidR="00000000" w:rsidDel="00000000" w:rsidP="00000000" w:rsidRDefault="00000000" w:rsidRPr="00000000" w14:paraId="00001534">
            <w:pPr>
              <w:spacing w:after="0" w:before="0" w:line="240" w:lineRule="auto"/>
              <w:ind w:left="0" w:right="-132.5196850393698" w:firstLine="0"/>
              <w:rPr>
                <w:sz w:val="20"/>
                <w:szCs w:val="20"/>
              </w:rPr>
            </w:pPr>
            <w:r w:rsidDel="00000000" w:rsidR="00000000" w:rsidRPr="00000000">
              <w:rPr>
                <w:sz w:val="20"/>
                <w:szCs w:val="20"/>
                <w:rtl w:val="0"/>
              </w:rPr>
              <w:t xml:space="preserve">2. If a specific scenario is identified (e.g., SI), the system must enforce the corresponding scenario-specific required documents.</w:t>
            </w:r>
          </w:p>
          <w:p w:rsidR="00000000" w:rsidDel="00000000" w:rsidP="00000000" w:rsidRDefault="00000000" w:rsidRPr="00000000" w14:paraId="00001535">
            <w:pPr>
              <w:spacing w:after="0" w:before="0" w:line="240" w:lineRule="auto"/>
              <w:ind w:left="0" w:right="-132.5196850393698" w:firstLine="0"/>
              <w:rPr>
                <w:sz w:val="20"/>
                <w:szCs w:val="20"/>
              </w:rPr>
            </w:pPr>
            <w:r w:rsidDel="00000000" w:rsidR="00000000" w:rsidRPr="00000000">
              <w:rPr>
                <w:sz w:val="20"/>
                <w:szCs w:val="20"/>
                <w:rtl w:val="0"/>
              </w:rPr>
              <w:t xml:space="preserve">3. For highly exceptional scenarios, documents will not be strictly enforced.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6">
            <w:pPr>
              <w:spacing w:after="0" w:before="0" w:line="240" w:lineRule="auto"/>
              <w:ind w:right="-132.5196850393698" w:firstLine="0"/>
              <w:rPr>
                <w:sz w:val="20"/>
                <w:szCs w:val="20"/>
              </w:rPr>
            </w:pPr>
            <w:r w:rsidDel="00000000" w:rsidR="00000000" w:rsidRPr="00000000">
              <w:rPr>
                <w:sz w:val="20"/>
                <w:szCs w:val="20"/>
                <w:rtl w:val="0"/>
              </w:rPr>
              <w:t xml:space="preserve">993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7">
            <w:pPr>
              <w:spacing w:after="0" w:before="0" w:line="240" w:lineRule="auto"/>
              <w:ind w:left="0" w:right="-132.5196850393698" w:firstLine="0"/>
              <w:rPr>
                <w:sz w:val="20"/>
                <w:szCs w:val="20"/>
              </w:rPr>
            </w:pPr>
            <w:r w:rsidDel="00000000" w:rsidR="00000000" w:rsidRPr="00000000">
              <w:rPr>
                <w:sz w:val="20"/>
                <w:szCs w:val="20"/>
                <w:rtl w:val="0"/>
              </w:rPr>
              <w:t xml:space="preserve">7.9.16 RPA for E-Stamping Process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8">
            <w:pPr>
              <w:spacing w:after="0" w:before="0" w:line="240" w:lineRule="auto"/>
              <w:ind w:left="0" w:right="-132.5196850393698" w:firstLine="0"/>
              <w:rPr>
                <w:sz w:val="20"/>
                <w:szCs w:val="20"/>
              </w:rPr>
            </w:pPr>
            <w:r w:rsidDel="00000000" w:rsidR="00000000" w:rsidRPr="00000000">
              <w:rPr>
                <w:sz w:val="20"/>
                <w:szCs w:val="20"/>
                <w:rtl w:val="0"/>
              </w:rPr>
              <w:t xml:space="preserve">"The system supports Robotic Process Automation (RPA) to download E-Stamp Certificates from the LHDN website. These certificates are then uploaded as attachments to their respective Loan Applications within CrediOS."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9">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A">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3B">
            <w:pPr>
              <w:spacing w:after="0" w:before="0" w:line="240" w:lineRule="auto"/>
              <w:ind w:left="0" w:right="-132.5196850393698" w:firstLine="0"/>
              <w:rPr>
                <w:sz w:val="20"/>
                <w:szCs w:val="20"/>
              </w:rPr>
            </w:pPr>
            <w:r w:rsidDel="00000000" w:rsidR="00000000" w:rsidRPr="00000000">
              <w:rPr>
                <w:sz w:val="20"/>
                <w:szCs w:val="20"/>
                <w:rtl w:val="0"/>
              </w:rPr>
              <w:t xml:space="preserve">Depending on the HLB IT team to modify the current RPA solution.</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C">
            <w:pPr>
              <w:spacing w:after="0" w:before="0" w:line="240" w:lineRule="auto"/>
              <w:ind w:right="-132.5196850393698" w:firstLine="0"/>
              <w:rPr>
                <w:sz w:val="20"/>
                <w:szCs w:val="20"/>
              </w:rPr>
            </w:pPr>
            <w:r w:rsidDel="00000000" w:rsidR="00000000" w:rsidRPr="00000000">
              <w:rPr>
                <w:sz w:val="20"/>
                <w:szCs w:val="20"/>
                <w:rtl w:val="0"/>
              </w:rPr>
              <w:t xml:space="preserve">995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D">
            <w:pPr>
              <w:spacing w:after="0" w:before="0" w:line="240" w:lineRule="auto"/>
              <w:ind w:left="0" w:right="-132.5196850393698" w:firstLine="0"/>
              <w:rPr>
                <w:sz w:val="20"/>
                <w:szCs w:val="20"/>
              </w:rPr>
            </w:pPr>
            <w:r w:rsidDel="00000000" w:rsidR="00000000" w:rsidRPr="00000000">
              <w:rPr>
                <w:sz w:val="20"/>
                <w:szCs w:val="20"/>
                <w:rtl w:val="0"/>
              </w:rPr>
              <w:t xml:space="preserve">7.9.16 RPA for E-Stamping Process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E">
            <w:pPr>
              <w:spacing w:after="0" w:before="0" w:line="240" w:lineRule="auto"/>
              <w:ind w:left="0" w:right="-132.5196850393698" w:firstLine="0"/>
              <w:rPr>
                <w:sz w:val="20"/>
                <w:szCs w:val="20"/>
              </w:rPr>
            </w:pPr>
            <w:r w:rsidDel="00000000" w:rsidR="00000000" w:rsidRPr="00000000">
              <w:rPr>
                <w:sz w:val="20"/>
                <w:szCs w:val="20"/>
                <w:rtl w:val="0"/>
              </w:rPr>
              <w:t xml:space="preserve">"The system supports Robotic Process Automation (RPA) to download E-Stamp Certificates from the LHDN website."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3F">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0">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41">
            <w:pPr>
              <w:spacing w:after="0" w:before="0" w:line="240" w:lineRule="auto"/>
              <w:ind w:left="0" w:right="-132.5196850393698" w:firstLine="0"/>
              <w:rPr>
                <w:sz w:val="20"/>
                <w:szCs w:val="20"/>
              </w:rPr>
            </w:pPr>
            <w:r w:rsidDel="00000000" w:rsidR="00000000" w:rsidRPr="00000000">
              <w:rPr>
                <w:sz w:val="20"/>
                <w:szCs w:val="20"/>
                <w:rtl w:val="0"/>
              </w:rPr>
              <w:t xml:space="preserve">Depending on the HLB IT team to modify the current RPA solution.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2">
            <w:pPr>
              <w:spacing w:after="0" w:before="0" w:line="240" w:lineRule="auto"/>
              <w:ind w:right="-132.5196850393698" w:firstLine="0"/>
              <w:rPr>
                <w:sz w:val="20"/>
                <w:szCs w:val="20"/>
              </w:rPr>
            </w:pPr>
            <w:r w:rsidDel="00000000" w:rsidR="00000000" w:rsidRPr="00000000">
              <w:rPr>
                <w:sz w:val="20"/>
                <w:szCs w:val="20"/>
                <w:rtl w:val="0"/>
              </w:rPr>
              <w:t xml:space="preserve">1009</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3">
            <w:pPr>
              <w:spacing w:after="0" w:before="0" w:line="240" w:lineRule="auto"/>
              <w:ind w:left="0" w:right="-132.5196850393698" w:firstLine="0"/>
              <w:rPr>
                <w:sz w:val="20"/>
                <w:szCs w:val="20"/>
              </w:rPr>
            </w:pPr>
            <w:r w:rsidDel="00000000" w:rsidR="00000000" w:rsidRPr="00000000">
              <w:rPr>
                <w:sz w:val="20"/>
                <w:szCs w:val="20"/>
                <w:rtl w:val="0"/>
              </w:rPr>
              <w:t xml:space="preserve">7.9.17 Role and Access Management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4">
            <w:pPr>
              <w:spacing w:after="0" w:before="0" w:line="240" w:lineRule="auto"/>
              <w:ind w:left="0" w:right="-132.5196850393698" w:firstLine="0"/>
              <w:rPr>
                <w:sz w:val="20"/>
                <w:szCs w:val="20"/>
              </w:rPr>
            </w:pPr>
            <w:r w:rsidDel="00000000" w:rsidR="00000000" w:rsidRPr="00000000">
              <w:rPr>
                <w:sz w:val="20"/>
                <w:szCs w:val="20"/>
                <w:rtl w:val="0"/>
              </w:rPr>
              <w:t xml:space="preserve">"For Defect role - System will only auto round robin for weight or percentage &gt;0.01%"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5">
            <w:pPr>
              <w:spacing w:after="0" w:before="0" w:line="240" w:lineRule="auto"/>
              <w:ind w:left="0" w:right="-132.5196850393698" w:firstLine="0"/>
              <w:rPr>
                <w:sz w:val="20"/>
                <w:szCs w:val="20"/>
              </w:rPr>
            </w:pPr>
            <w:r w:rsidDel="00000000" w:rsidR="00000000" w:rsidRPr="00000000">
              <w:rPr>
                <w:sz w:val="20"/>
                <w:szCs w:val="20"/>
                <w:rtl w:val="0"/>
              </w:rPr>
              <w:t xml:space="preserve">Will be partially covered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6">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47">
            <w:pPr>
              <w:spacing w:after="0" w:before="0" w:line="240" w:lineRule="auto"/>
              <w:ind w:left="0" w:right="-132.5196850393698" w:firstLine="0"/>
              <w:rPr>
                <w:sz w:val="20"/>
                <w:szCs w:val="20"/>
              </w:rPr>
            </w:pPr>
            <w:r w:rsidDel="00000000" w:rsidR="00000000" w:rsidRPr="00000000">
              <w:rPr>
                <w:sz w:val="20"/>
                <w:szCs w:val="20"/>
                <w:rtl w:val="0"/>
              </w:rPr>
              <w:t xml:space="preserve">Based on previous discussion, set role weightage to 0 to fulfill this requirement.</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8">
            <w:pPr>
              <w:spacing w:after="0" w:before="0" w:line="240" w:lineRule="auto"/>
              <w:ind w:right="-132.5196850393698" w:firstLine="0"/>
              <w:rPr>
                <w:sz w:val="20"/>
                <w:szCs w:val="20"/>
              </w:rPr>
            </w:pPr>
            <w:r w:rsidDel="00000000" w:rsidR="00000000" w:rsidRPr="00000000">
              <w:rPr>
                <w:sz w:val="20"/>
                <w:szCs w:val="20"/>
                <w:rtl w:val="0"/>
              </w:rPr>
              <w:t xml:space="preserve">1013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9">
            <w:pPr>
              <w:spacing w:after="0" w:before="0" w:line="240" w:lineRule="auto"/>
              <w:ind w:left="0" w:right="-132.5196850393698" w:firstLine="0"/>
              <w:rPr>
                <w:sz w:val="20"/>
                <w:szCs w:val="20"/>
              </w:rPr>
            </w:pPr>
            <w:r w:rsidDel="00000000" w:rsidR="00000000" w:rsidRPr="00000000">
              <w:rPr>
                <w:sz w:val="20"/>
                <w:szCs w:val="20"/>
                <w:rtl w:val="0"/>
              </w:rPr>
              <w:t xml:space="preserve">7.9.19 Disbursement For Floor Stock Application.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A">
            <w:pPr>
              <w:spacing w:after="0" w:before="0" w:line="240" w:lineRule="auto"/>
              <w:ind w:left="0" w:right="-132.5196850393698" w:firstLine="0"/>
              <w:rPr>
                <w:sz w:val="20"/>
                <w:szCs w:val="20"/>
              </w:rPr>
            </w:pPr>
            <w:r w:rsidDel="00000000" w:rsidR="00000000" w:rsidRPr="00000000">
              <w:rPr>
                <w:sz w:val="20"/>
                <w:szCs w:val="20"/>
                <w:rtl w:val="0"/>
              </w:rPr>
              <w:t xml:space="preserve">"System allows to create Loan Application for disbursement."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B">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C">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4D">
            <w:pPr>
              <w:spacing w:after="0" w:before="0" w:line="240" w:lineRule="auto"/>
              <w:ind w:left="0" w:right="-132.5196850393698" w:firstLine="0"/>
              <w:rPr>
                <w:sz w:val="20"/>
                <w:szCs w:val="20"/>
              </w:rPr>
            </w:pPr>
            <w:r w:rsidDel="00000000" w:rsidR="00000000" w:rsidRPr="00000000">
              <w:rPr>
                <w:sz w:val="20"/>
                <w:szCs w:val="20"/>
                <w:rtl w:val="0"/>
              </w:rPr>
              <w:t xml:space="preserve">Out of scope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E">
            <w:pPr>
              <w:spacing w:after="0" w:before="0" w:line="240" w:lineRule="auto"/>
              <w:ind w:right="-132.5196850393698" w:firstLine="0"/>
              <w:rPr>
                <w:sz w:val="20"/>
                <w:szCs w:val="20"/>
              </w:rPr>
            </w:pPr>
            <w:r w:rsidDel="00000000" w:rsidR="00000000" w:rsidRPr="00000000">
              <w:rPr>
                <w:sz w:val="20"/>
                <w:szCs w:val="20"/>
                <w:rtl w:val="0"/>
              </w:rPr>
              <w:t xml:space="preserve">1014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4F">
            <w:pPr>
              <w:spacing w:after="0" w:before="0" w:line="240" w:lineRule="auto"/>
              <w:ind w:left="0" w:right="-132.5196850393698" w:firstLine="0"/>
              <w:rPr>
                <w:sz w:val="20"/>
                <w:szCs w:val="20"/>
              </w:rPr>
            </w:pPr>
            <w:r w:rsidDel="00000000" w:rsidR="00000000" w:rsidRPr="00000000">
              <w:rPr>
                <w:sz w:val="20"/>
                <w:szCs w:val="20"/>
                <w:rtl w:val="0"/>
              </w:rPr>
              <w:t xml:space="preserve">7.9.19 Disbursement For Floor Stock Application.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0">
            <w:pPr>
              <w:spacing w:after="0" w:before="0" w:line="240" w:lineRule="auto"/>
              <w:ind w:left="0" w:right="-132.5196850393698" w:firstLine="0"/>
              <w:rPr>
                <w:sz w:val="20"/>
                <w:szCs w:val="20"/>
              </w:rPr>
            </w:pPr>
            <w:r w:rsidDel="00000000" w:rsidR="00000000" w:rsidRPr="00000000">
              <w:rPr>
                <w:sz w:val="20"/>
                <w:szCs w:val="20"/>
                <w:rtl w:val="0"/>
              </w:rPr>
              <w:t xml:space="preserve">"System able interface the Loan applications details and disbursement details to HOST."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1">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2">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53">
            <w:pPr>
              <w:spacing w:after="0" w:before="0" w:line="240" w:lineRule="auto"/>
              <w:ind w:left="0" w:right="-132.5196850393698" w:firstLine="0"/>
              <w:rPr>
                <w:sz w:val="20"/>
                <w:szCs w:val="20"/>
              </w:rPr>
            </w:pPr>
            <w:r w:rsidDel="00000000" w:rsidR="00000000" w:rsidRPr="00000000">
              <w:rPr>
                <w:sz w:val="20"/>
                <w:szCs w:val="20"/>
                <w:rtl w:val="0"/>
              </w:rPr>
              <w:t xml:space="preserve">Out of scope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4">
            <w:pPr>
              <w:spacing w:after="0" w:before="0" w:line="240" w:lineRule="auto"/>
              <w:ind w:right="-132.5196850393698" w:firstLine="0"/>
              <w:rPr>
                <w:sz w:val="20"/>
                <w:szCs w:val="20"/>
              </w:rPr>
            </w:pPr>
            <w:r w:rsidDel="00000000" w:rsidR="00000000" w:rsidRPr="00000000">
              <w:rPr>
                <w:sz w:val="20"/>
                <w:szCs w:val="20"/>
                <w:rtl w:val="0"/>
              </w:rPr>
              <w:t xml:space="preserve">1015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5">
            <w:pPr>
              <w:spacing w:after="0" w:before="0" w:line="240" w:lineRule="auto"/>
              <w:ind w:left="0" w:right="-132.5196850393698" w:firstLine="0"/>
              <w:rPr>
                <w:sz w:val="20"/>
                <w:szCs w:val="20"/>
              </w:rPr>
            </w:pPr>
            <w:r w:rsidDel="00000000" w:rsidR="00000000" w:rsidRPr="00000000">
              <w:rPr>
                <w:sz w:val="20"/>
                <w:szCs w:val="20"/>
                <w:rtl w:val="0"/>
              </w:rPr>
              <w:t xml:space="preserve">7.9.19 Disbursement For Floor Stock Application.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6">
            <w:pPr>
              <w:spacing w:after="0" w:before="0" w:line="240" w:lineRule="auto"/>
              <w:ind w:left="0" w:right="-132.5196850393698" w:firstLine="0"/>
              <w:rPr>
                <w:sz w:val="20"/>
                <w:szCs w:val="20"/>
              </w:rPr>
            </w:pPr>
            <w:r w:rsidDel="00000000" w:rsidR="00000000" w:rsidRPr="00000000">
              <w:rPr>
                <w:sz w:val="20"/>
                <w:szCs w:val="20"/>
                <w:rtl w:val="0"/>
              </w:rPr>
              <w:t xml:space="preserve">"System allows to perform payment to Car Dealer / Distributor."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7">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8">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59">
            <w:pPr>
              <w:spacing w:after="0" w:before="0" w:line="240" w:lineRule="auto"/>
              <w:ind w:left="0" w:right="-132.5196850393698" w:firstLine="0"/>
              <w:rPr>
                <w:sz w:val="20"/>
                <w:szCs w:val="20"/>
              </w:rPr>
            </w:pPr>
            <w:r w:rsidDel="00000000" w:rsidR="00000000" w:rsidRPr="00000000">
              <w:rPr>
                <w:sz w:val="20"/>
                <w:szCs w:val="20"/>
                <w:rtl w:val="0"/>
              </w:rPr>
              <w:t xml:space="preserve">Out of scope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A">
            <w:pPr>
              <w:spacing w:after="0" w:before="0" w:line="240" w:lineRule="auto"/>
              <w:ind w:right="-132.5196850393698" w:firstLine="0"/>
              <w:rPr>
                <w:sz w:val="20"/>
                <w:szCs w:val="20"/>
              </w:rPr>
            </w:pPr>
            <w:r w:rsidDel="00000000" w:rsidR="00000000" w:rsidRPr="00000000">
              <w:rPr>
                <w:sz w:val="20"/>
                <w:szCs w:val="20"/>
                <w:rtl w:val="0"/>
              </w:rPr>
              <w:t xml:space="preserve">1016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B">
            <w:pPr>
              <w:spacing w:after="0" w:before="0" w:line="240" w:lineRule="auto"/>
              <w:ind w:left="0" w:right="-132.5196850393698" w:firstLine="0"/>
              <w:rPr>
                <w:sz w:val="20"/>
                <w:szCs w:val="20"/>
              </w:rPr>
            </w:pPr>
            <w:r w:rsidDel="00000000" w:rsidR="00000000" w:rsidRPr="00000000">
              <w:rPr>
                <w:sz w:val="20"/>
                <w:szCs w:val="20"/>
                <w:rtl w:val="0"/>
              </w:rPr>
              <w:t xml:space="preserve">7.9.19 Disbursement For Floor Stock Application.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C">
            <w:pPr>
              <w:spacing w:after="0" w:before="0" w:line="240" w:lineRule="auto"/>
              <w:ind w:left="0" w:right="-132.5196850393698" w:firstLine="0"/>
              <w:rPr>
                <w:sz w:val="20"/>
                <w:szCs w:val="20"/>
              </w:rPr>
            </w:pPr>
            <w:r w:rsidDel="00000000" w:rsidR="00000000" w:rsidRPr="00000000">
              <w:rPr>
                <w:sz w:val="20"/>
                <w:szCs w:val="20"/>
                <w:rtl w:val="0"/>
              </w:rPr>
              <w:t xml:space="preserve">"System able to generate floor stock funding report"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D">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5E">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5F">
            <w:pPr>
              <w:spacing w:after="0" w:before="0" w:line="240" w:lineRule="auto"/>
              <w:ind w:left="0" w:right="-132.5196850393698" w:firstLine="0"/>
              <w:rPr>
                <w:sz w:val="20"/>
                <w:szCs w:val="20"/>
              </w:rPr>
            </w:pPr>
            <w:r w:rsidDel="00000000" w:rsidR="00000000" w:rsidRPr="00000000">
              <w:rPr>
                <w:sz w:val="20"/>
                <w:szCs w:val="20"/>
                <w:rtl w:val="0"/>
              </w:rPr>
              <w:t xml:space="preserve">Out of scope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0">
            <w:pPr>
              <w:spacing w:after="0" w:before="0" w:line="240" w:lineRule="auto"/>
              <w:ind w:right="-132.5196850393698" w:firstLine="0"/>
              <w:rPr>
                <w:sz w:val="20"/>
                <w:szCs w:val="20"/>
              </w:rPr>
            </w:pPr>
            <w:r w:rsidDel="00000000" w:rsidR="00000000" w:rsidRPr="00000000">
              <w:rPr>
                <w:sz w:val="20"/>
                <w:szCs w:val="20"/>
                <w:rtl w:val="0"/>
              </w:rPr>
              <w:t xml:space="preserve">1020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1">
            <w:pPr>
              <w:spacing w:after="0" w:before="0" w:line="240" w:lineRule="auto"/>
              <w:ind w:left="0" w:right="-132.5196850393698" w:firstLine="0"/>
              <w:rPr>
                <w:sz w:val="20"/>
                <w:szCs w:val="20"/>
              </w:rPr>
            </w:pPr>
            <w:r w:rsidDel="00000000" w:rsidR="00000000" w:rsidRPr="00000000">
              <w:rPr>
                <w:sz w:val="20"/>
                <w:szCs w:val="20"/>
                <w:rtl w:val="0"/>
              </w:rPr>
              <w:t xml:space="preserve">7.9.19 Disbursement For Floor Stock Application.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2">
            <w:pPr>
              <w:spacing w:after="0" w:before="0" w:line="240" w:lineRule="auto"/>
              <w:ind w:left="0" w:right="-132.5196850393698" w:firstLine="0"/>
              <w:rPr>
                <w:sz w:val="20"/>
                <w:szCs w:val="20"/>
              </w:rPr>
            </w:pPr>
            <w:r w:rsidDel="00000000" w:rsidR="00000000" w:rsidRPr="00000000">
              <w:rPr>
                <w:sz w:val="20"/>
                <w:szCs w:val="20"/>
                <w:rtl w:val="0"/>
              </w:rPr>
              <w:t xml:space="preserve">"System able interface the Loan applications details and disbursement details to HOST." (implies real-time or near-real-time interface requirement)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3">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4">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65">
            <w:pPr>
              <w:spacing w:after="0" w:before="0" w:line="240" w:lineRule="auto"/>
              <w:ind w:left="0" w:right="-132.5196850393698" w:firstLine="0"/>
              <w:rPr>
                <w:sz w:val="20"/>
                <w:szCs w:val="20"/>
              </w:rPr>
            </w:pPr>
            <w:r w:rsidDel="00000000" w:rsidR="00000000" w:rsidRPr="00000000">
              <w:rPr>
                <w:sz w:val="20"/>
                <w:szCs w:val="20"/>
                <w:rtl w:val="0"/>
              </w:rPr>
              <w:t xml:space="preserve">Out of scope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6">
            <w:pPr>
              <w:spacing w:after="0" w:before="0" w:line="240" w:lineRule="auto"/>
              <w:ind w:right="-132.5196850393698" w:firstLine="0"/>
              <w:rPr>
                <w:sz w:val="20"/>
                <w:szCs w:val="20"/>
              </w:rPr>
            </w:pPr>
            <w:r w:rsidDel="00000000" w:rsidR="00000000" w:rsidRPr="00000000">
              <w:rPr>
                <w:sz w:val="20"/>
                <w:szCs w:val="20"/>
                <w:rtl w:val="0"/>
              </w:rPr>
              <w:t xml:space="preserve">1021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7">
            <w:pPr>
              <w:spacing w:after="0" w:before="0" w:line="240" w:lineRule="auto"/>
              <w:ind w:left="0" w:right="-132.5196850393698" w:firstLine="0"/>
              <w:rPr>
                <w:sz w:val="20"/>
                <w:szCs w:val="20"/>
              </w:rPr>
            </w:pPr>
            <w:r w:rsidDel="00000000" w:rsidR="00000000" w:rsidRPr="00000000">
              <w:rPr>
                <w:sz w:val="20"/>
                <w:szCs w:val="20"/>
                <w:rtl w:val="0"/>
              </w:rPr>
              <w:t xml:space="preserve">7.9.19 Disbursement For Floor Stock Application.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8">
            <w:pPr>
              <w:spacing w:after="0" w:before="0" w:line="240" w:lineRule="auto"/>
              <w:ind w:left="0" w:right="-132.5196850393698" w:firstLine="0"/>
              <w:rPr>
                <w:sz w:val="20"/>
                <w:szCs w:val="20"/>
              </w:rPr>
            </w:pPr>
            <w:r w:rsidDel="00000000" w:rsidR="00000000" w:rsidRPr="00000000">
              <w:rPr>
                <w:sz w:val="20"/>
                <w:szCs w:val="20"/>
                <w:rtl w:val="0"/>
              </w:rPr>
              <w:t xml:space="preserve">"System allows to perform payment to Car Dealer / Distributor." (implies audit and security requirements)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9">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A">
            <w:pPr>
              <w:spacing w:after="0" w:before="0" w:line="240" w:lineRule="auto"/>
              <w:ind w:left="0" w:right="-132.5196850393698" w:firstLine="0"/>
              <w:rPr>
                <w:sz w:val="20"/>
                <w:szCs w:val="20"/>
              </w:rPr>
            </w:pPr>
            <w:r w:rsidDel="00000000" w:rsidR="00000000" w:rsidRPr="00000000">
              <w:rPr>
                <w:sz w:val="20"/>
                <w:szCs w:val="20"/>
                <w:rtl w:val="0"/>
              </w:rPr>
              <w:t xml:space="preserve">Confirmed OK</w:t>
            </w:r>
          </w:p>
          <w:p w:rsidR="00000000" w:rsidDel="00000000" w:rsidP="00000000" w:rsidRDefault="00000000" w:rsidRPr="00000000" w14:paraId="0000156B">
            <w:pPr>
              <w:spacing w:after="0" w:before="0" w:line="240" w:lineRule="auto"/>
              <w:ind w:left="0" w:right="-132.5196850393698" w:firstLine="0"/>
              <w:rPr>
                <w:sz w:val="20"/>
                <w:szCs w:val="20"/>
              </w:rPr>
            </w:pPr>
            <w:r w:rsidDel="00000000" w:rsidR="00000000" w:rsidRPr="00000000">
              <w:rPr>
                <w:sz w:val="20"/>
                <w:szCs w:val="20"/>
                <w:rtl w:val="0"/>
              </w:rPr>
              <w:t xml:space="preserve">Out of scope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C">
            <w:pPr>
              <w:spacing w:after="0" w:before="0" w:line="240" w:lineRule="auto"/>
              <w:ind w:right="-132.5196850393698" w:firstLine="0"/>
              <w:rPr>
                <w:sz w:val="20"/>
                <w:szCs w:val="20"/>
              </w:rPr>
            </w:pPr>
            <w:r w:rsidDel="00000000" w:rsidR="00000000" w:rsidRPr="00000000">
              <w:rPr>
                <w:sz w:val="20"/>
                <w:szCs w:val="20"/>
                <w:rtl w:val="0"/>
              </w:rPr>
              <w:t xml:space="preserve">1152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D">
            <w:pPr>
              <w:spacing w:after="0" w:before="0" w:line="240" w:lineRule="auto"/>
              <w:ind w:left="0" w:right="-132.5196850393698" w:firstLine="0"/>
              <w:rPr>
                <w:sz w:val="20"/>
                <w:szCs w:val="20"/>
              </w:rPr>
            </w:pPr>
            <w:r w:rsidDel="00000000" w:rsidR="00000000" w:rsidRPr="00000000">
              <w:rPr>
                <w:sz w:val="20"/>
                <w:szCs w:val="20"/>
                <w:rtl w:val="0"/>
              </w:rPr>
              <w:t xml:space="preserve">7.11.2 CRA Reports Generations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E">
            <w:pPr>
              <w:spacing w:after="0" w:before="0" w:line="240" w:lineRule="auto"/>
              <w:ind w:left="0" w:right="-132.5196850393698" w:firstLine="0"/>
              <w:rPr>
                <w:sz w:val="20"/>
                <w:szCs w:val="20"/>
              </w:rPr>
            </w:pPr>
            <w:r w:rsidDel="00000000" w:rsidR="00000000" w:rsidRPr="00000000">
              <w:rPr>
                <w:sz w:val="20"/>
                <w:szCs w:val="20"/>
                <w:rtl w:val="0"/>
              </w:rPr>
              <w:t xml:space="preserve">"Error Correction Report"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6F">
            <w:pPr>
              <w:spacing w:after="0" w:before="0" w:line="240" w:lineRule="auto"/>
              <w:ind w:left="0" w:right="-132.5196850393698" w:firstLine="0"/>
              <w:rPr>
                <w:sz w:val="20"/>
                <w:szCs w:val="20"/>
              </w:rPr>
            </w:pPr>
            <w:r w:rsidDel="00000000" w:rsidR="00000000" w:rsidRPr="00000000">
              <w:rPr>
                <w:sz w:val="20"/>
                <w:szCs w:val="20"/>
                <w:rtl w:val="0"/>
              </w:rPr>
              <w:t xml:space="preserve">Will not cover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0">
            <w:pPr>
              <w:spacing w:after="0" w:before="0" w:line="240" w:lineRule="auto"/>
              <w:ind w:left="0" w:right="-132.5196850393698" w:firstLine="0"/>
              <w:rPr>
                <w:sz w:val="20"/>
                <w:szCs w:val="20"/>
              </w:rPr>
            </w:pPr>
            <w:r w:rsidDel="00000000" w:rsidR="00000000" w:rsidRPr="00000000">
              <w:rPr>
                <w:sz w:val="20"/>
                <w:szCs w:val="20"/>
                <w:rtl w:val="0"/>
              </w:rPr>
              <w:t xml:space="preserve">Rarely happens. Low priority.</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1">
            <w:pPr>
              <w:spacing w:after="0" w:before="0" w:line="240" w:lineRule="auto"/>
              <w:ind w:right="-132.5196850393698" w:firstLine="0"/>
              <w:rPr>
                <w:sz w:val="20"/>
                <w:szCs w:val="20"/>
              </w:rPr>
            </w:pPr>
            <w:r w:rsidDel="00000000" w:rsidR="00000000" w:rsidRPr="00000000">
              <w:rPr>
                <w:sz w:val="20"/>
                <w:szCs w:val="20"/>
                <w:rtl w:val="0"/>
              </w:rPr>
              <w:t xml:space="preserve">1431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2">
            <w:pPr>
              <w:spacing w:after="0" w:before="0" w:line="240" w:lineRule="auto"/>
              <w:ind w:left="0" w:right="-132.5196850393698" w:firstLine="0"/>
              <w:rPr>
                <w:sz w:val="20"/>
                <w:szCs w:val="20"/>
              </w:rPr>
            </w:pPr>
            <w:r w:rsidDel="00000000" w:rsidR="00000000" w:rsidRPr="00000000">
              <w:rPr>
                <w:sz w:val="20"/>
                <w:szCs w:val="20"/>
                <w:rtl w:val="0"/>
              </w:rPr>
              <w:t xml:space="preserve">10 Requirement - Overview on Main System Interface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3">
            <w:pPr>
              <w:spacing w:after="0" w:before="0" w:line="240" w:lineRule="auto"/>
              <w:ind w:left="0" w:right="-132.5196850393698" w:firstLine="0"/>
              <w:rPr>
                <w:sz w:val="20"/>
                <w:szCs w:val="20"/>
              </w:rPr>
            </w:pPr>
            <w:r w:rsidDel="00000000" w:rsidR="00000000" w:rsidRPr="00000000">
              <w:rPr>
                <w:sz w:val="20"/>
                <w:szCs w:val="20"/>
                <w:rtl w:val="0"/>
              </w:rPr>
              <w:t xml:space="preserve">"1. Vehicle eHakmilik Lodgement 2. Vehicle eHakmilik Discharge 3. FIS Inquiry on Vehicle (Ownership, Double Financing, Total Loss, Stolen Car, etc) 4. Update Collateral info for FIS Secondhand Car Price Listing (import &amp; export or API integration), can be from other vendor as well"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4">
            <w:pPr>
              <w:spacing w:after="0" w:before="0" w:line="240" w:lineRule="auto"/>
              <w:ind w:left="0" w:right="-132.5196850393698" w:firstLine="0"/>
              <w:rPr>
                <w:sz w:val="20"/>
                <w:szCs w:val="20"/>
              </w:rPr>
            </w:pPr>
            <w:r w:rsidDel="00000000" w:rsidR="00000000" w:rsidRPr="00000000">
              <w:rPr>
                <w:sz w:val="20"/>
                <w:szCs w:val="20"/>
                <w:rtl w:val="0"/>
              </w:rPr>
              <w:t xml:space="preserve">Will be partially covered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5">
            <w:pPr>
              <w:spacing w:after="0" w:before="0" w:line="240" w:lineRule="auto"/>
              <w:ind w:left="0" w:right="-132.5196850393698" w:firstLine="0"/>
              <w:rPr>
                <w:sz w:val="20"/>
                <w:szCs w:val="20"/>
              </w:rPr>
            </w:pPr>
            <w:r w:rsidDel="00000000" w:rsidR="00000000" w:rsidRPr="00000000">
              <w:rPr>
                <w:sz w:val="20"/>
                <w:szCs w:val="20"/>
                <w:rtl w:val="0"/>
              </w:rPr>
              <w:t xml:space="preserve">ITEM 1. Covered</w:t>
            </w:r>
          </w:p>
          <w:p w:rsidR="00000000" w:rsidDel="00000000" w:rsidP="00000000" w:rsidRDefault="00000000" w:rsidRPr="00000000" w14:paraId="00001576">
            <w:pPr>
              <w:spacing w:after="0" w:before="0" w:line="240" w:lineRule="auto"/>
              <w:ind w:left="0" w:right="-132.5196850393698" w:firstLine="0"/>
              <w:rPr>
                <w:sz w:val="20"/>
                <w:szCs w:val="20"/>
              </w:rPr>
            </w:pPr>
            <w:r w:rsidDel="00000000" w:rsidR="00000000" w:rsidRPr="00000000">
              <w:rPr>
                <w:sz w:val="20"/>
                <w:szCs w:val="20"/>
                <w:rtl w:val="0"/>
              </w:rPr>
              <w:t xml:space="preserve">ITEM 2. In 3rd party website, not in LOS currently</w:t>
            </w:r>
          </w:p>
          <w:p w:rsidR="00000000" w:rsidDel="00000000" w:rsidP="00000000" w:rsidRDefault="00000000" w:rsidRPr="00000000" w14:paraId="00001577">
            <w:pPr>
              <w:spacing w:after="0" w:before="0" w:line="240" w:lineRule="auto"/>
              <w:ind w:left="0" w:right="-132.5196850393698" w:firstLine="0"/>
              <w:rPr>
                <w:sz w:val="20"/>
                <w:szCs w:val="20"/>
              </w:rPr>
            </w:pPr>
            <w:r w:rsidDel="00000000" w:rsidR="00000000" w:rsidRPr="00000000">
              <w:rPr>
                <w:sz w:val="20"/>
                <w:szCs w:val="20"/>
                <w:rtl w:val="0"/>
              </w:rPr>
              <w:t xml:space="preserve">ITEM 3. Covered</w:t>
            </w:r>
          </w:p>
          <w:p w:rsidR="00000000" w:rsidDel="00000000" w:rsidP="00000000" w:rsidRDefault="00000000" w:rsidRPr="00000000" w14:paraId="00001578">
            <w:pPr>
              <w:spacing w:after="0" w:before="0" w:line="240" w:lineRule="auto"/>
              <w:ind w:left="0" w:right="-132.5196850393698" w:firstLine="0"/>
              <w:rPr>
                <w:sz w:val="20"/>
                <w:szCs w:val="20"/>
              </w:rPr>
            </w:pPr>
            <w:r w:rsidDel="00000000" w:rsidR="00000000" w:rsidRPr="00000000">
              <w:rPr>
                <w:sz w:val="20"/>
                <w:szCs w:val="20"/>
                <w:rtl w:val="0"/>
              </w:rPr>
              <w:t xml:space="preserve">ITEM 4. Refer to CED</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9">
            <w:pPr>
              <w:spacing w:after="0" w:before="0" w:line="240" w:lineRule="auto"/>
              <w:ind w:right="-132.5196850393698"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A">
            <w:pPr>
              <w:spacing w:after="0" w:before="0" w:line="240" w:lineRule="auto"/>
              <w:ind w:left="0" w:right="-132.5196850393698" w:firstLine="0"/>
              <w:rPr>
                <w:sz w:val="20"/>
                <w:szCs w:val="20"/>
              </w:rPr>
            </w:pPr>
            <w:r w:rsidDel="00000000" w:rsidR="00000000" w:rsidRPr="00000000">
              <w:rPr>
                <w:sz w:val="20"/>
                <w:szCs w:val="20"/>
                <w:rtl w:val="0"/>
              </w:rPr>
              <w:t xml:space="preserve">Proposed in discussion.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B">
            <w:pPr>
              <w:spacing w:after="0" w:before="0" w:line="240" w:lineRule="auto"/>
              <w:ind w:left="0" w:right="-132.5196850393698" w:firstLine="0"/>
              <w:rPr>
                <w:sz w:val="20"/>
                <w:szCs w:val="20"/>
              </w:rPr>
            </w:pPr>
            <w:r w:rsidDel="00000000" w:rsidR="00000000" w:rsidRPr="00000000">
              <w:rPr>
                <w:sz w:val="20"/>
                <w:szCs w:val="20"/>
                <w:rtl w:val="0"/>
              </w:rPr>
              <w:t xml:space="preserve">Normal application(non FBR/FBT) is allowed to modify the Collateral section after disbursement and before e-stamping.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C">
            <w:pPr>
              <w:spacing w:after="0" w:before="0" w:line="240" w:lineRule="auto"/>
              <w:ind w:left="0" w:right="-132.5196850393698" w:firstLine="0"/>
              <w:rPr>
                <w:sz w:val="20"/>
                <w:szCs w:val="20"/>
              </w:rPr>
            </w:pPr>
            <w:r w:rsidDel="00000000" w:rsidR="00000000" w:rsidRPr="00000000">
              <w:rPr>
                <w:sz w:val="20"/>
                <w:szCs w:val="20"/>
                <w:rtl w:val="0"/>
              </w:rPr>
              <w:t xml:space="preserve">Will not covered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57D">
            <w:pPr>
              <w:spacing w:after="0" w:before="0" w:line="240" w:lineRule="auto"/>
              <w:ind w:left="0" w:right="-132.5196850393698" w:firstLine="0"/>
              <w:rPr>
                <w:sz w:val="20"/>
                <w:szCs w:val="20"/>
              </w:rPr>
            </w:pPr>
            <w:r w:rsidDel="00000000" w:rsidR="00000000" w:rsidRPr="00000000">
              <w:rPr>
                <w:sz w:val="20"/>
                <w:szCs w:val="20"/>
                <w:rtl w:val="0"/>
              </w:rPr>
              <w:t xml:space="preserve">Not an existing feature.</w:t>
            </w:r>
          </w:p>
          <w:p w:rsidR="00000000" w:rsidDel="00000000" w:rsidP="00000000" w:rsidRDefault="00000000" w:rsidRPr="00000000" w14:paraId="0000157E">
            <w:pPr>
              <w:spacing w:after="0" w:before="0" w:line="240" w:lineRule="auto"/>
              <w:ind w:left="0" w:right="-132.5196850393698" w:firstLine="0"/>
              <w:rPr>
                <w:sz w:val="20"/>
                <w:szCs w:val="20"/>
              </w:rPr>
            </w:pPr>
            <w:r w:rsidDel="00000000" w:rsidR="00000000" w:rsidRPr="00000000">
              <w:rPr>
                <w:sz w:val="20"/>
                <w:szCs w:val="20"/>
                <w:rtl w:val="0"/>
              </w:rPr>
              <w:t xml:space="preserve">Not included in URS.</w:t>
            </w:r>
          </w:p>
          <w:p w:rsidR="00000000" w:rsidDel="00000000" w:rsidP="00000000" w:rsidRDefault="00000000" w:rsidRPr="00000000" w14:paraId="0000157F">
            <w:pPr>
              <w:spacing w:after="0" w:before="0" w:line="240" w:lineRule="auto"/>
              <w:ind w:left="0" w:right="-132.5196850393698" w:firstLine="0"/>
              <w:rPr>
                <w:sz w:val="20"/>
                <w:szCs w:val="20"/>
              </w:rPr>
            </w:pPr>
            <w:r w:rsidDel="00000000" w:rsidR="00000000" w:rsidRPr="00000000">
              <w:rPr>
                <w:sz w:val="20"/>
                <w:szCs w:val="20"/>
                <w:rtl w:val="0"/>
              </w:rPr>
              <w:t xml:space="preserve">Low frequency scenario.</w:t>
            </w:r>
          </w:p>
        </w:tc>
      </w:tr>
    </w:tbl>
    <w:p w:rsidR="00000000" w:rsidDel="00000000" w:rsidP="00000000" w:rsidRDefault="00000000" w:rsidRPr="00000000" w14:paraId="00001580">
      <w:pPr>
        <w:spacing w:after="60" w:before="60" w:lineRule="auto"/>
        <w:rPr/>
      </w:pPr>
      <w:r w:rsidDel="00000000" w:rsidR="00000000" w:rsidRPr="00000000">
        <w:rPr>
          <w:rtl w:val="0"/>
        </w:rPr>
        <w:t xml:space="preserve"> </w:t>
      </w:r>
    </w:p>
    <w:p w:rsidR="00000000" w:rsidDel="00000000" w:rsidP="00000000" w:rsidRDefault="00000000" w:rsidRPr="00000000" w14:paraId="0000158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f51l6y3q1mqm" w:id="250"/>
      <w:bookmarkEnd w:id="250"/>
      <w:r w:rsidDel="00000000" w:rsidR="00000000" w:rsidRPr="00000000">
        <w:br w:type="page"/>
      </w:r>
      <w:r w:rsidDel="00000000" w:rsidR="00000000" w:rsidRPr="00000000">
        <w:rPr>
          <w:rtl w:val="0"/>
        </w:rPr>
      </w:r>
    </w:p>
    <w:p w:rsidR="00000000" w:rsidDel="00000000" w:rsidP="00000000" w:rsidRDefault="00000000" w:rsidRPr="00000000" w14:paraId="0000158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7nvxmnq7zbcr" w:id="251"/>
      <w:bookmarkEnd w:id="251"/>
      <w:r w:rsidDel="00000000" w:rsidR="00000000" w:rsidRPr="00000000">
        <w:rPr>
          <w:rtl w:val="0"/>
        </w:rPr>
        <w:t xml:space="preserve">24.</w:t>
      </w:r>
      <w:r w:rsidDel="00000000" w:rsidR="00000000" w:rsidRPr="00000000">
        <w:rPr>
          <w:rtl w:val="0"/>
        </w:rPr>
        <w:t xml:space="preserve">    </w:t>
      </w:r>
      <w:r w:rsidDel="00000000" w:rsidR="00000000" w:rsidRPr="00000000">
        <w:rPr>
          <w:rtl w:val="0"/>
        </w:rPr>
        <w:t xml:space="preserve">Appendix</w:t>
      </w:r>
    </w:p>
    <w:p w:rsidR="00000000" w:rsidDel="00000000" w:rsidP="00000000" w:rsidRDefault="00000000" w:rsidRPr="00000000" w14:paraId="00001583">
      <w:pPr>
        <w:pStyle w:val="Heading3"/>
        <w:keepNext w:val="0"/>
        <w:keepLines w:val="0"/>
        <w:spacing w:after="60" w:before="60" w:line="276" w:lineRule="auto"/>
        <w:ind w:left="566.9291338582675" w:right="153.54330708661507" w:firstLine="0"/>
        <w:rPr>
          <w:sz w:val="21"/>
          <w:szCs w:val="21"/>
        </w:rPr>
      </w:pPr>
      <w:bookmarkStart w:colFirst="0" w:colLast="0" w:name="_bo3x4n8m8hrb" w:id="252"/>
      <w:bookmarkEnd w:id="252"/>
      <w:r w:rsidDel="00000000" w:rsidR="00000000" w:rsidRPr="00000000">
        <w:rPr>
          <w:rtl w:val="0"/>
        </w:rPr>
      </w:r>
    </w:p>
    <w:p w:rsidR="00000000" w:rsidDel="00000000" w:rsidP="00000000" w:rsidRDefault="00000000" w:rsidRPr="00000000" w14:paraId="00001584">
      <w:pPr>
        <w:pStyle w:val="Heading3"/>
        <w:keepNext w:val="0"/>
        <w:keepLines w:val="0"/>
        <w:spacing w:before="0" w:lineRule="auto"/>
        <w:rPr>
          <w:sz w:val="21"/>
          <w:szCs w:val="21"/>
        </w:rPr>
      </w:pPr>
      <w:bookmarkStart w:colFirst="0" w:colLast="0" w:name="_cl9ulvt1jrpu" w:id="253"/>
      <w:bookmarkEnd w:id="253"/>
      <w:hyperlink r:id="rId130">
        <w:r w:rsidDel="00000000" w:rsidR="00000000" w:rsidRPr="00000000">
          <w:rPr>
            <w:color w:val="1155cc"/>
            <w:sz w:val="21"/>
            <w:szCs w:val="21"/>
            <w:u w:val="single"/>
            <w:rtl w:val="0"/>
          </w:rPr>
          <w:t xml:space="preserve">Appendix 1.</w:t>
        </w:r>
      </w:hyperlink>
      <w:hyperlink r:id="rId131">
        <w:r w:rsidDel="00000000" w:rsidR="00000000" w:rsidRPr="00000000">
          <w:rPr>
            <w:rFonts w:ascii="Times New Roman" w:cs="Times New Roman" w:eastAsia="Times New Roman" w:hAnsi="Times New Roman"/>
            <w:color w:val="1155cc"/>
            <w:sz w:val="14"/>
            <w:szCs w:val="14"/>
            <w:u w:val="single"/>
            <w:rtl w:val="0"/>
          </w:rPr>
          <w:t xml:space="preserve">   </w:t>
        </w:r>
      </w:hyperlink>
      <w:hyperlink r:id="rId132">
        <w:r w:rsidDel="00000000" w:rsidR="00000000" w:rsidRPr="00000000">
          <w:rPr>
            <w:color w:val="1155cc"/>
            <w:sz w:val="21"/>
            <w:szCs w:val="21"/>
            <w:u w:val="single"/>
            <w:rtl w:val="0"/>
          </w:rPr>
          <w:t xml:space="preserve">CRA Business Rules &amp; Defect Code</w:t>
        </w:r>
      </w:hyperlink>
      <w:r w:rsidDel="00000000" w:rsidR="00000000" w:rsidRPr="00000000">
        <w:rPr>
          <w:rtl w:val="0"/>
        </w:rPr>
      </w:r>
    </w:p>
    <w:p w:rsidR="00000000" w:rsidDel="00000000" w:rsidP="00000000" w:rsidRDefault="00000000" w:rsidRPr="00000000" w14:paraId="00001585">
      <w:pPr>
        <w:pStyle w:val="Heading3"/>
        <w:keepNext w:val="0"/>
        <w:keepLines w:val="0"/>
        <w:spacing w:after="0" w:before="0" w:lineRule="auto"/>
        <w:ind w:left="440" w:right="220" w:hanging="220"/>
        <w:rPr>
          <w:b w:val="1"/>
          <w:bCs w:val="1"/>
          <w:sz w:val="21"/>
          <w:szCs w:val="21"/>
        </w:rPr>
      </w:pPr>
      <w:bookmarkStart w:colFirst="0" w:colLast="0" w:name="_ypf970d9uucw" w:id="254"/>
      <w:bookmarkEnd w:id="254"/>
      <w:r w:rsidDel="00000000" w:rsidR="00000000" w:rsidRPr="00000000">
        <w:rPr>
          <w:rtl w:val="0"/>
        </w:rPr>
      </w:r>
    </w:p>
    <w:p w:rsidR="00000000" w:rsidDel="00000000" w:rsidP="00000000" w:rsidRDefault="00000000" w:rsidRPr="00000000" w14:paraId="0000158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40" w:right="220" w:hanging="220"/>
        <w:jc w:val="left"/>
        <w:rPr>
          <w:sz w:val="21"/>
          <w:szCs w:val="21"/>
          <w:highlight w:val="yellow"/>
        </w:rPr>
      </w:pPr>
      <w:bookmarkStart w:colFirst="0" w:colLast="0" w:name="_5mhwem81ti61" w:id="255"/>
      <w:bookmarkEnd w:id="255"/>
      <w:r w:rsidDel="00000000" w:rsidR="00000000" w:rsidRPr="00000000">
        <w:rPr>
          <w:sz w:val="21"/>
          <w:szCs w:val="21"/>
          <w:highlight w:val="yellow"/>
          <w:rtl w:val="0"/>
        </w:rPr>
        <w:t xml:space="preserve">Appendix 2</w:t>
      </w:r>
      <w:r w:rsidDel="00000000" w:rsidR="00000000" w:rsidRPr="00000000">
        <w:rPr>
          <w:b w:val="1"/>
          <w:bCs w:val="1"/>
          <w:color w:val="000000"/>
          <w:sz w:val="21"/>
          <w:szCs w:val="2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color w:val="000000"/>
          <w:sz w:val="21"/>
          <w:szCs w:val="21"/>
          <w:highlight w:val="yellow"/>
          <w:rtl w:val="0"/>
        </w:rPr>
        <w:t xml:space="preserve">E-</w:t>
      </w:r>
      <w:r w:rsidDel="00000000" w:rsidR="00000000" w:rsidRPr="00000000">
        <w:rPr>
          <w:sz w:val="21"/>
          <w:szCs w:val="21"/>
          <w:highlight w:val="yellow"/>
          <w:rtl w:val="0"/>
        </w:rPr>
        <w:t xml:space="preserve">mail</w:t>
      </w:r>
      <w:r w:rsidDel="00000000" w:rsidR="00000000" w:rsidRPr="00000000">
        <w:rPr>
          <w:b w:val="1"/>
          <w:bCs w:val="1"/>
          <w:color w:val="000000"/>
          <w:sz w:val="21"/>
          <w:szCs w:val="21"/>
          <w:highlight w:val="yellow"/>
          <w:rtl w:val="0"/>
        </w:rPr>
        <w:t xml:space="preserve"> </w:t>
      </w:r>
      <w:r w:rsidDel="00000000" w:rsidR="00000000" w:rsidRPr="00000000">
        <w:rPr>
          <w:sz w:val="21"/>
          <w:szCs w:val="21"/>
          <w:highlight w:val="yellow"/>
          <w:rtl w:val="0"/>
        </w:rPr>
        <w:t xml:space="preserve">T</w:t>
      </w:r>
      <w:r w:rsidDel="00000000" w:rsidR="00000000" w:rsidRPr="00000000">
        <w:rPr>
          <w:rFonts w:ascii="Arial Unicode MS" w:cs="Arial Unicode MS" w:eastAsia="Arial Unicode MS" w:hAnsi="Arial Unicode MS"/>
          <w:b w:val="1"/>
          <w:bCs w:val="1"/>
          <w:color w:val="000000"/>
          <w:sz w:val="21"/>
          <w:szCs w:val="21"/>
          <w:highlight w:val="yellow"/>
          <w:rtl w:val="0"/>
        </w:rPr>
        <w:t xml:space="preserve">emplate（</w:t>
      </w:r>
      <w:r w:rsidDel="00000000" w:rsidR="00000000" w:rsidRPr="00000000">
        <w:rPr>
          <w:sz w:val="21"/>
          <w:szCs w:val="21"/>
          <w:highlight w:val="yellow"/>
          <w:rtl w:val="0"/>
        </w:rPr>
        <w:t xml:space="preserve">gurantor</w:t>
      </w:r>
      <w:r w:rsidDel="00000000" w:rsidR="00000000" w:rsidRPr="00000000">
        <w:rPr>
          <w:rFonts w:ascii="Arial Unicode MS" w:cs="Arial Unicode MS" w:eastAsia="Arial Unicode MS" w:hAnsi="Arial Unicode MS"/>
          <w:b w:val="1"/>
          <w:bCs w:val="1"/>
          <w:color w:val="000000"/>
          <w:sz w:val="21"/>
          <w:szCs w:val="21"/>
          <w:highlight w:val="yellow"/>
          <w:rtl w:val="0"/>
        </w:rPr>
        <w:t xml:space="preserve">）---</w:t>
      </w:r>
      <w:r w:rsidDel="00000000" w:rsidR="00000000" w:rsidRPr="00000000">
        <w:rPr>
          <w:sz w:val="21"/>
          <w:szCs w:val="21"/>
          <w:highlight w:val="yellow"/>
          <w:rtl w:val="0"/>
        </w:rPr>
        <w:t xml:space="preserve">need to update</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pStyle w:val="Heading3"/>
        <w:keepNext w:val="0"/>
        <w:keepLines w:val="0"/>
        <w:spacing w:before="0" w:lineRule="auto"/>
        <w:rPr>
          <w:sz w:val="21"/>
          <w:szCs w:val="21"/>
          <w:highlight w:val="yellow"/>
        </w:rPr>
      </w:pPr>
      <w:bookmarkStart w:colFirst="0" w:colLast="0" w:name="_i7p8r4o4yxr7" w:id="256"/>
      <w:bookmarkEnd w:id="256"/>
      <w:r w:rsidDel="00000000" w:rsidR="00000000" w:rsidRPr="00000000">
        <w:rPr>
          <w:sz w:val="21"/>
          <w:szCs w:val="21"/>
          <w:highlight w:val="yellow"/>
          <w:rtl w:val="0"/>
        </w:rPr>
        <w:t xml:space="preserve">Appendix 3.</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Arial Unicode MS" w:cs="Arial Unicode MS" w:eastAsia="Arial Unicode MS" w:hAnsi="Arial Unicode MS"/>
          <w:sz w:val="21"/>
          <w:szCs w:val="21"/>
          <w:highlight w:val="yellow"/>
          <w:rtl w:val="0"/>
        </w:rPr>
        <w:t xml:space="preserve">Disbursement Slip Email Template（dealer）---need to update</w:t>
      </w:r>
    </w:p>
    <w:p w:rsidR="00000000" w:rsidDel="00000000" w:rsidP="00000000" w:rsidRDefault="00000000" w:rsidRPr="00000000" w14:paraId="00001589">
      <w:pPr>
        <w:spacing w:after="60" w:before="60" w:lineRule="auto"/>
        <w:rPr>
          <w:b w:val="1"/>
          <w:bCs w:val="1"/>
          <w:sz w:val="21"/>
          <w:szCs w:val="21"/>
        </w:rPr>
      </w:pPr>
      <w:r w:rsidDel="00000000" w:rsidR="00000000" w:rsidRPr="00000000">
        <w:rPr>
          <w:rtl w:val="0"/>
        </w:rPr>
      </w:r>
    </w:p>
    <w:p w:rsidR="00000000" w:rsidDel="00000000" w:rsidP="00000000" w:rsidRDefault="00000000" w:rsidRPr="00000000" w14:paraId="0000158A">
      <w:pPr>
        <w:pStyle w:val="Heading3"/>
        <w:keepNext w:val="0"/>
        <w:keepLines w:val="0"/>
        <w:spacing w:before="0" w:lineRule="auto"/>
        <w:rPr>
          <w:sz w:val="21"/>
          <w:szCs w:val="21"/>
        </w:rPr>
      </w:pPr>
      <w:bookmarkStart w:colFirst="0" w:colLast="0" w:name="_xkm174yk75ew" w:id="257"/>
      <w:bookmarkEnd w:id="257"/>
      <w:hyperlink r:id="rId133">
        <w:r w:rsidDel="00000000" w:rsidR="00000000" w:rsidRPr="00000000">
          <w:rPr>
            <w:color w:val="1155cc"/>
            <w:sz w:val="21"/>
            <w:szCs w:val="21"/>
            <w:u w:val="single"/>
            <w:rtl w:val="0"/>
          </w:rPr>
          <w:t xml:space="preserve">Appendix 4  Disbursement (Batch 3)-Prototype Walkthrough</w:t>
        </w:r>
      </w:hyperlink>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pStyle w:val="Heading3"/>
        <w:keepNext w:val="0"/>
        <w:keepLines w:val="0"/>
        <w:spacing w:before="0" w:lineRule="auto"/>
        <w:rPr/>
      </w:pPr>
      <w:bookmarkStart w:colFirst="0" w:colLast="0" w:name="_mvym2wdle7b7" w:id="258"/>
      <w:bookmarkEnd w:id="258"/>
      <w:r w:rsidDel="00000000" w:rsidR="00000000" w:rsidRPr="00000000">
        <w:rPr>
          <w:sz w:val="21"/>
          <w:szCs w:val="21"/>
          <w:highlight w:val="yellow"/>
          <w:rtl w:val="0"/>
        </w:rPr>
        <w:t xml:space="preserve">Appendix 5. Sync From OCR Fields ---need to update by WT</w:t>
      </w:r>
      <w:r w:rsidDel="00000000" w:rsidR="00000000" w:rsidRPr="00000000">
        <w:rPr>
          <w:rtl w:val="0"/>
        </w:rPr>
      </w:r>
    </w:p>
    <w:p w:rsidR="00000000" w:rsidDel="00000000" w:rsidP="00000000" w:rsidRDefault="00000000" w:rsidRPr="00000000" w14:paraId="0000158D">
      <w:pPr>
        <w:spacing w:after="60" w:before="60" w:lineRule="auto"/>
        <w:ind w:left="0" w:firstLine="0"/>
        <w:rPr/>
      </w:pPr>
      <w:r w:rsidDel="00000000" w:rsidR="00000000" w:rsidRPr="00000000">
        <w:rPr>
          <w:rtl w:val="0"/>
        </w:rPr>
      </w:r>
    </w:p>
    <w:sectPr>
      <w:headerReference r:id="rId134" w:type="default"/>
      <w:pgSz w:h="15840" w:w="12240" w:orient="portrait"/>
      <w:pgMar w:bottom="863.9999999999999" w:top="863.9999999999999" w:left="863.9999999999999" w:right="863.9999999999999"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姚佳宇" w:id="21" w:date="2026-08-31T03:31:47Z">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上传位置是否指：上传至 CrediOS 系统一级目录 – CRA → 二级目录- Upload LHDN Report 页面</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还是</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CRA放款详情LHDN E-Stamping Upload页面</w:t>
      </w:r>
    </w:p>
  </w:comment>
  <w:comment w:author="姚佳宇" w:id="22" w:date="2026-08-31T03:39:32Z">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确认后，需要补充图</w:t>
      </w:r>
    </w:p>
  </w:comment>
  <w:comment w:author="Jun Zhang" w:id="23" w:date="2026-08-31T12:52:24Z">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指 CRA -&gt; Upload LHDN Report</w:t>
      </w:r>
    </w:p>
  </w:comment>
  <w:comment w:author="姚佳宇" w:id="38" w:date="2026-09-04T06:31:26Z">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关于Common Code配置统一在 Parameters - Common Codes里</w:t>
      </w:r>
    </w:p>
  </w:comment>
  <w:comment w:author="姚佳宇" w:id="39" w:date="2026-09-04T06:36:29Z">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Common Code的配置页面是一个固定公共的</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目前B2实现：</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筛选区域：Code、Label、Status</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筛选按钮区域：search、reset、Reviews、New Entry</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表格字段Code、Label、Status、Rules、Edit</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能否修改下与B2统一</w:t>
      </w:r>
    </w:p>
  </w:comment>
  <w:comment w:author="姚佳宇" w:id="4" w:date="2026-09-02T03:30:39Z">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picture</w:t>
      </w:r>
    </w:p>
  </w:comment>
  <w:comment w:author="姚佳宇" w:id="12" w:date="2026-09-02T01:44:13Z">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email address used to send the email is the Email Address entered in the Email Information section when creating a new application.</w:t>
      </w:r>
    </w:p>
  </w:comment>
  <w:comment w:author="姚佳宇" w:id="15" w:date="2026-08-31T02:08:43Z">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FSD中提到多次X is configurable，是否有配置页面？</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配置页面是否在B3交付范围内？</w:t>
      </w:r>
    </w:p>
  </w:comment>
  <w:comment w:author="Jun Zhang" w:id="16" w:date="2026-08-31T12:47:58Z">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这类常量参数需要有配置页面，跟common code的配置页 (Parameters -&gt; Common Code）类似。实际上现在common code配置页能看到这些常量参数（因为背后是同一张DB表），但是看不到参数值，也无法编辑</w:t>
      </w:r>
    </w:p>
  </w:comment>
  <w:comment w:author="姚佳宇" w:id="13" w:date="2026-08-31T02:06:08Z">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是否指</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document library模块？</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是否需要换个说法</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系统生成的附件在document library 中展示</w:t>
      </w:r>
    </w:p>
  </w:comment>
  <w:comment w:author="Jun Zhang" w:id="14" w:date="2026-08-31T12:43:01Z">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不是，这里指的是一份特殊的文书，由三份系统生成文书直接PDF合并而来（就是上文6.4中的docuemnt）。这份文书只在Documents/Attachments弹窗里展示，也作为邮件附件发给申请人。如果 Customer agreed to receive Agreement &amp; Appendix via email 是 No，则只生成这个文书但不发邮件</w:t>
      </w:r>
    </w:p>
  </w:comment>
  <w:comment w:author="姚佳宇" w:id="25" w:date="2026-09-03T08:06:35Z">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picture</w:t>
      </w:r>
    </w:p>
  </w:comment>
  <w:comment w:author="姚佳宇" w:id="2" w:date="2026-08-28T03:07:20Z">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需要作图；</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提示位置在哪？</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建议：cra详情-Dealer Information 这个title右侧展示</w:t>
      </w:r>
    </w:p>
  </w:comment>
  <w:comment w:author="Jun Zhang" w:id="3" w:date="2026-08-28T03:31:57Z">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需要确认这个要不要做</w:t>
      </w:r>
    </w:p>
  </w:comment>
  <w:comment w:author="姚佳宇" w:id="28" w:date="2026-09-03T08:16:35Z">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update picture</w:t>
      </w:r>
    </w:p>
  </w:comment>
  <w:comment w:author="姚佳宇" w:id="29" w:date="2026-09-04T09:41:40Z">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图里提到 Gateway Selection，有什么含义？</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是否需要？</w:t>
      </w:r>
    </w:p>
  </w:comment>
  <w:comment w:author="姚佳宇" w:id="17" w:date="2026-08-31T02:39:10Z">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provided in the B3 Dealer new requirement – Dealer Maintenance - Dealer Application Workspace?</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could you please specify where this configuration is located on the page?</w:t>
      </w:r>
    </w:p>
  </w:comment>
  <w:comment w:author="Jun Zhang" w:id="18" w:date="2026-08-31T12:49:19Z">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B3应该要求提供配置页面，不过具体位置我还不知道</w:t>
      </w:r>
    </w:p>
  </w:comment>
  <w:comment w:author="任晓宇" w:id="19" w:date="2026-09-03T08:51:18Z">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by dealer part</w:t>
      </w:r>
    </w:p>
  </w:comment>
  <w:comment w:author="姚佳宇" w:id="34" w:date="2026-09-04T06:22:23Z">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update picture</w:t>
      </w:r>
    </w:p>
  </w:comment>
  <w:comment w:author="姚佳宇" w:id="40" w:date="2026-09-04T06:21:51Z">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upadte picture</w:t>
      </w:r>
    </w:p>
  </w:comment>
  <w:comment w:author="姚佳宇" w:id="37" w:date="2026-09-04T06:22:11Z">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update picture</w:t>
      </w:r>
    </w:p>
  </w:comment>
  <w:comment w:author="姚佳宇" w:id="43" w:date="2026-09-04T07:23:03Z">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new Page？or Download Report？</w:t>
      </w:r>
    </w:p>
  </w:comment>
  <w:comment w:author="姚佳宇" w:id="36" w:date="2026-09-04T03:42:09Z">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也是一个列表页面</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上面筛选区域，下面表格区域</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可以新增</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表格区有action列，可以对新增的记录edit和delect</w:t>
      </w:r>
    </w:p>
  </w:comment>
  <w:comment w:author="姚佳宇" w:id="35" w:date="2026-09-04T03:31:45Z">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需要补充action列</w:t>
      </w:r>
    </w:p>
  </w:comment>
  <w:comment w:author="姚佳宇" w:id="26" w:date="2026-09-04T02:39:37Z">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 Does it match the Reason Code?</w:t>
      </w:r>
    </w:p>
  </w:comment>
  <w:comment w:author="姚佳宇" w:id="33" w:date="2026-09-04T03:24:21Z">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1、CRA center 页面有个列表，有 5 行数据对应 5 个中心</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列表有 action 列，有 edit 和 delect，点击 edit 就如上图的编辑页面？</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2、图里应该还有一个 add Code按钮，增加</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3、仅有5？图里有删除，可以删？上限是5个？</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list on the CRA center page, containing 5 rows of data corresponding to 5 centers.</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list includes an Action column with Edit and Delete options. Clicking Edit opens the edit page shown in the screenshot above？</w:t>
      </w:r>
    </w:p>
  </w:comment>
  <w:comment w:author="姚佳宇" w:id="31" w:date="2026-09-04T03:27:41Z">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Noticed that there is a Delete option in the figure below — is the maximum limit 5?</w:t>
      </w:r>
    </w:p>
  </w:comment>
  <w:comment w:author="姚佳宇" w:id="32" w:date="2026-09-04T08:59:33Z">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是否有上限？</w:t>
      </w:r>
    </w:p>
  </w:comment>
  <w:comment w:author="姚佳宇" w:id="30" w:date="2026-09-04T03:20:34Z">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Is the page location：</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Parameters - CRA center？</w:t>
      </w:r>
    </w:p>
  </w:comment>
  <w:comment w:author="Jun Zhang" w:id="5" w:date="2026-08-28T08:27:23Z">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batch2?</w:t>
      </w:r>
    </w:p>
  </w:comment>
  <w:comment w:author="姚佳宇" w:id="41" w:date="2026-09-04T06:47:03Z">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也是common Code？</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是否需要更新图？</w:t>
      </w:r>
    </w:p>
  </w:comment>
  <w:comment w:author="YOU LU" w:id="10" w:date="2026-08-28T07:19:14Z">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need know how many applications go to stp? stp evaluation or analysis? stp indicator need to display some report?</w:t>
      </w:r>
    </w:p>
  </w:comment>
  <w:comment w:author="Jun Zhang" w:id="8" w:date="2026-08-28T08:21:57Z">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@yl1314wo@gmail.com 现在有关于vehicle registration date的校验吗？</w:t>
      </w:r>
    </w:p>
  </w:comment>
  <w:comment w:author="YOU LU" w:id="9" w:date="2026-08-31T03:09:01Z">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implemented in batch2</w:t>
      </w:r>
    </w:p>
  </w:comment>
  <w:comment w:author="YOU LU" w:id="11" w:date="2026-08-28T08:01:07Z">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work, what fields could be modified</w:t>
      </w:r>
    </w:p>
  </w:comment>
  <w:comment w:author="姚佳宇" w:id="42" w:date="2026-09-04T06:51:28Z">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也是Common Code？</w:t>
      </w:r>
    </w:p>
  </w:comment>
  <w:comment w:author="Jun Zhang" w:id="0" w:date="2026-08-27T11:41:56Z">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mark this as "Same as Batch2"?</w:t>
      </w:r>
    </w:p>
  </w:comment>
  <w:comment w:author="姚佳宇" w:id="1" w:date="2026-08-28T03:10:23Z">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display the prompt应该是属于B3，目前B2没有</w:t>
      </w:r>
    </w:p>
  </w:comment>
  <w:comment w:author="YOU LU" w:id="6" w:date="2026-08-28T06:58:16Z">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there are some warning or validation</w:t>
      </w:r>
    </w:p>
  </w:comment>
  <w:comment w:author="Jun Zhang" w:id="7" w:date="2026-08-28T08:18:11Z">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没有。这里是说CRA用户手动登录RBS系统查询dealer当前剩余FBR/FBT余额，从而判定当前订单是否能走FBR/FBT流程</w:t>
      </w:r>
    </w:p>
  </w:comment>
  <w:comment w:author="Jun Zhang" w:id="20" w:date="2026-08-28T06:58:34Z">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ask HLB to provide this email template</w:t>
      </w:r>
    </w:p>
  </w:comment>
  <w:comment w:author="Jun Zhang" w:id="24" w:date="2026-08-29T09:16:20Z">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需要具体需求和原型</w:t>
      </w:r>
    </w:p>
  </w:comment>
  <w:comment w:author="Jun Zhang" w:id="27" w:date="2026-09-02T09:34:53Z">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only for user permission control?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ind w:left="566.9291338582675" w:right="153.54330708661507"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ind w:left="0" w:right="-129.92125984251913" w:firstLine="0"/>
    </w:pPr>
    <w:rPr>
      <w:b w:val="1"/>
      <w:bCs w:val="1"/>
      <w:sz w:val="28"/>
      <w:szCs w:val="28"/>
    </w:rPr>
  </w:style>
  <w:style w:type="paragraph" w:styleId="Heading2">
    <w:name w:val="heading 2"/>
    <w:basedOn w:val="Normal"/>
    <w:next w:val="Normal"/>
    <w:pPr>
      <w:keepNext w:val="1"/>
      <w:keepLines w:val="1"/>
      <w:spacing w:after="0" w:line="360" w:lineRule="auto"/>
      <w:ind w:left="141.73228346456688" w:right="220" w:hanging="135"/>
    </w:pPr>
    <w:rPr>
      <w:b w:val="1"/>
      <w:bCs w:val="1"/>
      <w:sz w:val="24"/>
      <w:szCs w:val="24"/>
    </w:rPr>
  </w:style>
  <w:style w:type="paragraph" w:styleId="Heading3">
    <w:name w:val="heading 3"/>
    <w:basedOn w:val="Normal"/>
    <w:next w:val="Normal"/>
    <w:pPr>
      <w:keepNext w:val="1"/>
      <w:keepLines w:val="1"/>
      <w:spacing w:after="0" w:before="200" w:line="360" w:lineRule="auto"/>
      <w:ind w:left="440" w:right="220" w:hanging="220"/>
    </w:pPr>
    <w:rPr>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0" w:lineRule="auto"/>
      <w:jc w:val="center"/>
    </w:pPr>
    <w:rPr>
      <w:b w:val="1"/>
      <w:bCs w:val="1"/>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jpg"/><Relationship Id="rId42" Type="http://schemas.openxmlformats.org/officeDocument/2006/relationships/image" Target="media/image33.jpg"/><Relationship Id="rId41" Type="http://schemas.openxmlformats.org/officeDocument/2006/relationships/image" Target="media/image59.jpg"/><Relationship Id="rId44" Type="http://schemas.openxmlformats.org/officeDocument/2006/relationships/image" Target="media/image51.jpg"/><Relationship Id="rId43" Type="http://schemas.openxmlformats.org/officeDocument/2006/relationships/image" Target="media/image49.jpg"/><Relationship Id="rId46" Type="http://schemas.openxmlformats.org/officeDocument/2006/relationships/image" Target="media/image104.jpg"/><Relationship Id="rId45" Type="http://schemas.openxmlformats.org/officeDocument/2006/relationships/image" Target="media/image115.jpg"/><Relationship Id="rId107" Type="http://schemas.openxmlformats.org/officeDocument/2006/relationships/image" Target="media/image53.jpg"/><Relationship Id="rId106" Type="http://schemas.openxmlformats.org/officeDocument/2006/relationships/image" Target="media/image6.jpg"/><Relationship Id="rId105" Type="http://schemas.openxmlformats.org/officeDocument/2006/relationships/image" Target="media/image70.png"/><Relationship Id="rId104" Type="http://schemas.openxmlformats.org/officeDocument/2006/relationships/image" Target="media/image95.jpg"/><Relationship Id="rId109" Type="http://schemas.openxmlformats.org/officeDocument/2006/relationships/image" Target="media/image46.jpg"/><Relationship Id="rId108" Type="http://schemas.openxmlformats.org/officeDocument/2006/relationships/image" Target="media/image56.jpg"/><Relationship Id="rId48" Type="http://schemas.openxmlformats.org/officeDocument/2006/relationships/image" Target="media/image30.jpg"/><Relationship Id="rId47" Type="http://schemas.openxmlformats.org/officeDocument/2006/relationships/image" Target="media/image101.jpg"/><Relationship Id="rId49" Type="http://schemas.openxmlformats.org/officeDocument/2006/relationships/image" Target="media/image62.jpg"/><Relationship Id="rId103" Type="http://schemas.openxmlformats.org/officeDocument/2006/relationships/image" Target="media/image57.png"/><Relationship Id="rId102" Type="http://schemas.openxmlformats.org/officeDocument/2006/relationships/image" Target="media/image1.jpg"/><Relationship Id="rId101" Type="http://schemas.openxmlformats.org/officeDocument/2006/relationships/image" Target="media/image42.png"/><Relationship Id="rId100" Type="http://schemas.openxmlformats.org/officeDocument/2006/relationships/image" Target="media/image32.jpg"/><Relationship Id="rId31" Type="http://schemas.openxmlformats.org/officeDocument/2006/relationships/image" Target="media/image31.jpg"/><Relationship Id="rId30" Type="http://schemas.openxmlformats.org/officeDocument/2006/relationships/image" Target="media/image65.jpg"/><Relationship Id="rId33" Type="http://schemas.openxmlformats.org/officeDocument/2006/relationships/image" Target="media/image75.jpg"/><Relationship Id="rId32" Type="http://schemas.openxmlformats.org/officeDocument/2006/relationships/image" Target="media/image96.jpg"/><Relationship Id="rId35" Type="http://schemas.openxmlformats.org/officeDocument/2006/relationships/image" Target="media/image47.jpg"/><Relationship Id="rId34" Type="http://schemas.openxmlformats.org/officeDocument/2006/relationships/image" Target="media/image117.jpg"/><Relationship Id="rId37" Type="http://schemas.openxmlformats.org/officeDocument/2006/relationships/image" Target="media/image88.jpg"/><Relationship Id="rId36" Type="http://schemas.openxmlformats.org/officeDocument/2006/relationships/image" Target="media/image24.jpg"/><Relationship Id="rId39" Type="http://schemas.openxmlformats.org/officeDocument/2006/relationships/image" Target="media/image68.jpg"/><Relationship Id="rId38" Type="http://schemas.openxmlformats.org/officeDocument/2006/relationships/image" Target="media/image109.jpg"/><Relationship Id="rId20" Type="http://schemas.openxmlformats.org/officeDocument/2006/relationships/image" Target="media/image111.jpg"/><Relationship Id="rId22" Type="http://schemas.openxmlformats.org/officeDocument/2006/relationships/image" Target="media/image61.png"/><Relationship Id="rId21" Type="http://schemas.openxmlformats.org/officeDocument/2006/relationships/image" Target="media/image22.png"/><Relationship Id="rId24" Type="http://schemas.openxmlformats.org/officeDocument/2006/relationships/image" Target="media/image100.jpg"/><Relationship Id="rId23" Type="http://schemas.openxmlformats.org/officeDocument/2006/relationships/image" Target="media/image8.jpg"/><Relationship Id="rId129" Type="http://schemas.openxmlformats.org/officeDocument/2006/relationships/image" Target="media/image108.jpg"/><Relationship Id="rId128" Type="http://schemas.openxmlformats.org/officeDocument/2006/relationships/image" Target="media/image77.jpg"/><Relationship Id="rId127" Type="http://schemas.openxmlformats.org/officeDocument/2006/relationships/image" Target="media/image120.jpg"/><Relationship Id="rId126" Type="http://schemas.openxmlformats.org/officeDocument/2006/relationships/image" Target="media/image67.jpg"/><Relationship Id="rId26" Type="http://schemas.openxmlformats.org/officeDocument/2006/relationships/image" Target="media/image39.jpg"/><Relationship Id="rId121" Type="http://schemas.openxmlformats.org/officeDocument/2006/relationships/image" Target="media/image91.jpg"/><Relationship Id="rId25" Type="http://schemas.openxmlformats.org/officeDocument/2006/relationships/image" Target="media/image118.jpg"/><Relationship Id="rId120" Type="http://schemas.openxmlformats.org/officeDocument/2006/relationships/image" Target="media/image43.jpg"/><Relationship Id="rId28" Type="http://schemas.openxmlformats.org/officeDocument/2006/relationships/image" Target="media/image121.jpg"/><Relationship Id="rId27" Type="http://schemas.openxmlformats.org/officeDocument/2006/relationships/image" Target="media/image54.jpg"/><Relationship Id="rId125" Type="http://schemas.openxmlformats.org/officeDocument/2006/relationships/image" Target="media/image23.jpg"/><Relationship Id="rId29" Type="http://schemas.openxmlformats.org/officeDocument/2006/relationships/image" Target="media/image105.jpg"/><Relationship Id="rId124" Type="http://schemas.openxmlformats.org/officeDocument/2006/relationships/image" Target="media/image13.jpg"/><Relationship Id="rId123" Type="http://schemas.openxmlformats.org/officeDocument/2006/relationships/image" Target="media/image7.jpg"/><Relationship Id="rId122" Type="http://schemas.openxmlformats.org/officeDocument/2006/relationships/image" Target="media/image106.jpg"/><Relationship Id="rId95" Type="http://schemas.openxmlformats.org/officeDocument/2006/relationships/image" Target="media/image82.jpg"/><Relationship Id="rId94" Type="http://schemas.openxmlformats.org/officeDocument/2006/relationships/image" Target="media/image76.jpg"/><Relationship Id="rId97" Type="http://schemas.openxmlformats.org/officeDocument/2006/relationships/image" Target="media/image86.jpg"/><Relationship Id="rId96" Type="http://schemas.openxmlformats.org/officeDocument/2006/relationships/image" Target="media/image110.jpg"/><Relationship Id="rId11" Type="http://schemas.openxmlformats.org/officeDocument/2006/relationships/image" Target="media/image26.png"/><Relationship Id="rId99" Type="http://schemas.openxmlformats.org/officeDocument/2006/relationships/image" Target="media/image97.jpg"/><Relationship Id="rId10" Type="http://schemas.openxmlformats.org/officeDocument/2006/relationships/image" Target="media/image35.jpg"/><Relationship Id="rId98" Type="http://schemas.openxmlformats.org/officeDocument/2006/relationships/image" Target="media/image94.jpg"/><Relationship Id="rId13" Type="http://schemas.openxmlformats.org/officeDocument/2006/relationships/image" Target="media/image81.jpg"/><Relationship Id="rId12" Type="http://schemas.openxmlformats.org/officeDocument/2006/relationships/image" Target="media/image55.jpg"/><Relationship Id="rId91" Type="http://schemas.openxmlformats.org/officeDocument/2006/relationships/hyperlink" Target="https://docs.google.com/document/d/1pjrrlwP1SH9eemABAzsXD5SaWX6gW4JMAsPMCU61Qzg/edit?tab=t.d52crwu713k3#heading=h.bkpw4a3jaf08" TargetMode="External"/><Relationship Id="rId90" Type="http://schemas.openxmlformats.org/officeDocument/2006/relationships/image" Target="media/image113.png"/><Relationship Id="rId93" Type="http://schemas.openxmlformats.org/officeDocument/2006/relationships/image" Target="media/image34.jpg"/><Relationship Id="rId92" Type="http://schemas.openxmlformats.org/officeDocument/2006/relationships/hyperlink" Target="https://docs.google.com/document/d/1pjrrlwP1SH9eemABAzsXD5SaWX6gW4JMAsPMCU61Qzg/edit?tab=t.d52crwu713k3#heading=h.bkpw4a3jaf08" TargetMode="External"/><Relationship Id="rId118" Type="http://schemas.openxmlformats.org/officeDocument/2006/relationships/image" Target="media/image37.jpg"/><Relationship Id="rId117" Type="http://schemas.openxmlformats.org/officeDocument/2006/relationships/image" Target="media/image52.jpg"/><Relationship Id="rId116" Type="http://schemas.openxmlformats.org/officeDocument/2006/relationships/image" Target="media/image85.jpg"/><Relationship Id="rId115" Type="http://schemas.openxmlformats.org/officeDocument/2006/relationships/image" Target="media/image12.jpg"/><Relationship Id="rId119" Type="http://schemas.openxmlformats.org/officeDocument/2006/relationships/image" Target="media/image21.jpg"/><Relationship Id="rId15" Type="http://schemas.openxmlformats.org/officeDocument/2006/relationships/image" Target="media/image98.png"/><Relationship Id="rId110" Type="http://schemas.openxmlformats.org/officeDocument/2006/relationships/image" Target="media/image66.jpg"/><Relationship Id="rId14" Type="http://schemas.openxmlformats.org/officeDocument/2006/relationships/image" Target="media/image41.jpg"/><Relationship Id="rId17" Type="http://schemas.openxmlformats.org/officeDocument/2006/relationships/image" Target="media/image64.jpg"/><Relationship Id="rId16" Type="http://schemas.openxmlformats.org/officeDocument/2006/relationships/image" Target="media/image87.png"/><Relationship Id="rId19" Type="http://schemas.openxmlformats.org/officeDocument/2006/relationships/image" Target="media/image83.jpg"/><Relationship Id="rId114" Type="http://schemas.openxmlformats.org/officeDocument/2006/relationships/image" Target="media/image63.jpg"/><Relationship Id="rId18" Type="http://schemas.openxmlformats.org/officeDocument/2006/relationships/image" Target="media/image103.png"/><Relationship Id="rId113" Type="http://schemas.openxmlformats.org/officeDocument/2006/relationships/image" Target="media/image79.jpg"/><Relationship Id="rId112" Type="http://schemas.openxmlformats.org/officeDocument/2006/relationships/image" Target="media/image72.jpg"/><Relationship Id="rId111" Type="http://schemas.openxmlformats.org/officeDocument/2006/relationships/image" Target="media/image90.jpg"/><Relationship Id="rId84" Type="http://schemas.openxmlformats.org/officeDocument/2006/relationships/image" Target="media/image58.png"/><Relationship Id="rId83" Type="http://schemas.openxmlformats.org/officeDocument/2006/relationships/image" Target="media/image89.png"/><Relationship Id="rId86" Type="http://schemas.openxmlformats.org/officeDocument/2006/relationships/image" Target="media/image73.png"/><Relationship Id="rId85" Type="http://schemas.openxmlformats.org/officeDocument/2006/relationships/image" Target="media/image107.png"/><Relationship Id="rId88" Type="http://schemas.openxmlformats.org/officeDocument/2006/relationships/image" Target="media/image44.png"/><Relationship Id="rId87" Type="http://schemas.openxmlformats.org/officeDocument/2006/relationships/image" Target="media/image4.png"/><Relationship Id="rId89" Type="http://schemas.openxmlformats.org/officeDocument/2006/relationships/image" Target="media/image16.png"/><Relationship Id="rId80" Type="http://schemas.openxmlformats.org/officeDocument/2006/relationships/image" Target="media/image71.jpg"/><Relationship Id="rId82" Type="http://schemas.openxmlformats.org/officeDocument/2006/relationships/image" Target="media/image119.jpg"/><Relationship Id="rId81" Type="http://schemas.openxmlformats.org/officeDocument/2006/relationships/image" Target="media/image80.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0.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8.jpg"/><Relationship Id="rId8" Type="http://schemas.openxmlformats.org/officeDocument/2006/relationships/image" Target="media/image122.jpg"/><Relationship Id="rId73" Type="http://schemas.openxmlformats.org/officeDocument/2006/relationships/image" Target="media/image50.jpg"/><Relationship Id="rId72" Type="http://schemas.openxmlformats.org/officeDocument/2006/relationships/image" Target="media/image27.jpg"/><Relationship Id="rId75" Type="http://schemas.openxmlformats.org/officeDocument/2006/relationships/image" Target="media/image78.jpg"/><Relationship Id="rId74" Type="http://schemas.openxmlformats.org/officeDocument/2006/relationships/image" Target="media/image48.jpg"/><Relationship Id="rId77" Type="http://schemas.openxmlformats.org/officeDocument/2006/relationships/image" Target="media/image112.jpg"/><Relationship Id="rId76" Type="http://schemas.openxmlformats.org/officeDocument/2006/relationships/image" Target="media/image36.gif"/><Relationship Id="rId79" Type="http://schemas.openxmlformats.org/officeDocument/2006/relationships/image" Target="media/image19.jpg"/><Relationship Id="rId78" Type="http://schemas.openxmlformats.org/officeDocument/2006/relationships/image" Target="media/image14.jpg"/><Relationship Id="rId71" Type="http://schemas.openxmlformats.org/officeDocument/2006/relationships/image" Target="media/image18.jpg"/><Relationship Id="rId70" Type="http://schemas.openxmlformats.org/officeDocument/2006/relationships/image" Target="media/image93.jpg"/><Relationship Id="rId132" Type="http://schemas.openxmlformats.org/officeDocument/2006/relationships/hyperlink" Target="https://docs.google.com/spreadsheets/d/1971wkiimhYsLhYcoaR0W744DkAiW3PV6/edit?usp=sharing&amp;ouid=102300127517232390395&amp;rtpof=true&amp;sd=true" TargetMode="External"/><Relationship Id="rId131" Type="http://schemas.openxmlformats.org/officeDocument/2006/relationships/hyperlink" Target="https://docs.google.com/spreadsheets/d/1971wkiimhYsLhYcoaR0W744DkAiW3PV6/edit?usp=sharing&amp;ouid=102300127517232390395&amp;rtpof=true&amp;sd=true" TargetMode="External"/><Relationship Id="rId130" Type="http://schemas.openxmlformats.org/officeDocument/2006/relationships/hyperlink" Target="https://docs.google.com/spreadsheets/d/1971wkiimhYsLhYcoaR0W744DkAiW3PV6/edit?usp=sharing&amp;ouid=102300127517232390395&amp;rtpof=true&amp;sd=true" TargetMode="External"/><Relationship Id="rId134" Type="http://schemas.openxmlformats.org/officeDocument/2006/relationships/header" Target="header1.xml"/><Relationship Id="rId133" Type="http://schemas.openxmlformats.org/officeDocument/2006/relationships/hyperlink" Target="https://docs.google.com/document/d/1GioN0Mlw0Ja21ibCG0Jk-0dtvRDLFVKlcw6er79Gaxo/edit?usp=sharing" TargetMode="External"/><Relationship Id="rId62" Type="http://schemas.openxmlformats.org/officeDocument/2006/relationships/image" Target="media/image69.png"/><Relationship Id="rId61" Type="http://schemas.openxmlformats.org/officeDocument/2006/relationships/image" Target="media/image102.png"/><Relationship Id="rId64" Type="http://schemas.openxmlformats.org/officeDocument/2006/relationships/image" Target="media/image25.png"/><Relationship Id="rId63" Type="http://schemas.openxmlformats.org/officeDocument/2006/relationships/image" Target="media/image2.png"/><Relationship Id="rId66" Type="http://schemas.openxmlformats.org/officeDocument/2006/relationships/image" Target="media/image92.png"/><Relationship Id="rId65" Type="http://schemas.openxmlformats.org/officeDocument/2006/relationships/image" Target="media/image116.png"/><Relationship Id="rId68" Type="http://schemas.openxmlformats.org/officeDocument/2006/relationships/image" Target="media/image11.png"/><Relationship Id="rId67" Type="http://schemas.openxmlformats.org/officeDocument/2006/relationships/image" Target="media/image9.png"/><Relationship Id="rId60" Type="http://schemas.openxmlformats.org/officeDocument/2006/relationships/image" Target="media/image17.png"/><Relationship Id="rId69" Type="http://schemas.openxmlformats.org/officeDocument/2006/relationships/image" Target="media/image40.png"/><Relationship Id="rId51" Type="http://schemas.openxmlformats.org/officeDocument/2006/relationships/image" Target="media/image74.png"/><Relationship Id="rId50" Type="http://schemas.openxmlformats.org/officeDocument/2006/relationships/image" Target="media/image29.png"/><Relationship Id="rId53" Type="http://schemas.openxmlformats.org/officeDocument/2006/relationships/image" Target="media/image114.jpg"/><Relationship Id="rId52" Type="http://schemas.openxmlformats.org/officeDocument/2006/relationships/image" Target="media/image15.png"/><Relationship Id="rId55" Type="http://schemas.openxmlformats.org/officeDocument/2006/relationships/image" Target="media/image84.jpg"/><Relationship Id="rId54" Type="http://schemas.openxmlformats.org/officeDocument/2006/relationships/image" Target="media/image123.jpg"/><Relationship Id="rId57" Type="http://schemas.openxmlformats.org/officeDocument/2006/relationships/image" Target="media/image38.jpg"/><Relationship Id="rId56" Type="http://schemas.openxmlformats.org/officeDocument/2006/relationships/image" Target="media/image10.jpg"/><Relationship Id="rId59" Type="http://schemas.openxmlformats.org/officeDocument/2006/relationships/image" Target="media/image60.png"/><Relationship Id="rId58" Type="http://schemas.openxmlformats.org/officeDocument/2006/relationships/image" Target="media/image9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